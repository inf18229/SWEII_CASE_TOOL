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AA726B">
      <w:pPr>
        <w:pStyle w:val="Title"/>
        <w:spacing w:line="360" w:lineRule="auto"/>
        <w:jc w:val="center"/>
        <w:rPr>
          <w:rFonts w:ascii="Arial" w:hAnsi="Arial" w:cs="Arial"/>
        </w:rPr>
      </w:pPr>
      <w:r>
        <w:rPr>
          <w:noProof/>
          <w:lang w:eastAsia="de-DE"/>
        </w:rPr>
        <w:drawing>
          <wp:anchor distT="0" distB="0" distL="114300" distR="114300" simplePos="0" relativeHeight="251658240" behindDoc="1" locked="0" layoutInCell="1" allowOverlap="1" wp14:anchorId="612B22F9" wp14:editId="2293416E">
            <wp:simplePos x="0" y="0"/>
            <wp:positionH relativeFrom="column">
              <wp:posOffset>2153920</wp:posOffset>
            </wp:positionH>
            <wp:positionV relativeFrom="paragraph">
              <wp:posOffset>293</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AA726B">
      <w:pPr>
        <w:pStyle w:val="Title"/>
        <w:spacing w:line="360" w:lineRule="auto"/>
        <w:jc w:val="center"/>
        <w:rPr>
          <w:rFonts w:ascii="Arial" w:hAnsi="Arial" w:cs="Arial"/>
        </w:rPr>
      </w:pPr>
    </w:p>
    <w:p w14:paraId="4D1C4D67" w14:textId="4D40E56D" w:rsidR="001C5BE2" w:rsidRPr="00AA726B" w:rsidRDefault="00134FCF" w:rsidP="00AA726B">
      <w:pPr>
        <w:pStyle w:val="Title"/>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134FCF">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AA726B">
      <w:pPr>
        <w:spacing w:line="360" w:lineRule="auto"/>
        <w:jc w:val="both"/>
        <w:rPr>
          <w:rFonts w:ascii="Arial" w:hAnsi="Arial" w:cs="Arial"/>
        </w:rPr>
      </w:pPr>
    </w:p>
    <w:p w14:paraId="085FFA3A" w14:textId="650F4202" w:rsidR="00935579" w:rsidRPr="00AA726B" w:rsidRDefault="00935579" w:rsidP="00AA726B">
      <w:pPr>
        <w:spacing w:line="360" w:lineRule="auto"/>
        <w:jc w:val="both"/>
        <w:rPr>
          <w:rFonts w:ascii="Arial" w:hAnsi="Arial" w:cs="Arial"/>
        </w:rPr>
      </w:pPr>
    </w:p>
    <w:p w14:paraId="156436BF" w14:textId="0A94B590" w:rsidR="00935579" w:rsidRPr="00AA726B" w:rsidRDefault="00935579" w:rsidP="00AA726B">
      <w:pPr>
        <w:spacing w:line="360" w:lineRule="auto"/>
        <w:jc w:val="both"/>
        <w:rPr>
          <w:rFonts w:ascii="Arial" w:hAnsi="Arial" w:cs="Arial"/>
        </w:rPr>
      </w:pPr>
    </w:p>
    <w:p w14:paraId="30169B5C" w14:textId="6E52E273" w:rsidR="00935579" w:rsidRPr="00AA726B" w:rsidDel="00CA1D4E" w:rsidRDefault="00935579" w:rsidP="00AA726B">
      <w:pPr>
        <w:spacing w:line="360" w:lineRule="auto"/>
        <w:jc w:val="both"/>
        <w:rPr>
          <w:del w:id="0" w:author="Florian S." w:date="2019-10-10T10:48:00Z"/>
          <w:rFonts w:ascii="Arial" w:hAnsi="Arial" w:cs="Arial"/>
        </w:rPr>
      </w:pPr>
    </w:p>
    <w:p w14:paraId="7CC6414C" w14:textId="77777777" w:rsidR="00935579" w:rsidRPr="00AA726B" w:rsidRDefault="00935579" w:rsidP="00AA726B">
      <w:pPr>
        <w:spacing w:line="360" w:lineRule="auto"/>
        <w:jc w:val="both"/>
        <w:rPr>
          <w:rFonts w:ascii="Arial" w:hAnsi="Arial" w:cs="Arial"/>
        </w:rPr>
      </w:pPr>
    </w:p>
    <w:p w14:paraId="3734C83C" w14:textId="6745EBC0" w:rsidR="00293704" w:rsidRPr="00AA726B" w:rsidRDefault="00293704" w:rsidP="00AA726B">
      <w:pPr>
        <w:spacing w:line="360" w:lineRule="auto"/>
        <w:jc w:val="center"/>
        <w:rPr>
          <w:rFonts w:ascii="Arial" w:hAnsi="Arial" w:cs="Arial"/>
        </w:rPr>
      </w:pPr>
    </w:p>
    <w:p w14:paraId="7E296B0F" w14:textId="53100D80" w:rsidR="00037B26" w:rsidRPr="00AA726B" w:rsidRDefault="00134FCF" w:rsidP="00134FCF">
      <w:pPr>
        <w:pStyle w:val="Title"/>
        <w:jc w:val="center"/>
        <w:rPr>
          <w:sz w:val="30"/>
          <w:szCs w:val="30"/>
        </w:rPr>
      </w:pPr>
      <w:r>
        <w:t>Entwicklung eines SWE-CASE-TOOLs</w:t>
      </w:r>
    </w:p>
    <w:p w14:paraId="2AC45C09" w14:textId="78EFF4D9" w:rsidR="00037B26" w:rsidRPr="00AA726B" w:rsidRDefault="00037B26" w:rsidP="00AA726B">
      <w:pPr>
        <w:spacing w:line="360" w:lineRule="auto"/>
        <w:jc w:val="center"/>
        <w:rPr>
          <w:rFonts w:ascii="Arial" w:hAnsi="Arial" w:cs="Arial"/>
          <w:sz w:val="30"/>
          <w:szCs w:val="30"/>
        </w:rPr>
      </w:pPr>
    </w:p>
    <w:p w14:paraId="448E9F92" w14:textId="0F8736B8" w:rsidR="00037B26" w:rsidRPr="00AA726B" w:rsidRDefault="00037B26" w:rsidP="00AA726B">
      <w:pPr>
        <w:spacing w:line="360" w:lineRule="auto"/>
        <w:jc w:val="both"/>
        <w:rPr>
          <w:rFonts w:ascii="Arial" w:hAnsi="Arial" w:cs="Arial"/>
          <w:sz w:val="30"/>
          <w:szCs w:val="30"/>
        </w:rPr>
      </w:pPr>
    </w:p>
    <w:p w14:paraId="5EFC8FF4" w14:textId="5A0F0B99" w:rsidR="00037B26" w:rsidRPr="00AA726B" w:rsidRDefault="00037B26" w:rsidP="00134FCF">
      <w:pPr>
        <w:spacing w:line="360" w:lineRule="auto"/>
        <w:ind w:left="2124"/>
        <w:jc w:val="both"/>
        <w:rPr>
          <w:rFonts w:ascii="Arial" w:hAnsi="Arial" w:cs="Arial"/>
          <w:sz w:val="30"/>
          <w:szCs w:val="30"/>
        </w:rPr>
      </w:pPr>
    </w:p>
    <w:p w14:paraId="29622D2B" w14:textId="366BA476" w:rsidR="00096699" w:rsidRPr="00AA726B" w:rsidRDefault="00096699" w:rsidP="00AA726B">
      <w:pPr>
        <w:spacing w:line="360" w:lineRule="auto"/>
        <w:jc w:val="both"/>
        <w:rPr>
          <w:rFonts w:ascii="Arial" w:hAnsi="Arial" w:cs="Arial"/>
          <w:sz w:val="30"/>
          <w:szCs w:val="30"/>
        </w:rPr>
      </w:pPr>
    </w:p>
    <w:p w14:paraId="5A91148A" w14:textId="0ACDCB87" w:rsidR="00096699" w:rsidRPr="00AA726B" w:rsidRDefault="00096699" w:rsidP="00AA726B">
      <w:pPr>
        <w:spacing w:line="360" w:lineRule="auto"/>
        <w:jc w:val="both"/>
        <w:rPr>
          <w:rFonts w:ascii="Arial" w:hAnsi="Arial" w:cs="Arial"/>
          <w:sz w:val="30"/>
          <w:szCs w:val="30"/>
        </w:rPr>
      </w:pPr>
    </w:p>
    <w:p w14:paraId="1405A1E8" w14:textId="37210D09" w:rsidR="00096699" w:rsidRPr="00AA726B" w:rsidRDefault="00096699" w:rsidP="00AA726B">
      <w:pPr>
        <w:spacing w:line="360" w:lineRule="auto"/>
        <w:jc w:val="both"/>
        <w:rPr>
          <w:rFonts w:ascii="Arial" w:hAnsi="Arial" w:cs="Arial"/>
          <w:sz w:val="30"/>
          <w:szCs w:val="30"/>
        </w:rPr>
      </w:pPr>
    </w:p>
    <w:p w14:paraId="09FDDE40" w14:textId="77777777" w:rsidR="00096699" w:rsidRPr="00AA726B" w:rsidRDefault="00096699" w:rsidP="00AA726B">
      <w:pPr>
        <w:spacing w:line="360" w:lineRule="auto"/>
        <w:jc w:val="both"/>
        <w:rPr>
          <w:rFonts w:ascii="Arial" w:hAnsi="Arial" w:cs="Arial"/>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7E0F53">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AA726B">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AA726B">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AA726B">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7F50A3">
          <w:pPr>
            <w:pStyle w:val="TOCHeading"/>
            <w:spacing w:line="360" w:lineRule="auto"/>
            <w:jc w:val="both"/>
            <w:rPr>
              <w:rFonts w:ascii="Arial" w:hAnsi="Arial" w:cs="Arial"/>
              <w:color w:val="auto"/>
            </w:rPr>
          </w:pPr>
          <w:r w:rsidRPr="00D82101">
            <w:rPr>
              <w:rFonts w:ascii="Arial" w:hAnsi="Arial" w:cs="Arial"/>
              <w:color w:val="auto"/>
            </w:rPr>
            <w:t>Inhalt</w:t>
          </w:r>
          <w:commentRangeEnd w:id="3"/>
          <w:r w:rsidR="00022D77">
            <w:rPr>
              <w:rStyle w:val="CommentReference"/>
              <w:rFonts w:asciiTheme="minorHAnsi" w:eastAsiaTheme="minorHAnsi" w:hAnsiTheme="minorHAnsi" w:cstheme="minorBidi"/>
              <w:color w:val="auto"/>
              <w:lang w:eastAsia="en-US"/>
            </w:rPr>
            <w:commentReference w:id="3"/>
          </w:r>
        </w:p>
        <w:p w14:paraId="3CD2542A" w14:textId="77777777" w:rsidR="00DE65AE" w:rsidRPr="00C058FE" w:rsidRDefault="00DE65AE" w:rsidP="007F50A3">
          <w:pPr>
            <w:spacing w:line="360" w:lineRule="auto"/>
            <w:rPr>
              <w:rFonts w:ascii="Arial" w:hAnsi="Arial" w:cs="Arial"/>
              <w:sz w:val="24"/>
              <w:szCs w:val="24"/>
              <w:lang w:eastAsia="de-DE"/>
            </w:rPr>
          </w:pPr>
        </w:p>
        <w:commentRangeStart w:id="4"/>
        <w:p w14:paraId="06B7AEA0" w14:textId="05B66DAC" w:rsidR="00C40AB7" w:rsidRDefault="00077A29">
          <w:pPr>
            <w:pStyle w:val="TOC1"/>
            <w:tabs>
              <w:tab w:val="left" w:pos="440"/>
              <w:tab w:val="right" w:leader="dot" w:pos="9062"/>
            </w:tabs>
            <w:rPr>
              <w:rFonts w:eastAsiaTheme="minorEastAsia" w:cstheme="minorBidi"/>
              <w:b w:val="0"/>
              <w:bCs w:val="0"/>
              <w:noProof/>
              <w:sz w:val="24"/>
              <w:szCs w:val="24"/>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292547" w:history="1">
            <w:r w:rsidR="00C40AB7" w:rsidRPr="00940AA5">
              <w:rPr>
                <w:rStyle w:val="Hyperlink"/>
                <w:rFonts w:ascii="Arial" w:hAnsi="Arial" w:cs="Arial"/>
                <w:noProof/>
              </w:rPr>
              <w:t>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Einleitung</w:t>
            </w:r>
            <w:r w:rsidR="00C40AB7">
              <w:rPr>
                <w:noProof/>
                <w:webHidden/>
              </w:rPr>
              <w:tab/>
            </w:r>
            <w:r w:rsidR="00C40AB7">
              <w:rPr>
                <w:noProof/>
                <w:webHidden/>
              </w:rPr>
              <w:fldChar w:fldCharType="begin"/>
            </w:r>
            <w:r w:rsidR="00C40AB7">
              <w:rPr>
                <w:noProof/>
                <w:webHidden/>
              </w:rPr>
              <w:instrText xml:space="preserve"> PAGEREF _Toc43292547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FB2E865" w14:textId="417CE4ED" w:rsidR="00C40AB7" w:rsidRDefault="005505F6">
          <w:pPr>
            <w:pStyle w:val="TOC1"/>
            <w:tabs>
              <w:tab w:val="left" w:pos="440"/>
              <w:tab w:val="right" w:leader="dot" w:pos="9062"/>
            </w:tabs>
            <w:rPr>
              <w:rFonts w:eastAsiaTheme="minorEastAsia" w:cstheme="minorBidi"/>
              <w:b w:val="0"/>
              <w:bCs w:val="0"/>
              <w:noProof/>
              <w:sz w:val="24"/>
              <w:szCs w:val="24"/>
              <w:lang w:eastAsia="de-DE"/>
            </w:rPr>
          </w:pPr>
          <w:hyperlink w:anchor="_Toc43292548" w:history="1">
            <w:r w:rsidR="00C40AB7" w:rsidRPr="00940AA5">
              <w:rPr>
                <w:rStyle w:val="Hyperlink"/>
                <w:rFonts w:ascii="Arial" w:hAnsi="Arial" w:cs="Arial"/>
                <w:noProof/>
              </w:rPr>
              <w:t>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Installations-/ Debugging-Hinweise</w:t>
            </w:r>
            <w:r w:rsidR="00C40AB7">
              <w:rPr>
                <w:noProof/>
                <w:webHidden/>
              </w:rPr>
              <w:tab/>
            </w:r>
            <w:r w:rsidR="00C40AB7">
              <w:rPr>
                <w:noProof/>
                <w:webHidden/>
              </w:rPr>
              <w:fldChar w:fldCharType="begin"/>
            </w:r>
            <w:r w:rsidR="00C40AB7">
              <w:rPr>
                <w:noProof/>
                <w:webHidden/>
              </w:rPr>
              <w:instrText xml:space="preserve"> PAGEREF _Toc43292548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1D8A5458" w14:textId="13FE9421" w:rsidR="00C40AB7" w:rsidRDefault="005505F6">
          <w:pPr>
            <w:pStyle w:val="TOC2"/>
            <w:tabs>
              <w:tab w:val="right" w:leader="dot" w:pos="9062"/>
            </w:tabs>
            <w:rPr>
              <w:rFonts w:eastAsiaTheme="minorEastAsia" w:cstheme="minorBidi"/>
              <w:i w:val="0"/>
              <w:iCs w:val="0"/>
              <w:noProof/>
              <w:sz w:val="24"/>
              <w:szCs w:val="24"/>
              <w:lang w:eastAsia="de-DE"/>
            </w:rPr>
          </w:pPr>
          <w:hyperlink w:anchor="_Toc43292549" w:history="1">
            <w:r w:rsidR="00C40AB7" w:rsidRPr="00940AA5">
              <w:rPr>
                <w:rStyle w:val="Hyperlink"/>
                <w:noProof/>
              </w:rPr>
              <w:t>INSTALLATION JAVA IDE</w:t>
            </w:r>
            <w:r w:rsidR="00C40AB7">
              <w:rPr>
                <w:noProof/>
                <w:webHidden/>
              </w:rPr>
              <w:tab/>
            </w:r>
            <w:r w:rsidR="00C40AB7">
              <w:rPr>
                <w:noProof/>
                <w:webHidden/>
              </w:rPr>
              <w:fldChar w:fldCharType="begin"/>
            </w:r>
            <w:r w:rsidR="00C40AB7">
              <w:rPr>
                <w:noProof/>
                <w:webHidden/>
              </w:rPr>
              <w:instrText xml:space="preserve"> PAGEREF _Toc43292549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5ED26BCA" w14:textId="38BB105E" w:rsidR="00C40AB7" w:rsidRDefault="005505F6">
          <w:pPr>
            <w:pStyle w:val="TOC2"/>
            <w:tabs>
              <w:tab w:val="right" w:leader="dot" w:pos="9062"/>
            </w:tabs>
            <w:rPr>
              <w:rFonts w:eastAsiaTheme="minorEastAsia" w:cstheme="minorBidi"/>
              <w:i w:val="0"/>
              <w:iCs w:val="0"/>
              <w:noProof/>
              <w:sz w:val="24"/>
              <w:szCs w:val="24"/>
              <w:lang w:eastAsia="de-DE"/>
            </w:rPr>
          </w:pPr>
          <w:hyperlink w:anchor="_Toc43292550" w:history="1">
            <w:r w:rsidR="00C40AB7" w:rsidRPr="00940AA5">
              <w:rPr>
                <w:rStyle w:val="Hyperlink"/>
                <w:noProof/>
              </w:rPr>
              <w:t>INSTALLATION DES SDK</w:t>
            </w:r>
            <w:r w:rsidR="00C40AB7">
              <w:rPr>
                <w:noProof/>
                <w:webHidden/>
              </w:rPr>
              <w:tab/>
            </w:r>
            <w:r w:rsidR="00C40AB7">
              <w:rPr>
                <w:noProof/>
                <w:webHidden/>
              </w:rPr>
              <w:fldChar w:fldCharType="begin"/>
            </w:r>
            <w:r w:rsidR="00C40AB7">
              <w:rPr>
                <w:noProof/>
                <w:webHidden/>
              </w:rPr>
              <w:instrText xml:space="preserve"> PAGEREF _Toc43292550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97E0A96" w14:textId="48276A38" w:rsidR="00C40AB7" w:rsidRDefault="005505F6">
          <w:pPr>
            <w:pStyle w:val="TOC2"/>
            <w:tabs>
              <w:tab w:val="right" w:leader="dot" w:pos="9062"/>
            </w:tabs>
            <w:rPr>
              <w:rFonts w:eastAsiaTheme="minorEastAsia" w:cstheme="minorBidi"/>
              <w:i w:val="0"/>
              <w:iCs w:val="0"/>
              <w:noProof/>
              <w:sz w:val="24"/>
              <w:szCs w:val="24"/>
              <w:lang w:eastAsia="de-DE"/>
            </w:rPr>
          </w:pPr>
          <w:hyperlink w:anchor="_Toc43292551" w:history="1">
            <w:r w:rsidR="00C40AB7" w:rsidRPr="00940AA5">
              <w:rPr>
                <w:rStyle w:val="Hyperlink"/>
                <w:noProof/>
              </w:rPr>
              <w:t>INSTALLATION UND KONFIGURATION ALS MAVEN PROJEKT</w:t>
            </w:r>
            <w:r w:rsidR="00C40AB7">
              <w:rPr>
                <w:noProof/>
                <w:webHidden/>
              </w:rPr>
              <w:tab/>
            </w:r>
            <w:r w:rsidR="00C40AB7">
              <w:rPr>
                <w:noProof/>
                <w:webHidden/>
              </w:rPr>
              <w:fldChar w:fldCharType="begin"/>
            </w:r>
            <w:r w:rsidR="00C40AB7">
              <w:rPr>
                <w:noProof/>
                <w:webHidden/>
              </w:rPr>
              <w:instrText xml:space="preserve"> PAGEREF _Toc43292551 \h </w:instrText>
            </w:r>
            <w:r w:rsidR="00C40AB7">
              <w:rPr>
                <w:noProof/>
                <w:webHidden/>
              </w:rPr>
            </w:r>
            <w:r w:rsidR="00C40AB7">
              <w:rPr>
                <w:noProof/>
                <w:webHidden/>
              </w:rPr>
              <w:fldChar w:fldCharType="separate"/>
            </w:r>
            <w:r w:rsidR="00C40AB7">
              <w:rPr>
                <w:noProof/>
                <w:webHidden/>
              </w:rPr>
              <w:t>8</w:t>
            </w:r>
            <w:r w:rsidR="00C40AB7">
              <w:rPr>
                <w:noProof/>
                <w:webHidden/>
              </w:rPr>
              <w:fldChar w:fldCharType="end"/>
            </w:r>
          </w:hyperlink>
        </w:p>
        <w:p w14:paraId="0368ED0B" w14:textId="3F16ED85" w:rsidR="00C40AB7" w:rsidRDefault="005505F6">
          <w:pPr>
            <w:pStyle w:val="TOC2"/>
            <w:tabs>
              <w:tab w:val="right" w:leader="dot" w:pos="9062"/>
            </w:tabs>
            <w:rPr>
              <w:rFonts w:eastAsiaTheme="minorEastAsia" w:cstheme="minorBidi"/>
              <w:i w:val="0"/>
              <w:iCs w:val="0"/>
              <w:noProof/>
              <w:sz w:val="24"/>
              <w:szCs w:val="24"/>
              <w:lang w:eastAsia="de-DE"/>
            </w:rPr>
          </w:pPr>
          <w:hyperlink w:anchor="_Toc43292552" w:history="1">
            <w:r w:rsidR="00C40AB7" w:rsidRPr="00940AA5">
              <w:rPr>
                <w:rStyle w:val="Hyperlink"/>
                <w:noProof/>
              </w:rPr>
              <w:t>KOMPILIEREN DER APPLIKATION</w:t>
            </w:r>
            <w:r w:rsidR="00C40AB7">
              <w:rPr>
                <w:noProof/>
                <w:webHidden/>
              </w:rPr>
              <w:tab/>
            </w:r>
            <w:r w:rsidR="00C40AB7">
              <w:rPr>
                <w:noProof/>
                <w:webHidden/>
              </w:rPr>
              <w:fldChar w:fldCharType="begin"/>
            </w:r>
            <w:r w:rsidR="00C40AB7">
              <w:rPr>
                <w:noProof/>
                <w:webHidden/>
              </w:rPr>
              <w:instrText xml:space="preserve"> PAGEREF _Toc43292552 \h </w:instrText>
            </w:r>
            <w:r w:rsidR="00C40AB7">
              <w:rPr>
                <w:noProof/>
                <w:webHidden/>
              </w:rPr>
            </w:r>
            <w:r w:rsidR="00C40AB7">
              <w:rPr>
                <w:noProof/>
                <w:webHidden/>
              </w:rPr>
              <w:fldChar w:fldCharType="separate"/>
            </w:r>
            <w:r w:rsidR="00C40AB7">
              <w:rPr>
                <w:noProof/>
                <w:webHidden/>
              </w:rPr>
              <w:t>9</w:t>
            </w:r>
            <w:r w:rsidR="00C40AB7">
              <w:rPr>
                <w:noProof/>
                <w:webHidden/>
              </w:rPr>
              <w:fldChar w:fldCharType="end"/>
            </w:r>
          </w:hyperlink>
        </w:p>
        <w:p w14:paraId="6B5A7C96" w14:textId="3A488DDA" w:rsidR="00C40AB7" w:rsidRDefault="005505F6">
          <w:pPr>
            <w:pStyle w:val="TOC2"/>
            <w:tabs>
              <w:tab w:val="right" w:leader="dot" w:pos="9062"/>
            </w:tabs>
            <w:rPr>
              <w:rFonts w:eastAsiaTheme="minorEastAsia" w:cstheme="minorBidi"/>
              <w:i w:val="0"/>
              <w:iCs w:val="0"/>
              <w:noProof/>
              <w:sz w:val="24"/>
              <w:szCs w:val="24"/>
              <w:lang w:eastAsia="de-DE"/>
            </w:rPr>
          </w:pPr>
          <w:hyperlink w:anchor="_Toc43292553" w:history="1">
            <w:r w:rsidR="00C40AB7" w:rsidRPr="00940AA5">
              <w:rPr>
                <w:rStyle w:val="Hyperlink"/>
                <w:noProof/>
              </w:rPr>
              <w:t>KOMPILATION DER UNIT TESTS</w:t>
            </w:r>
            <w:r w:rsidR="00C40AB7">
              <w:rPr>
                <w:noProof/>
                <w:webHidden/>
              </w:rPr>
              <w:tab/>
            </w:r>
            <w:r w:rsidR="00C40AB7">
              <w:rPr>
                <w:noProof/>
                <w:webHidden/>
              </w:rPr>
              <w:fldChar w:fldCharType="begin"/>
            </w:r>
            <w:r w:rsidR="00C40AB7">
              <w:rPr>
                <w:noProof/>
                <w:webHidden/>
              </w:rPr>
              <w:instrText xml:space="preserve"> PAGEREF _Toc43292553 \h </w:instrText>
            </w:r>
            <w:r w:rsidR="00C40AB7">
              <w:rPr>
                <w:noProof/>
                <w:webHidden/>
              </w:rPr>
            </w:r>
            <w:r w:rsidR="00C40AB7">
              <w:rPr>
                <w:noProof/>
                <w:webHidden/>
              </w:rPr>
              <w:fldChar w:fldCharType="separate"/>
            </w:r>
            <w:r w:rsidR="00C40AB7">
              <w:rPr>
                <w:noProof/>
                <w:webHidden/>
              </w:rPr>
              <w:t>10</w:t>
            </w:r>
            <w:r w:rsidR="00C40AB7">
              <w:rPr>
                <w:noProof/>
                <w:webHidden/>
              </w:rPr>
              <w:fldChar w:fldCharType="end"/>
            </w:r>
          </w:hyperlink>
        </w:p>
        <w:p w14:paraId="096A6C2C" w14:textId="411D912D" w:rsidR="00C40AB7" w:rsidRDefault="005505F6">
          <w:pPr>
            <w:pStyle w:val="TOC2"/>
            <w:tabs>
              <w:tab w:val="right" w:leader="dot" w:pos="9062"/>
            </w:tabs>
            <w:rPr>
              <w:rFonts w:eastAsiaTheme="minorEastAsia" w:cstheme="minorBidi"/>
              <w:i w:val="0"/>
              <w:iCs w:val="0"/>
              <w:noProof/>
              <w:sz w:val="24"/>
              <w:szCs w:val="24"/>
              <w:lang w:eastAsia="de-DE"/>
            </w:rPr>
          </w:pPr>
          <w:hyperlink w:anchor="_Toc43292554" w:history="1">
            <w:r w:rsidR="00C40AB7" w:rsidRPr="00940AA5">
              <w:rPr>
                <w:rStyle w:val="Hyperlink"/>
                <w:noProof/>
              </w:rPr>
              <w:t>INSTALLATION VON VISUAL PARADIGM</w:t>
            </w:r>
            <w:r w:rsidR="00C40AB7">
              <w:rPr>
                <w:noProof/>
                <w:webHidden/>
              </w:rPr>
              <w:tab/>
            </w:r>
            <w:r w:rsidR="00C40AB7">
              <w:rPr>
                <w:noProof/>
                <w:webHidden/>
              </w:rPr>
              <w:fldChar w:fldCharType="begin"/>
            </w:r>
            <w:r w:rsidR="00C40AB7">
              <w:rPr>
                <w:noProof/>
                <w:webHidden/>
              </w:rPr>
              <w:instrText xml:space="preserve"> PAGEREF _Toc43292554 \h </w:instrText>
            </w:r>
            <w:r w:rsidR="00C40AB7">
              <w:rPr>
                <w:noProof/>
                <w:webHidden/>
              </w:rPr>
            </w:r>
            <w:r w:rsidR="00C40AB7">
              <w:rPr>
                <w:noProof/>
                <w:webHidden/>
              </w:rPr>
              <w:fldChar w:fldCharType="separate"/>
            </w:r>
            <w:r w:rsidR="00C40AB7">
              <w:rPr>
                <w:noProof/>
                <w:webHidden/>
              </w:rPr>
              <w:t>11</w:t>
            </w:r>
            <w:r w:rsidR="00C40AB7">
              <w:rPr>
                <w:noProof/>
                <w:webHidden/>
              </w:rPr>
              <w:fldChar w:fldCharType="end"/>
            </w:r>
          </w:hyperlink>
        </w:p>
        <w:p w14:paraId="52C49A31" w14:textId="35481682" w:rsidR="00C40AB7" w:rsidRDefault="005505F6">
          <w:pPr>
            <w:pStyle w:val="TOC1"/>
            <w:tabs>
              <w:tab w:val="left" w:pos="440"/>
              <w:tab w:val="right" w:leader="dot" w:pos="9062"/>
            </w:tabs>
            <w:rPr>
              <w:rFonts w:eastAsiaTheme="minorEastAsia" w:cstheme="minorBidi"/>
              <w:b w:val="0"/>
              <w:bCs w:val="0"/>
              <w:noProof/>
              <w:sz w:val="24"/>
              <w:szCs w:val="24"/>
              <w:lang w:eastAsia="de-DE"/>
            </w:rPr>
          </w:pPr>
          <w:hyperlink w:anchor="_Toc43292556" w:history="1">
            <w:r w:rsidR="00C40AB7" w:rsidRPr="00940AA5">
              <w:rPr>
                <w:rStyle w:val="Hyperlink"/>
                <w:rFonts w:ascii="Arial" w:hAnsi="Arial" w:cs="Arial"/>
                <w:noProof/>
              </w:rPr>
              <w:t>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Programmstruktur</w:t>
            </w:r>
            <w:r w:rsidR="00C40AB7">
              <w:rPr>
                <w:noProof/>
                <w:webHidden/>
              </w:rPr>
              <w:tab/>
            </w:r>
            <w:r w:rsidR="00C40AB7">
              <w:rPr>
                <w:noProof/>
                <w:webHidden/>
              </w:rPr>
              <w:fldChar w:fldCharType="begin"/>
            </w:r>
            <w:r w:rsidR="00C40AB7">
              <w:rPr>
                <w:noProof/>
                <w:webHidden/>
              </w:rPr>
              <w:instrText xml:space="preserve"> PAGEREF _Toc43292556 \h </w:instrText>
            </w:r>
            <w:r w:rsidR="00C40AB7">
              <w:rPr>
                <w:noProof/>
                <w:webHidden/>
              </w:rPr>
            </w:r>
            <w:r w:rsidR="00C40AB7">
              <w:rPr>
                <w:noProof/>
                <w:webHidden/>
              </w:rPr>
              <w:fldChar w:fldCharType="separate"/>
            </w:r>
            <w:r w:rsidR="00C40AB7">
              <w:rPr>
                <w:noProof/>
                <w:webHidden/>
              </w:rPr>
              <w:t>12</w:t>
            </w:r>
            <w:r w:rsidR="00C40AB7">
              <w:rPr>
                <w:noProof/>
                <w:webHidden/>
              </w:rPr>
              <w:fldChar w:fldCharType="end"/>
            </w:r>
          </w:hyperlink>
        </w:p>
        <w:p w14:paraId="5B5C2B35" w14:textId="141212FF"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57" w:history="1">
            <w:r w:rsidR="00C40AB7" w:rsidRPr="00940AA5">
              <w:rPr>
                <w:rStyle w:val="Hyperlink"/>
                <w:rFonts w:ascii="Arial" w:hAnsi="Arial" w:cs="Arial"/>
                <w:noProof/>
              </w:rPr>
              <w:t>3.1.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_Toc43292557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79F26F2F" w14:textId="395564A6"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58" w:history="1">
            <w:r w:rsidR="00C40AB7" w:rsidRPr="00940AA5">
              <w:rPr>
                <w:rStyle w:val="Hyperlink"/>
                <w:rFonts w:ascii="Arial" w:hAnsi="Arial" w:cs="Arial"/>
                <w:noProof/>
              </w:rPr>
              <w:t>3.1.1.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Projektdaten</w:t>
            </w:r>
            <w:r w:rsidR="00C40AB7">
              <w:rPr>
                <w:noProof/>
                <w:webHidden/>
              </w:rPr>
              <w:tab/>
            </w:r>
            <w:r w:rsidR="00C40AB7">
              <w:rPr>
                <w:noProof/>
                <w:webHidden/>
              </w:rPr>
              <w:fldChar w:fldCharType="begin"/>
            </w:r>
            <w:r w:rsidR="00C40AB7">
              <w:rPr>
                <w:noProof/>
                <w:webHidden/>
              </w:rPr>
              <w:instrText xml:space="preserve"> PAGEREF _Toc43292558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64A06398" w14:textId="77420730"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59" w:history="1">
            <w:r w:rsidR="00C40AB7" w:rsidRPr="00940AA5">
              <w:rPr>
                <w:rStyle w:val="Hyperlink"/>
                <w:rFonts w:ascii="Arial" w:hAnsi="Arial" w:cs="Arial"/>
                <w:noProof/>
              </w:rPr>
              <w:t>3.1.2.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Aufwandsabschätzung</w:t>
            </w:r>
            <w:r w:rsidR="00C40AB7">
              <w:rPr>
                <w:noProof/>
                <w:webHidden/>
              </w:rPr>
              <w:tab/>
            </w:r>
            <w:r w:rsidR="00C40AB7">
              <w:rPr>
                <w:noProof/>
                <w:webHidden/>
              </w:rPr>
              <w:fldChar w:fldCharType="begin"/>
            </w:r>
            <w:r w:rsidR="00C40AB7">
              <w:rPr>
                <w:noProof/>
                <w:webHidden/>
              </w:rPr>
              <w:instrText xml:space="preserve"> PAGEREF _Toc43292559 \h </w:instrText>
            </w:r>
            <w:r w:rsidR="00C40AB7">
              <w:rPr>
                <w:noProof/>
                <w:webHidden/>
              </w:rPr>
            </w:r>
            <w:r w:rsidR="00C40AB7">
              <w:rPr>
                <w:noProof/>
                <w:webHidden/>
              </w:rPr>
              <w:fldChar w:fldCharType="separate"/>
            </w:r>
            <w:r w:rsidR="00C40AB7">
              <w:rPr>
                <w:noProof/>
                <w:webHidden/>
              </w:rPr>
              <w:t>15</w:t>
            </w:r>
            <w:r w:rsidR="00C40AB7">
              <w:rPr>
                <w:noProof/>
                <w:webHidden/>
              </w:rPr>
              <w:fldChar w:fldCharType="end"/>
            </w:r>
          </w:hyperlink>
        </w:p>
        <w:p w14:paraId="7819B26E" w14:textId="31DA9644"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0" w:history="1">
            <w:r w:rsidR="00C40AB7" w:rsidRPr="00940AA5">
              <w:rPr>
                <w:rStyle w:val="Hyperlink"/>
                <w:rFonts w:ascii="Arial" w:hAnsi="Arial" w:cs="Arial"/>
                <w:noProof/>
              </w:rPr>
              <w:t>3.2.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_Toc43292560 \h </w:instrText>
            </w:r>
            <w:r w:rsidR="00C40AB7">
              <w:rPr>
                <w:noProof/>
                <w:webHidden/>
              </w:rPr>
            </w:r>
            <w:r w:rsidR="00C40AB7">
              <w:rPr>
                <w:noProof/>
                <w:webHidden/>
              </w:rPr>
              <w:fldChar w:fldCharType="separate"/>
            </w:r>
            <w:r w:rsidR="00C40AB7">
              <w:rPr>
                <w:noProof/>
                <w:webHidden/>
              </w:rPr>
              <w:t>16</w:t>
            </w:r>
            <w:r w:rsidR="00C40AB7">
              <w:rPr>
                <w:noProof/>
                <w:webHidden/>
              </w:rPr>
              <w:fldChar w:fldCharType="end"/>
            </w:r>
          </w:hyperlink>
        </w:p>
        <w:p w14:paraId="0CDF1B9A" w14:textId="336F76A1"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1" w:history="1">
            <w:r w:rsidR="00C40AB7" w:rsidRPr="00940AA5">
              <w:rPr>
                <w:rStyle w:val="Hyperlink"/>
                <w:rFonts w:ascii="Arial" w:hAnsi="Arial" w:cs="Arial"/>
                <w:noProof/>
              </w:rPr>
              <w:t>3.3.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_Toc43292561 \h </w:instrText>
            </w:r>
            <w:r w:rsidR="00C40AB7">
              <w:rPr>
                <w:noProof/>
                <w:webHidden/>
              </w:rPr>
            </w:r>
            <w:r w:rsidR="00C40AB7">
              <w:rPr>
                <w:noProof/>
                <w:webHidden/>
              </w:rPr>
              <w:fldChar w:fldCharType="separate"/>
            </w:r>
            <w:r w:rsidR="00C40AB7">
              <w:rPr>
                <w:noProof/>
                <w:webHidden/>
              </w:rPr>
              <w:t>18</w:t>
            </w:r>
            <w:r w:rsidR="00C40AB7">
              <w:rPr>
                <w:noProof/>
                <w:webHidden/>
              </w:rPr>
              <w:fldChar w:fldCharType="end"/>
            </w:r>
          </w:hyperlink>
        </w:p>
        <w:p w14:paraId="66329D50" w14:textId="3E95A694" w:rsidR="00C40AB7" w:rsidRDefault="005505F6">
          <w:pPr>
            <w:pStyle w:val="TOC1"/>
            <w:tabs>
              <w:tab w:val="left" w:pos="440"/>
              <w:tab w:val="right" w:leader="dot" w:pos="9062"/>
            </w:tabs>
            <w:rPr>
              <w:rFonts w:eastAsiaTheme="minorEastAsia" w:cstheme="minorBidi"/>
              <w:b w:val="0"/>
              <w:bCs w:val="0"/>
              <w:noProof/>
              <w:sz w:val="24"/>
              <w:szCs w:val="24"/>
              <w:lang w:eastAsia="de-DE"/>
            </w:rPr>
          </w:pPr>
          <w:hyperlink w:anchor="_Toc43292564" w:history="1">
            <w:r w:rsidR="00C40AB7" w:rsidRPr="00940AA5">
              <w:rPr>
                <w:rStyle w:val="Hyperlink"/>
                <w:rFonts w:ascii="Arial" w:hAnsi="Arial" w:cs="Arial"/>
                <w:noProof/>
              </w:rPr>
              <w:t>4.</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Prinzipien und Muster</w:t>
            </w:r>
            <w:r w:rsidR="00C40AB7">
              <w:rPr>
                <w:noProof/>
                <w:webHidden/>
              </w:rPr>
              <w:tab/>
            </w:r>
            <w:r w:rsidR="00C40AB7">
              <w:rPr>
                <w:noProof/>
                <w:webHidden/>
              </w:rPr>
              <w:fldChar w:fldCharType="begin"/>
            </w:r>
            <w:r w:rsidR="00C40AB7">
              <w:rPr>
                <w:noProof/>
                <w:webHidden/>
              </w:rPr>
              <w:instrText xml:space="preserve"> PAGEREF _Toc43292564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3EC9F302" w14:textId="3A1E93F9"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5" w:history="1">
            <w:r w:rsidR="00C40AB7" w:rsidRPr="00940AA5">
              <w:rPr>
                <w:rStyle w:val="Hyperlink"/>
                <w:rFonts w:ascii="Arial" w:hAnsi="Arial" w:cs="Arial"/>
                <w:noProof/>
              </w:rPr>
              <w:t>4.1.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Interfaces</w:t>
            </w:r>
            <w:r w:rsidR="00C40AB7">
              <w:rPr>
                <w:noProof/>
                <w:webHidden/>
              </w:rPr>
              <w:tab/>
            </w:r>
            <w:r w:rsidR="00C40AB7">
              <w:rPr>
                <w:noProof/>
                <w:webHidden/>
              </w:rPr>
              <w:fldChar w:fldCharType="begin"/>
            </w:r>
            <w:r w:rsidR="00C40AB7">
              <w:rPr>
                <w:noProof/>
                <w:webHidden/>
              </w:rPr>
              <w:instrText xml:space="preserve"> PAGEREF _Toc43292565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647C719C" w14:textId="5213206D"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6" w:history="1">
            <w:r w:rsidR="00C40AB7" w:rsidRPr="00940AA5">
              <w:rPr>
                <w:rStyle w:val="Hyperlink"/>
                <w:rFonts w:ascii="Arial" w:hAnsi="Arial" w:cs="Arial"/>
                <w:noProof/>
              </w:rPr>
              <w:t>4.2.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Singleton</w:t>
            </w:r>
            <w:r w:rsidR="00C40AB7">
              <w:rPr>
                <w:noProof/>
                <w:webHidden/>
              </w:rPr>
              <w:tab/>
            </w:r>
            <w:r w:rsidR="00C40AB7">
              <w:rPr>
                <w:noProof/>
                <w:webHidden/>
              </w:rPr>
              <w:fldChar w:fldCharType="begin"/>
            </w:r>
            <w:r w:rsidR="00C40AB7">
              <w:rPr>
                <w:noProof/>
                <w:webHidden/>
              </w:rPr>
              <w:instrText xml:space="preserve"> PAGEREF _Toc43292566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151F5E5E" w14:textId="0B9ADB06"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7" w:history="1">
            <w:r w:rsidR="00C40AB7" w:rsidRPr="00940AA5">
              <w:rPr>
                <w:rStyle w:val="Hyperlink"/>
                <w:rFonts w:ascii="Arial" w:hAnsi="Arial" w:cs="Arial"/>
                <w:noProof/>
              </w:rPr>
              <w:t>4.3.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Factory</w:t>
            </w:r>
            <w:r w:rsidR="00C40AB7">
              <w:rPr>
                <w:noProof/>
                <w:webHidden/>
              </w:rPr>
              <w:tab/>
            </w:r>
            <w:r w:rsidR="00C40AB7">
              <w:rPr>
                <w:noProof/>
                <w:webHidden/>
              </w:rPr>
              <w:fldChar w:fldCharType="begin"/>
            </w:r>
            <w:r w:rsidR="00C40AB7">
              <w:rPr>
                <w:noProof/>
                <w:webHidden/>
              </w:rPr>
              <w:instrText xml:space="preserve"> PAGEREF _Toc43292567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6F73F6D1" w14:textId="6CCA45B5" w:rsidR="00C40AB7" w:rsidRDefault="005505F6">
          <w:pPr>
            <w:pStyle w:val="TOC1"/>
            <w:tabs>
              <w:tab w:val="left" w:pos="440"/>
              <w:tab w:val="right" w:leader="dot" w:pos="9062"/>
            </w:tabs>
            <w:rPr>
              <w:rFonts w:eastAsiaTheme="minorEastAsia" w:cstheme="minorBidi"/>
              <w:b w:val="0"/>
              <w:bCs w:val="0"/>
              <w:noProof/>
              <w:sz w:val="24"/>
              <w:szCs w:val="24"/>
              <w:lang w:eastAsia="de-DE"/>
            </w:rPr>
          </w:pPr>
          <w:hyperlink w:anchor="_Toc43292568" w:history="1">
            <w:r w:rsidR="00C40AB7" w:rsidRPr="00940AA5">
              <w:rPr>
                <w:rStyle w:val="Hyperlink"/>
                <w:rFonts w:ascii="Arial" w:hAnsi="Arial" w:cs="Arial"/>
                <w:noProof/>
              </w:rPr>
              <w:t>5.</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Programmtests</w:t>
            </w:r>
            <w:r w:rsidR="00C40AB7">
              <w:rPr>
                <w:noProof/>
                <w:webHidden/>
              </w:rPr>
              <w:tab/>
            </w:r>
            <w:r w:rsidR="00C40AB7">
              <w:rPr>
                <w:noProof/>
                <w:webHidden/>
              </w:rPr>
              <w:fldChar w:fldCharType="begin"/>
            </w:r>
            <w:r w:rsidR="00C40AB7">
              <w:rPr>
                <w:noProof/>
                <w:webHidden/>
              </w:rPr>
              <w:instrText xml:space="preserve"> PAGEREF _Toc43292568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4ED09262" w14:textId="62718DF8"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69" w:history="1">
            <w:r w:rsidR="00C40AB7" w:rsidRPr="00940AA5">
              <w:rPr>
                <w:rStyle w:val="Hyperlink"/>
                <w:rFonts w:ascii="Arial" w:hAnsi="Arial" w:cs="Arial"/>
                <w:noProof/>
              </w:rPr>
              <w:t>5.1.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Import/Export</w:t>
            </w:r>
            <w:r w:rsidR="00C40AB7">
              <w:rPr>
                <w:noProof/>
                <w:webHidden/>
              </w:rPr>
              <w:tab/>
            </w:r>
            <w:r w:rsidR="00C40AB7">
              <w:rPr>
                <w:noProof/>
                <w:webHidden/>
              </w:rPr>
              <w:fldChar w:fldCharType="begin"/>
            </w:r>
            <w:r w:rsidR="00C40AB7">
              <w:rPr>
                <w:noProof/>
                <w:webHidden/>
              </w:rPr>
              <w:instrText xml:space="preserve"> PAGEREF _Toc43292569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328C8727" w14:textId="7012A082"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0" w:history="1">
            <w:r w:rsidR="00C40AB7" w:rsidRPr="00940AA5">
              <w:rPr>
                <w:rStyle w:val="Hyperlink"/>
                <w:rFonts w:ascii="Arial" w:hAnsi="Arial" w:cs="Arial"/>
                <w:noProof/>
              </w:rPr>
              <w:t>5.1.1.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w:t>
            </w:r>
            <w:r w:rsidR="00C40AB7">
              <w:rPr>
                <w:noProof/>
                <w:webHidden/>
              </w:rPr>
              <w:tab/>
            </w:r>
            <w:r w:rsidR="00C40AB7">
              <w:rPr>
                <w:noProof/>
                <w:webHidden/>
              </w:rPr>
              <w:fldChar w:fldCharType="begin"/>
            </w:r>
            <w:r w:rsidR="00C40AB7">
              <w:rPr>
                <w:noProof/>
                <w:webHidden/>
              </w:rPr>
              <w:instrText xml:space="preserve"> PAGEREF _Toc43292570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5429BCEE" w14:textId="4564FA34" w:rsidR="00C40AB7" w:rsidRDefault="005505F6">
          <w:pPr>
            <w:pStyle w:val="TOC1"/>
            <w:tabs>
              <w:tab w:val="right" w:leader="dot" w:pos="9062"/>
            </w:tabs>
            <w:rPr>
              <w:rFonts w:eastAsiaTheme="minorEastAsia" w:cstheme="minorBidi"/>
              <w:b w:val="0"/>
              <w:bCs w:val="0"/>
              <w:noProof/>
              <w:sz w:val="24"/>
              <w:szCs w:val="24"/>
              <w:lang w:eastAsia="de-DE"/>
            </w:rPr>
          </w:pPr>
          <w:hyperlink w:anchor="_Toc43292571" w:history="1">
            <w:r w:rsidR="00C40AB7">
              <w:rPr>
                <w:noProof/>
                <w:webHidden/>
              </w:rPr>
              <w:tab/>
            </w:r>
            <w:r w:rsidR="00C40AB7">
              <w:rPr>
                <w:noProof/>
                <w:webHidden/>
              </w:rPr>
              <w:fldChar w:fldCharType="begin"/>
            </w:r>
            <w:r w:rsidR="00C40AB7">
              <w:rPr>
                <w:noProof/>
                <w:webHidden/>
              </w:rPr>
              <w:instrText xml:space="preserve"> PAGEREF _Toc43292571 \h </w:instrText>
            </w:r>
            <w:r w:rsidR="00C40AB7">
              <w:rPr>
                <w:noProof/>
                <w:webHidden/>
              </w:rPr>
            </w:r>
            <w:r w:rsidR="00C40AB7">
              <w:rPr>
                <w:noProof/>
                <w:webHidden/>
              </w:rPr>
              <w:fldChar w:fldCharType="separate"/>
            </w:r>
            <w:r w:rsidR="00C40AB7">
              <w:rPr>
                <w:noProof/>
                <w:webHidden/>
              </w:rPr>
              <w:t>23</w:t>
            </w:r>
            <w:r w:rsidR="00C40AB7">
              <w:rPr>
                <w:noProof/>
                <w:webHidden/>
              </w:rPr>
              <w:fldChar w:fldCharType="end"/>
            </w:r>
          </w:hyperlink>
        </w:p>
        <w:p w14:paraId="6041E787" w14:textId="7B6F4603"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2" w:history="1">
            <w:r w:rsidR="00C40AB7" w:rsidRPr="00940AA5">
              <w:rPr>
                <w:rStyle w:val="Hyperlink"/>
                <w:rFonts w:ascii="Arial" w:hAnsi="Arial" w:cs="Arial"/>
                <w:noProof/>
              </w:rPr>
              <w:t>5.1.2.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Export</w:t>
            </w:r>
            <w:r w:rsidR="00C40AB7">
              <w:rPr>
                <w:noProof/>
                <w:webHidden/>
              </w:rPr>
              <w:tab/>
            </w:r>
            <w:r w:rsidR="00C40AB7">
              <w:rPr>
                <w:noProof/>
                <w:webHidden/>
              </w:rPr>
              <w:fldChar w:fldCharType="begin"/>
            </w:r>
            <w:r w:rsidR="00C40AB7">
              <w:rPr>
                <w:noProof/>
                <w:webHidden/>
              </w:rPr>
              <w:instrText xml:space="preserve"> PAGEREF _Toc43292572 \h </w:instrText>
            </w:r>
            <w:r w:rsidR="00C40AB7">
              <w:rPr>
                <w:noProof/>
                <w:webHidden/>
              </w:rPr>
            </w:r>
            <w:r w:rsidR="00C40AB7">
              <w:rPr>
                <w:noProof/>
                <w:webHidden/>
              </w:rPr>
              <w:fldChar w:fldCharType="separate"/>
            </w:r>
            <w:r w:rsidR="00C40AB7">
              <w:rPr>
                <w:noProof/>
                <w:webHidden/>
              </w:rPr>
              <w:t>24</w:t>
            </w:r>
            <w:r w:rsidR="00C40AB7">
              <w:rPr>
                <w:noProof/>
                <w:webHidden/>
              </w:rPr>
              <w:fldChar w:fldCharType="end"/>
            </w:r>
          </w:hyperlink>
        </w:p>
        <w:p w14:paraId="5B5C038D" w14:textId="1079B5C1"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73" w:history="1">
            <w:r w:rsidR="00C40AB7" w:rsidRPr="00940AA5">
              <w:rPr>
                <w:rStyle w:val="Hyperlink"/>
                <w:rFonts w:ascii="Arial" w:hAnsi="Arial" w:cs="Arial"/>
                <w:noProof/>
              </w:rPr>
              <w:t>5.2.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Selbstoptimierung</w:t>
            </w:r>
            <w:r w:rsidR="00C40AB7">
              <w:rPr>
                <w:noProof/>
                <w:webHidden/>
              </w:rPr>
              <w:tab/>
            </w:r>
            <w:r w:rsidR="00C40AB7">
              <w:rPr>
                <w:noProof/>
                <w:webHidden/>
              </w:rPr>
              <w:fldChar w:fldCharType="begin"/>
            </w:r>
            <w:r w:rsidR="00C40AB7">
              <w:rPr>
                <w:noProof/>
                <w:webHidden/>
              </w:rPr>
              <w:instrText xml:space="preserve"> PAGEREF _Toc43292573 \h </w:instrText>
            </w:r>
            <w:r w:rsidR="00C40AB7">
              <w:rPr>
                <w:noProof/>
                <w:webHidden/>
              </w:rPr>
            </w:r>
            <w:r w:rsidR="00C40AB7">
              <w:rPr>
                <w:noProof/>
                <w:webHidden/>
              </w:rPr>
              <w:fldChar w:fldCharType="separate"/>
            </w:r>
            <w:r w:rsidR="00C40AB7">
              <w:rPr>
                <w:noProof/>
                <w:webHidden/>
              </w:rPr>
              <w:t>28</w:t>
            </w:r>
            <w:r w:rsidR="00C40AB7">
              <w:rPr>
                <w:noProof/>
                <w:webHidden/>
              </w:rPr>
              <w:fldChar w:fldCharType="end"/>
            </w:r>
          </w:hyperlink>
        </w:p>
        <w:p w14:paraId="74012C6F" w14:textId="0D603143"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4" w:history="1">
            <w:r w:rsidR="00C40AB7" w:rsidRPr="00940AA5">
              <w:rPr>
                <w:rStyle w:val="Hyperlink"/>
                <w:rFonts w:ascii="Arial" w:hAnsi="Arial" w:cs="Arial"/>
                <w:noProof/>
              </w:rPr>
              <w:t>5.2.1.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notifyAdjustFactors()</w:t>
            </w:r>
            <w:r w:rsidR="00C40AB7">
              <w:rPr>
                <w:noProof/>
                <w:webHidden/>
              </w:rPr>
              <w:tab/>
            </w:r>
            <w:r w:rsidR="00C40AB7">
              <w:rPr>
                <w:noProof/>
                <w:webHidden/>
              </w:rPr>
              <w:fldChar w:fldCharType="begin"/>
            </w:r>
            <w:r w:rsidR="00C40AB7">
              <w:rPr>
                <w:noProof/>
                <w:webHidden/>
              </w:rPr>
              <w:instrText xml:space="preserve"> PAGEREF _Toc43292574 \h </w:instrText>
            </w:r>
            <w:r w:rsidR="00C40AB7">
              <w:rPr>
                <w:noProof/>
                <w:webHidden/>
              </w:rPr>
            </w:r>
            <w:r w:rsidR="00C40AB7">
              <w:rPr>
                <w:noProof/>
                <w:webHidden/>
              </w:rPr>
              <w:fldChar w:fldCharType="separate"/>
            </w:r>
            <w:r w:rsidR="00C40AB7">
              <w:rPr>
                <w:noProof/>
                <w:webHidden/>
              </w:rPr>
              <w:t>29</w:t>
            </w:r>
            <w:r w:rsidR="00C40AB7">
              <w:rPr>
                <w:noProof/>
                <w:webHidden/>
              </w:rPr>
              <w:fldChar w:fldCharType="end"/>
            </w:r>
          </w:hyperlink>
        </w:p>
        <w:p w14:paraId="6C1293F6" w14:textId="22820B19"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5" w:history="1">
            <w:r w:rsidR="00C40AB7" w:rsidRPr="00940AA5">
              <w:rPr>
                <w:rStyle w:val="Hyperlink"/>
                <w:rFonts w:ascii="Arial" w:hAnsi="Arial" w:cs="Arial"/>
                <w:noProof/>
              </w:rPr>
              <w:t>5.2.2.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increaseFactors()</w:t>
            </w:r>
            <w:r w:rsidR="00C40AB7">
              <w:rPr>
                <w:noProof/>
                <w:webHidden/>
              </w:rPr>
              <w:tab/>
            </w:r>
            <w:r w:rsidR="00C40AB7">
              <w:rPr>
                <w:noProof/>
                <w:webHidden/>
              </w:rPr>
              <w:fldChar w:fldCharType="begin"/>
            </w:r>
            <w:r w:rsidR="00C40AB7">
              <w:rPr>
                <w:noProof/>
                <w:webHidden/>
              </w:rPr>
              <w:instrText xml:space="preserve"> PAGEREF _Toc43292575 \h </w:instrText>
            </w:r>
            <w:r w:rsidR="00C40AB7">
              <w:rPr>
                <w:noProof/>
                <w:webHidden/>
              </w:rPr>
            </w:r>
            <w:r w:rsidR="00C40AB7">
              <w:rPr>
                <w:noProof/>
                <w:webHidden/>
              </w:rPr>
              <w:fldChar w:fldCharType="separate"/>
            </w:r>
            <w:r w:rsidR="00C40AB7">
              <w:rPr>
                <w:noProof/>
                <w:webHidden/>
              </w:rPr>
              <w:t>31</w:t>
            </w:r>
            <w:r w:rsidR="00C40AB7">
              <w:rPr>
                <w:noProof/>
                <w:webHidden/>
              </w:rPr>
              <w:fldChar w:fldCharType="end"/>
            </w:r>
          </w:hyperlink>
        </w:p>
        <w:p w14:paraId="1FC3251A" w14:textId="4EE6A32C"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6" w:history="1">
            <w:r w:rsidR="00C40AB7" w:rsidRPr="00940AA5">
              <w:rPr>
                <w:rStyle w:val="Hyperlink"/>
                <w:rFonts w:ascii="Arial" w:hAnsi="Arial" w:cs="Arial"/>
                <w:noProof/>
              </w:rPr>
              <w:t>5.2.3.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decreaseFactors()</w:t>
            </w:r>
            <w:r w:rsidR="00C40AB7">
              <w:rPr>
                <w:noProof/>
                <w:webHidden/>
              </w:rPr>
              <w:tab/>
            </w:r>
            <w:r w:rsidR="00C40AB7">
              <w:rPr>
                <w:noProof/>
                <w:webHidden/>
              </w:rPr>
              <w:fldChar w:fldCharType="begin"/>
            </w:r>
            <w:r w:rsidR="00C40AB7">
              <w:rPr>
                <w:noProof/>
                <w:webHidden/>
              </w:rPr>
              <w:instrText xml:space="preserve"> PAGEREF _Toc43292576 \h </w:instrText>
            </w:r>
            <w:r w:rsidR="00C40AB7">
              <w:rPr>
                <w:noProof/>
                <w:webHidden/>
              </w:rPr>
            </w:r>
            <w:r w:rsidR="00C40AB7">
              <w:rPr>
                <w:noProof/>
                <w:webHidden/>
              </w:rPr>
              <w:fldChar w:fldCharType="separate"/>
            </w:r>
            <w:r w:rsidR="00C40AB7">
              <w:rPr>
                <w:noProof/>
                <w:webHidden/>
              </w:rPr>
              <w:t>33</w:t>
            </w:r>
            <w:r w:rsidR="00C40AB7">
              <w:rPr>
                <w:noProof/>
                <w:webHidden/>
              </w:rPr>
              <w:fldChar w:fldCharType="end"/>
            </w:r>
          </w:hyperlink>
        </w:p>
        <w:p w14:paraId="1C731D1B" w14:textId="23B48A6E" w:rsidR="00C40AB7" w:rsidRDefault="005505F6">
          <w:pPr>
            <w:pStyle w:val="TOC1"/>
            <w:tabs>
              <w:tab w:val="left" w:pos="440"/>
              <w:tab w:val="right" w:leader="dot" w:pos="9062"/>
            </w:tabs>
            <w:rPr>
              <w:rFonts w:eastAsiaTheme="minorEastAsia" w:cstheme="minorBidi"/>
              <w:b w:val="0"/>
              <w:bCs w:val="0"/>
              <w:noProof/>
              <w:sz w:val="24"/>
              <w:szCs w:val="24"/>
              <w:lang w:eastAsia="de-DE"/>
            </w:rPr>
          </w:pPr>
          <w:hyperlink w:anchor="_Toc43292577" w:history="1">
            <w:r w:rsidR="00C40AB7" w:rsidRPr="00940AA5">
              <w:rPr>
                <w:rStyle w:val="Hyperlink"/>
                <w:rFonts w:ascii="Arial" w:hAnsi="Arial" w:cs="Arial"/>
                <w:noProof/>
              </w:rPr>
              <w:t>6.</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Anhang</w:t>
            </w:r>
            <w:r w:rsidR="00C40AB7">
              <w:rPr>
                <w:noProof/>
                <w:webHidden/>
              </w:rPr>
              <w:tab/>
            </w:r>
            <w:r w:rsidR="00C40AB7">
              <w:rPr>
                <w:noProof/>
                <w:webHidden/>
              </w:rPr>
              <w:fldChar w:fldCharType="begin"/>
            </w:r>
            <w:r w:rsidR="00C40AB7">
              <w:rPr>
                <w:noProof/>
                <w:webHidden/>
              </w:rPr>
              <w:instrText xml:space="preserve"> PAGEREF _Toc43292577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0730534D" w14:textId="328F9AD1" w:rsidR="00C40AB7" w:rsidRDefault="005505F6">
          <w:pPr>
            <w:pStyle w:val="TOC1"/>
            <w:tabs>
              <w:tab w:val="left" w:pos="660"/>
              <w:tab w:val="right" w:leader="dot" w:pos="9062"/>
            </w:tabs>
            <w:rPr>
              <w:rFonts w:eastAsiaTheme="minorEastAsia" w:cstheme="minorBidi"/>
              <w:b w:val="0"/>
              <w:bCs w:val="0"/>
              <w:noProof/>
              <w:sz w:val="24"/>
              <w:szCs w:val="24"/>
              <w:lang w:eastAsia="de-DE"/>
            </w:rPr>
          </w:pPr>
          <w:hyperlink w:anchor="_Toc43292578" w:history="1">
            <w:r w:rsidR="00C40AB7" w:rsidRPr="00940AA5">
              <w:rPr>
                <w:rStyle w:val="Hyperlink"/>
                <w:rFonts w:ascii="Arial" w:hAnsi="Arial" w:cs="Arial"/>
                <w:noProof/>
              </w:rPr>
              <w:t>6.1.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Klassendiagramme</w:t>
            </w:r>
            <w:r w:rsidR="00C40AB7">
              <w:rPr>
                <w:noProof/>
                <w:webHidden/>
              </w:rPr>
              <w:tab/>
            </w:r>
            <w:r w:rsidR="00C40AB7">
              <w:rPr>
                <w:noProof/>
                <w:webHidden/>
              </w:rPr>
              <w:fldChar w:fldCharType="begin"/>
            </w:r>
            <w:r w:rsidR="00C40AB7">
              <w:rPr>
                <w:noProof/>
                <w:webHidden/>
              </w:rPr>
              <w:instrText xml:space="preserve"> PAGEREF _Toc43292578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63F8772E" w14:textId="3037C4FD"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79" w:history="1">
            <w:r w:rsidR="00C40AB7" w:rsidRPr="00940AA5">
              <w:rPr>
                <w:rStyle w:val="Hyperlink"/>
                <w:rFonts w:ascii="Arial" w:hAnsi="Arial" w:cs="Arial"/>
                <w:noProof/>
              </w:rPr>
              <w:t>6.1.1.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_Toc43292579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4E01011E" w14:textId="62C4D176"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80" w:history="1">
            <w:r w:rsidR="00C40AB7" w:rsidRPr="00940AA5">
              <w:rPr>
                <w:rStyle w:val="Hyperlink"/>
                <w:rFonts w:ascii="Arial" w:hAnsi="Arial" w:cs="Arial"/>
                <w:noProof/>
              </w:rPr>
              <w:t>6.1.2.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_Toc43292580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1794BAD6" w14:textId="6390DCFD" w:rsidR="00C40AB7" w:rsidRDefault="005505F6">
          <w:pPr>
            <w:pStyle w:val="TOC1"/>
            <w:tabs>
              <w:tab w:val="left" w:pos="880"/>
              <w:tab w:val="right" w:leader="dot" w:pos="9062"/>
            </w:tabs>
            <w:rPr>
              <w:rFonts w:eastAsiaTheme="minorEastAsia" w:cstheme="minorBidi"/>
              <w:b w:val="0"/>
              <w:bCs w:val="0"/>
              <w:noProof/>
              <w:sz w:val="24"/>
              <w:szCs w:val="24"/>
              <w:lang w:eastAsia="de-DE"/>
            </w:rPr>
          </w:pPr>
          <w:hyperlink w:anchor="_Toc43292581" w:history="1">
            <w:r w:rsidR="00C40AB7" w:rsidRPr="00940AA5">
              <w:rPr>
                <w:rStyle w:val="Hyperlink"/>
                <w:rFonts w:ascii="Arial" w:hAnsi="Arial" w:cs="Arial"/>
                <w:noProof/>
              </w:rPr>
              <w:t>6.1.3.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_Toc43292581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7F622B26" w14:textId="3FD05C8A" w:rsidR="00077A29" w:rsidRPr="007F50A3" w:rsidRDefault="00077A29" w:rsidP="007F50A3">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CommentReference"/>
            </w:rPr>
            <w:commentReference w:id="4"/>
          </w:r>
        </w:p>
      </w:sdtContent>
    </w:sdt>
    <w:p w14:paraId="313C133C" w14:textId="77777777" w:rsidR="00D66F95" w:rsidRPr="007F50A3" w:rsidRDefault="00D66F95" w:rsidP="007F50A3">
      <w:pPr>
        <w:spacing w:line="360" w:lineRule="auto"/>
        <w:jc w:val="both"/>
        <w:rPr>
          <w:rFonts w:ascii="Arial" w:hAnsi="Arial" w:cs="Arial"/>
          <w:sz w:val="30"/>
          <w:szCs w:val="30"/>
        </w:rPr>
      </w:pPr>
    </w:p>
    <w:p w14:paraId="5F1945EB" w14:textId="7D9396E7" w:rsidR="00D66F95" w:rsidRPr="007F50A3" w:rsidRDefault="00D66F95" w:rsidP="007F50A3">
      <w:pPr>
        <w:spacing w:line="360" w:lineRule="auto"/>
        <w:jc w:val="both"/>
        <w:rPr>
          <w:rFonts w:ascii="Arial" w:hAnsi="Arial" w:cs="Arial"/>
          <w:sz w:val="30"/>
          <w:szCs w:val="30"/>
        </w:rPr>
      </w:pPr>
      <w:r w:rsidRPr="007F50A3">
        <w:rPr>
          <w:rFonts w:ascii="Arial" w:hAnsi="Arial" w:cs="Arial"/>
          <w:sz w:val="30"/>
          <w:szCs w:val="30"/>
        </w:rPr>
        <w:br w:type="page"/>
      </w:r>
    </w:p>
    <w:p w14:paraId="145E28EB" w14:textId="4ECD204B" w:rsidR="00134FCF" w:rsidRPr="00E27202" w:rsidRDefault="00134FCF" w:rsidP="00134FCF">
      <w:pPr>
        <w:pStyle w:val="Heading1"/>
        <w:numPr>
          <w:ilvl w:val="0"/>
          <w:numId w:val="10"/>
        </w:numPr>
        <w:rPr>
          <w:rFonts w:ascii="Arial" w:hAnsi="Arial" w:cs="Arial"/>
          <w:color w:val="auto"/>
        </w:rPr>
      </w:pPr>
      <w:r>
        <w:rPr>
          <w:rFonts w:ascii="Arial" w:hAnsi="Arial" w:cs="Arial"/>
          <w:color w:val="auto"/>
        </w:rPr>
        <w:t xml:space="preserve"> </w:t>
      </w:r>
      <w:bookmarkStart w:id="5" w:name="_Toc43292547"/>
      <w:r>
        <w:rPr>
          <w:rFonts w:ascii="Arial" w:hAnsi="Arial" w:cs="Arial"/>
          <w:color w:val="auto"/>
        </w:rPr>
        <w:t>Einleitung</w:t>
      </w:r>
      <w:bookmarkEnd w:id="5"/>
    </w:p>
    <w:p w14:paraId="161F380F" w14:textId="3E23C3E6" w:rsidR="00037B7B" w:rsidRPr="00037B7B" w:rsidRDefault="00134FCF" w:rsidP="00037B7B">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7F50A3">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7F50A3">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CommentReference"/>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7F50A3">
      <w:pPr>
        <w:spacing w:line="360" w:lineRule="auto"/>
        <w:jc w:val="both"/>
        <w:rPr>
          <w:rFonts w:ascii="Arial" w:hAnsi="Arial" w:cs="Arial"/>
        </w:rPr>
      </w:pPr>
      <w:r>
        <w:rPr>
          <w:rFonts w:ascii="Arial" w:hAnsi="Arial" w:cs="Arial"/>
        </w:rPr>
        <w:t>Als Build Tool wird Maven eingesetzt und als Testframework JUnit.</w:t>
      </w:r>
    </w:p>
    <w:p w14:paraId="62C34405" w14:textId="4EFBB68E" w:rsidR="00710608" w:rsidRDefault="00710608" w:rsidP="007F50A3">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7F50A3">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E27202" w:rsidRDefault="00134FCF" w:rsidP="00E27202">
      <w:pPr>
        <w:pStyle w:val="Heading1"/>
        <w:numPr>
          <w:ilvl w:val="0"/>
          <w:numId w:val="10"/>
        </w:numPr>
        <w:rPr>
          <w:ins w:id="7" w:author="Maier Stefan (inf18229)" w:date="2019-10-10T13:58:00Z"/>
          <w:rFonts w:ascii="Arial" w:hAnsi="Arial" w:cs="Arial"/>
          <w:color w:val="auto"/>
        </w:rPr>
      </w:pPr>
      <w:bookmarkStart w:id="8" w:name="_Toc21688791"/>
      <w:bookmarkEnd w:id="8"/>
      <w:r w:rsidRPr="009822C3">
        <w:rPr>
          <w:rFonts w:ascii="Arial" w:hAnsi="Arial" w:cs="Arial"/>
          <w:color w:val="auto"/>
        </w:rPr>
        <w:t xml:space="preserve"> </w:t>
      </w:r>
      <w:bookmarkStart w:id="9" w:name="_Toc43292548"/>
      <w:r>
        <w:rPr>
          <w:rFonts w:ascii="Arial" w:hAnsi="Arial" w:cs="Arial"/>
          <w:color w:val="auto"/>
        </w:rPr>
        <w:t>Installations-/ Debugging-Hinweise</w:t>
      </w:r>
      <w:bookmarkEnd w:id="9"/>
    </w:p>
    <w:p w14:paraId="2E562B3C" w14:textId="77777777" w:rsidR="00204DF2" w:rsidRDefault="00204DF2" w:rsidP="000B0DBC">
      <w:pPr>
        <w:spacing w:line="360" w:lineRule="auto"/>
        <w:jc w:val="both"/>
        <w:rPr>
          <w:rFonts w:ascii="Arial" w:hAnsi="Arial" w:cs="Arial"/>
        </w:rPr>
      </w:pPr>
    </w:p>
    <w:p w14:paraId="3542C1AE" w14:textId="7EE95FDA" w:rsidR="001D614E" w:rsidRPr="00921C7B" w:rsidRDefault="00F64B4A" w:rsidP="002F26CD">
      <w:pPr>
        <w:pStyle w:val="berschriftCustom"/>
      </w:pPr>
      <w:bookmarkStart w:id="10" w:name="_Toc43292549"/>
      <w:r w:rsidRPr="00921C7B">
        <w:t>INSTALLATION JAVA IDE</w:t>
      </w:r>
      <w:bookmarkEnd w:id="10"/>
    </w:p>
    <w:p w14:paraId="1F417185" w14:textId="7184A3D7" w:rsidR="00F64B4A" w:rsidRDefault="00F64B4A" w:rsidP="000B0DBC">
      <w:pPr>
        <w:spacing w:line="360" w:lineRule="auto"/>
        <w:jc w:val="both"/>
        <w:rPr>
          <w:rFonts w:ascii="Arial" w:hAnsi="Arial" w:cs="Arial"/>
        </w:rPr>
      </w:pPr>
      <w:r>
        <w:rPr>
          <w:rFonts w:ascii="Arial" w:hAnsi="Arial" w:cs="Arial"/>
        </w:rPr>
        <w:t xml:space="preserve">Für die Kompilierung der Software wird </w:t>
      </w:r>
      <w:r w:rsidR="00C52AF3">
        <w:rPr>
          <w:rFonts w:ascii="Arial" w:hAnsi="Arial" w:cs="Arial"/>
        </w:rPr>
        <w:t>Intellij IDEA</w:t>
      </w:r>
      <w:r w:rsidR="00CF0EB6">
        <w:rPr>
          <w:rFonts w:ascii="Arial" w:hAnsi="Arial" w:cs="Arial"/>
        </w:rPr>
        <w:t xml:space="preserve"> </w:t>
      </w:r>
      <w:r w:rsidR="00E3176B">
        <w:rPr>
          <w:rFonts w:ascii="Arial" w:hAnsi="Arial" w:cs="Arial"/>
        </w:rPr>
        <w:t>2019.3.5</w:t>
      </w:r>
      <w:r w:rsidR="00C52AF3">
        <w:rPr>
          <w:rFonts w:ascii="Arial" w:hAnsi="Arial" w:cs="Arial"/>
        </w:rPr>
        <w:t xml:space="preserve"> als Integrated Developement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0B0DBC">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5505F6" w:rsidP="00C27725">
      <w:pPr>
        <w:spacing w:line="360" w:lineRule="auto"/>
        <w:jc w:val="center"/>
        <w:rPr>
          <w:rFonts w:ascii="Arial" w:hAnsi="Arial" w:cs="Arial"/>
        </w:rPr>
      </w:pPr>
      <w:hyperlink r:id="rId13" w:history="1">
        <w:r w:rsidR="00C27725">
          <w:rPr>
            <w:rStyle w:val="Hyperlink"/>
          </w:rPr>
          <w:t>https://www.jetbrains.com/idea/download/other.html</w:t>
        </w:r>
      </w:hyperlink>
    </w:p>
    <w:p w14:paraId="50C20F63" w14:textId="6377B625" w:rsidR="00C27725" w:rsidRPr="00921C7B" w:rsidRDefault="000D4778" w:rsidP="002F26CD">
      <w:pPr>
        <w:pStyle w:val="berschriftCustom"/>
      </w:pPr>
      <w:bookmarkStart w:id="11" w:name="_Toc43292550"/>
      <w:r w:rsidRPr="00921C7B">
        <w:t>INSTALLATION DE</w:t>
      </w:r>
      <w:r w:rsidR="004C3F26">
        <w:t>S</w:t>
      </w:r>
      <w:r w:rsidRPr="00921C7B">
        <w:t xml:space="preserve"> SDK</w:t>
      </w:r>
      <w:bookmarkEnd w:id="11"/>
    </w:p>
    <w:p w14:paraId="2BA6B66A" w14:textId="43594963" w:rsidR="000D4778" w:rsidRDefault="000D4778" w:rsidP="000B0DBC">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CommentReference"/>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5505F6" w:rsidP="00ED55C1">
      <w:pPr>
        <w:spacing w:line="360" w:lineRule="auto"/>
        <w:jc w:val="center"/>
      </w:pPr>
      <w:hyperlink r:id="rId14" w:history="1">
        <w:r w:rsidR="00ED55C1">
          <w:rPr>
            <w:rStyle w:val="Hyperlink"/>
          </w:rPr>
          <w:t>https://jdk.java.net/archive/</w:t>
        </w:r>
      </w:hyperlink>
    </w:p>
    <w:p w14:paraId="7ADA1441" w14:textId="0A4E00AF" w:rsidR="007F6897" w:rsidRDefault="00F80A8A" w:rsidP="00ED55C1">
      <w:pPr>
        <w:spacing w:line="360" w:lineRule="auto"/>
      </w:pPr>
      <w:r>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ED55C1">
      <w:pPr>
        <w:spacing w:line="360" w:lineRule="auto"/>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ED55C1">
      <w:pPr>
        <w:spacing w:line="360" w:lineRule="auto"/>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ED55C1">
      <w:pPr>
        <w:spacing w:line="360" w:lineRule="auto"/>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291526">
      <w:pPr>
        <w:pStyle w:val="ListParagraph"/>
        <w:numPr>
          <w:ilvl w:val="0"/>
          <w:numId w:val="22"/>
        </w:numPr>
        <w:spacing w:line="360" w:lineRule="auto"/>
      </w:pPr>
      <w:r>
        <w:t>Öffnen Sie IntelliJ IDEA</w:t>
      </w:r>
      <w:r w:rsidR="00F3743C">
        <w:t xml:space="preserve">, </w:t>
      </w:r>
      <w:r w:rsidR="00C46600">
        <w:t xml:space="preserve"> folgendes Fester erscheint</w:t>
      </w:r>
      <w:r w:rsidR="00C61AB1">
        <w:t>:</w:t>
      </w:r>
    </w:p>
    <w:p w14:paraId="2F0BF6DD" w14:textId="3CBDE31A" w:rsidR="00C14317" w:rsidRDefault="727D607F" w:rsidP="00C14317">
      <w:pPr>
        <w:spacing w:line="360" w:lineRule="auto"/>
        <w:jc w:val="center"/>
      </w:pPr>
      <w:r>
        <w:rPr>
          <w:noProof/>
        </w:rPr>
        <w:drawing>
          <wp:inline distT="0" distB="0" distL="0" distR="0" wp14:anchorId="5BBE2BCB" wp14:editId="7A6BACE1">
            <wp:extent cx="4663198" cy="2927350"/>
            <wp:effectExtent l="0" t="0" r="4445" b="6350"/>
            <wp:docPr id="107605308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16">
                      <a:extLst>
                        <a:ext uri="{28A0092B-C50C-407E-A947-70E740481C1C}">
                          <a14:useLocalDpi xmlns:a14="http://schemas.microsoft.com/office/drawing/2010/main" val="0"/>
                        </a:ext>
                      </a:extLst>
                    </a:blip>
                    <a:stretch>
                      <a:fillRect/>
                    </a:stretch>
                  </pic:blipFill>
                  <pic:spPr>
                    <a:xfrm>
                      <a:off x="0" y="0"/>
                      <a:ext cx="4663198" cy="2927350"/>
                    </a:xfrm>
                    <a:prstGeom prst="rect">
                      <a:avLst/>
                    </a:prstGeom>
                  </pic:spPr>
                </pic:pic>
              </a:graphicData>
            </a:graphic>
          </wp:inline>
        </w:drawing>
      </w:r>
    </w:p>
    <w:p w14:paraId="4112B82D" w14:textId="6EE6B212" w:rsidR="00C14317" w:rsidRDefault="00C14317" w:rsidP="00C14317">
      <w:pPr>
        <w:pStyle w:val="ListParagraph"/>
        <w:numPr>
          <w:ilvl w:val="0"/>
          <w:numId w:val="22"/>
        </w:numPr>
        <w:spacing w:line="360" w:lineRule="auto"/>
      </w:pPr>
      <w:r>
        <w:t>Wählen Sie Öffnen (Open) um ein</w:t>
      </w:r>
      <w:r w:rsidR="00C61AB1">
        <w:t>e</w:t>
      </w:r>
      <w:r>
        <w:t xml:space="preserve"> </w:t>
      </w:r>
      <w:r w:rsidR="001319EE">
        <w:t>Projektstruktur zu laden.</w:t>
      </w:r>
    </w:p>
    <w:p w14:paraId="02C5E505" w14:textId="63AAB676" w:rsidR="002E4B17" w:rsidRDefault="008F4EE1" w:rsidP="00C14317">
      <w:pPr>
        <w:pStyle w:val="ListParagraph"/>
        <w:numPr>
          <w:ilvl w:val="0"/>
          <w:numId w:val="22"/>
        </w:numPr>
        <w:spacing w:line="360" w:lineRule="auto"/>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1B545B1A" w:rsidP="001A74B3">
      <w:pPr>
        <w:spacing w:line="360" w:lineRule="auto"/>
        <w:jc w:val="center"/>
      </w:pPr>
      <w:r>
        <w:rPr>
          <w:noProof/>
        </w:rPr>
        <w:drawing>
          <wp:inline distT="0" distB="0" distL="0" distR="0" wp14:anchorId="026A421B" wp14:editId="088909E3">
            <wp:extent cx="2903587" cy="3251200"/>
            <wp:effectExtent l="0" t="0" r="0" b="6350"/>
            <wp:docPr id="36834527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17">
                      <a:extLst>
                        <a:ext uri="{28A0092B-C50C-407E-A947-70E740481C1C}">
                          <a14:useLocalDpi xmlns:a14="http://schemas.microsoft.com/office/drawing/2010/main" val="0"/>
                        </a:ext>
                      </a:extLst>
                    </a:blip>
                    <a:stretch>
                      <a:fillRect/>
                    </a:stretch>
                  </pic:blipFill>
                  <pic:spPr>
                    <a:xfrm>
                      <a:off x="0" y="0"/>
                      <a:ext cx="2903587" cy="3251200"/>
                    </a:xfrm>
                    <a:prstGeom prst="rect">
                      <a:avLst/>
                    </a:prstGeom>
                  </pic:spPr>
                </pic:pic>
              </a:graphicData>
            </a:graphic>
          </wp:inline>
        </w:drawing>
      </w:r>
    </w:p>
    <w:p w14:paraId="7B392B79" w14:textId="06ED215A" w:rsidR="001A74B3" w:rsidRDefault="00126192" w:rsidP="00126192">
      <w:pPr>
        <w:pStyle w:val="ListParagraph"/>
        <w:numPr>
          <w:ilvl w:val="0"/>
          <w:numId w:val="22"/>
        </w:numPr>
        <w:spacing w:line="360" w:lineRule="auto"/>
      </w:pPr>
      <w:r>
        <w:t>Das Projekt wird in IntelliJ IDEA geladen.</w:t>
      </w:r>
    </w:p>
    <w:p w14:paraId="7571179B" w14:textId="011000DD" w:rsidR="00126192" w:rsidRDefault="00E95FB5" w:rsidP="00126192">
      <w:pPr>
        <w:pStyle w:val="ListParagraph"/>
        <w:numPr>
          <w:ilvl w:val="0"/>
          <w:numId w:val="22"/>
        </w:numPr>
        <w:spacing w:line="360" w:lineRule="auto"/>
      </w:pPr>
      <w:r>
        <w:t xml:space="preserve">Gehen Sie nun im Menü auf </w:t>
      </w:r>
      <w:r w:rsidRPr="00194159">
        <w:t>File/</w:t>
      </w:r>
      <w:r w:rsidR="0039793F" w:rsidRPr="00194159">
        <w:t>Project Structure</w:t>
      </w:r>
      <w:r w:rsidR="005E56FC">
        <w:t>. Folgendes Fenster sollte erscheinen</w:t>
      </w:r>
      <w:r w:rsidR="009719FC">
        <w:t>:</w:t>
      </w:r>
    </w:p>
    <w:p w14:paraId="46C4E8D3" w14:textId="5AD9A1CB" w:rsidR="005E56FC" w:rsidRDefault="3793552B" w:rsidP="005E56FC">
      <w:pPr>
        <w:spacing w:line="360" w:lineRule="auto"/>
        <w:jc w:val="center"/>
      </w:pPr>
      <w:r>
        <w:rPr>
          <w:noProof/>
        </w:rPr>
        <w:drawing>
          <wp:inline distT="0" distB="0" distL="0" distR="0" wp14:anchorId="6A20BEFC" wp14:editId="36224FD3">
            <wp:extent cx="3942077" cy="3219450"/>
            <wp:effectExtent l="0" t="0" r="1905" b="0"/>
            <wp:docPr id="154378631"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8">
                      <a:extLst>
                        <a:ext uri="{28A0092B-C50C-407E-A947-70E740481C1C}">
                          <a14:useLocalDpi xmlns:a14="http://schemas.microsoft.com/office/drawing/2010/main" val="0"/>
                        </a:ext>
                      </a:extLst>
                    </a:blip>
                    <a:stretch>
                      <a:fillRect/>
                    </a:stretch>
                  </pic:blipFill>
                  <pic:spPr>
                    <a:xfrm>
                      <a:off x="0" y="0"/>
                      <a:ext cx="3942077" cy="3219450"/>
                    </a:xfrm>
                    <a:prstGeom prst="rect">
                      <a:avLst/>
                    </a:prstGeom>
                  </pic:spPr>
                </pic:pic>
              </a:graphicData>
            </a:graphic>
          </wp:inline>
        </w:drawing>
      </w:r>
    </w:p>
    <w:p w14:paraId="35FAE044" w14:textId="6BFDA7AD" w:rsidR="0070567A" w:rsidRDefault="0072365F" w:rsidP="006079FF">
      <w:pPr>
        <w:pStyle w:val="ListParagraph"/>
        <w:numPr>
          <w:ilvl w:val="0"/>
          <w:numId w:val="22"/>
        </w:numPr>
        <w:spacing w:line="360" w:lineRule="auto"/>
      </w:pPr>
      <w:r>
        <w:t xml:space="preserve">Klicken Sie </w:t>
      </w:r>
      <w:r w:rsidR="009719FC">
        <w:t>u</w:t>
      </w:r>
      <w:r>
        <w:t>nter dem Pu</w:t>
      </w:r>
      <w:r w:rsidR="00001770">
        <w:t>nkt Project SDK auf „New“ und wählen Sie den Punkt „JDK“ aus.</w:t>
      </w:r>
    </w:p>
    <w:p w14:paraId="44B350C5" w14:textId="548A897F" w:rsidR="0070567A" w:rsidRDefault="0070567A" w:rsidP="006079FF">
      <w:pPr>
        <w:pStyle w:val="ListParagraph"/>
        <w:numPr>
          <w:ilvl w:val="0"/>
          <w:numId w:val="22"/>
        </w:numPr>
        <w:spacing w:line="360" w:lineRule="auto"/>
      </w:pPr>
      <w:r>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C348C20" w:rsidP="00014DBA">
      <w:pPr>
        <w:spacing w:line="360" w:lineRule="auto"/>
        <w:jc w:val="center"/>
      </w:pPr>
      <w:r>
        <w:rPr>
          <w:noProof/>
        </w:rPr>
        <w:drawing>
          <wp:inline distT="0" distB="0" distL="0" distR="0" wp14:anchorId="7C0A4D46" wp14:editId="3FF53D1C">
            <wp:extent cx="2620034" cy="2933700"/>
            <wp:effectExtent l="0" t="0" r="8890" b="0"/>
            <wp:docPr id="107354245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9">
                      <a:extLst>
                        <a:ext uri="{28A0092B-C50C-407E-A947-70E740481C1C}">
                          <a14:useLocalDpi xmlns:a14="http://schemas.microsoft.com/office/drawing/2010/main" val="0"/>
                        </a:ext>
                      </a:extLst>
                    </a:blip>
                    <a:stretch>
                      <a:fillRect/>
                    </a:stretch>
                  </pic:blipFill>
                  <pic:spPr>
                    <a:xfrm>
                      <a:off x="0" y="0"/>
                      <a:ext cx="2620034" cy="2933700"/>
                    </a:xfrm>
                    <a:prstGeom prst="rect">
                      <a:avLst/>
                    </a:prstGeom>
                  </pic:spPr>
                </pic:pic>
              </a:graphicData>
            </a:graphic>
          </wp:inline>
        </w:drawing>
      </w:r>
    </w:p>
    <w:p w14:paraId="4D600CAF" w14:textId="18CBAA3C" w:rsidR="0070567A" w:rsidRDefault="009931CB" w:rsidP="00210913">
      <w:pPr>
        <w:pStyle w:val="ListParagraph"/>
        <w:numPr>
          <w:ilvl w:val="0"/>
          <w:numId w:val="22"/>
        </w:numPr>
        <w:spacing w:line="360" w:lineRule="auto"/>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21C940B2" w:rsidP="00014DBA">
      <w:pPr>
        <w:spacing w:line="360" w:lineRule="auto"/>
        <w:jc w:val="center"/>
      </w:pPr>
      <w:r>
        <w:rPr>
          <w:noProof/>
        </w:rPr>
        <w:drawing>
          <wp:inline distT="0" distB="0" distL="0" distR="0" wp14:anchorId="3C496F80" wp14:editId="29041FCB">
            <wp:extent cx="4774032" cy="3898900"/>
            <wp:effectExtent l="0" t="0" r="7620" b="6350"/>
            <wp:docPr id="125599536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20">
                      <a:extLst>
                        <a:ext uri="{28A0092B-C50C-407E-A947-70E740481C1C}">
                          <a14:useLocalDpi xmlns:a14="http://schemas.microsoft.com/office/drawing/2010/main" val="0"/>
                        </a:ext>
                      </a:extLst>
                    </a:blip>
                    <a:stretch>
                      <a:fillRect/>
                    </a:stretch>
                  </pic:blipFill>
                  <pic:spPr>
                    <a:xfrm>
                      <a:off x="0" y="0"/>
                      <a:ext cx="4774032" cy="3898900"/>
                    </a:xfrm>
                    <a:prstGeom prst="rect">
                      <a:avLst/>
                    </a:prstGeom>
                  </pic:spPr>
                </pic:pic>
              </a:graphicData>
            </a:graphic>
          </wp:inline>
        </w:drawing>
      </w:r>
    </w:p>
    <w:p w14:paraId="2556287E" w14:textId="7FE6891F" w:rsidR="00445B17" w:rsidRDefault="00AE245E" w:rsidP="00997643">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997643">
      <w:pPr>
        <w:spacing w:line="360" w:lineRule="auto"/>
        <w:jc w:val="both"/>
        <w:rPr>
          <w:rFonts w:ascii="Arial" w:hAnsi="Arial" w:cs="Arial"/>
        </w:rPr>
      </w:pPr>
    </w:p>
    <w:p w14:paraId="4750CA74" w14:textId="77777777" w:rsidR="000713BE" w:rsidRDefault="000713BE" w:rsidP="00997643">
      <w:pPr>
        <w:spacing w:line="360" w:lineRule="auto"/>
        <w:jc w:val="both"/>
        <w:rPr>
          <w:rFonts w:ascii="Arial" w:hAnsi="Arial" w:cs="Arial"/>
        </w:rPr>
      </w:pPr>
    </w:p>
    <w:p w14:paraId="3C5883E9" w14:textId="6FC2183D" w:rsidR="000713BE" w:rsidRPr="00B23C53" w:rsidRDefault="000713BE" w:rsidP="002F26CD">
      <w:pPr>
        <w:pStyle w:val="berschriftCustom"/>
      </w:pPr>
      <w:bookmarkStart w:id="13" w:name="_Toc43292551"/>
      <w:r w:rsidRPr="00B23C53">
        <w:t>INSTALLATION UND KONFIGURATION ALS MAVEN PROJEKT</w:t>
      </w:r>
      <w:bookmarkEnd w:id="13"/>
    </w:p>
    <w:p w14:paraId="2E053442" w14:textId="31171F3C" w:rsidR="000713BE" w:rsidRPr="001C1122" w:rsidRDefault="000713BE" w:rsidP="00997643">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997643">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080E96">
      <w:pPr>
        <w:pStyle w:val="ListParagraph"/>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5"/>
      <w:r w:rsidR="002D52F2">
        <w:rPr>
          <w:rStyle w:val="CommentReference"/>
        </w:rPr>
        <w:commentReference w:id="15"/>
      </w:r>
      <w:commentRangeEnd w:id="14"/>
      <w:r w:rsidR="003F7521">
        <w:rPr>
          <w:rStyle w:val="CommentReference"/>
        </w:rPr>
        <w:commentReference w:id="14"/>
      </w:r>
    </w:p>
    <w:p w14:paraId="16E1A99F" w14:textId="7B65D786" w:rsidR="00B23C53" w:rsidRDefault="00B77112" w:rsidP="00B77112">
      <w:pPr>
        <w:spacing w:line="360" w:lineRule="auto"/>
        <w:jc w:val="center"/>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B77112">
      <w:pPr>
        <w:pStyle w:val="ListParagraph"/>
        <w:numPr>
          <w:ilvl w:val="0"/>
          <w:numId w:val="23"/>
        </w:numPr>
        <w:spacing w:line="360" w:lineRule="auto"/>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7438A328" w:rsidP="00AF2D22">
      <w:pPr>
        <w:spacing w:line="360" w:lineRule="auto"/>
        <w:jc w:val="center"/>
        <w:rPr>
          <w:rFonts w:ascii="Arial" w:hAnsi="Arial" w:cs="Arial"/>
        </w:rPr>
      </w:pPr>
      <w:r>
        <w:rPr>
          <w:noProof/>
        </w:rPr>
        <w:drawing>
          <wp:inline distT="0" distB="0" distL="0" distR="0" wp14:anchorId="483BF13B" wp14:editId="0B60BBAB">
            <wp:extent cx="1732085" cy="2972279"/>
            <wp:effectExtent l="0" t="0" r="0" b="0"/>
            <wp:docPr id="551036132"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2">
                      <a:extLst>
                        <a:ext uri="{28A0092B-C50C-407E-A947-70E740481C1C}">
                          <a14:useLocalDpi xmlns:a14="http://schemas.microsoft.com/office/drawing/2010/main" val="0"/>
                        </a:ext>
                      </a:extLst>
                    </a:blip>
                    <a:stretch>
                      <a:fillRect/>
                    </a:stretch>
                  </pic:blipFill>
                  <pic:spPr>
                    <a:xfrm>
                      <a:off x="0" y="0"/>
                      <a:ext cx="1732085" cy="2972279"/>
                    </a:xfrm>
                    <a:prstGeom prst="rect">
                      <a:avLst/>
                    </a:prstGeom>
                  </pic:spPr>
                </pic:pic>
              </a:graphicData>
            </a:graphic>
          </wp:inline>
        </w:drawing>
      </w:r>
    </w:p>
    <w:p w14:paraId="3E148CED" w14:textId="5D4231F7" w:rsidR="00AF2D22" w:rsidRDefault="00D10036" w:rsidP="00AF2D22">
      <w:pPr>
        <w:spacing w:line="360" w:lineRule="auto"/>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35A60D5B" w:rsidP="00B52490">
      <w:pPr>
        <w:spacing w:line="360" w:lineRule="auto"/>
        <w:jc w:val="center"/>
        <w:rPr>
          <w:rFonts w:ascii="Arial" w:hAnsi="Arial" w:cs="Arial"/>
        </w:rPr>
      </w:pPr>
      <w:r>
        <w:rPr>
          <w:noProof/>
        </w:rPr>
        <w:drawing>
          <wp:inline distT="0" distB="0" distL="0" distR="0" wp14:anchorId="3389542E" wp14:editId="1CCC5805">
            <wp:extent cx="3023009" cy="3517900"/>
            <wp:effectExtent l="0" t="0" r="6350" b="6350"/>
            <wp:docPr id="111866686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3">
                      <a:extLst>
                        <a:ext uri="{28A0092B-C50C-407E-A947-70E740481C1C}">
                          <a14:useLocalDpi xmlns:a14="http://schemas.microsoft.com/office/drawing/2010/main" val="0"/>
                        </a:ext>
                      </a:extLst>
                    </a:blip>
                    <a:stretch>
                      <a:fillRect/>
                    </a:stretch>
                  </pic:blipFill>
                  <pic:spPr>
                    <a:xfrm>
                      <a:off x="0" y="0"/>
                      <a:ext cx="3023009" cy="3517900"/>
                    </a:xfrm>
                    <a:prstGeom prst="rect">
                      <a:avLst/>
                    </a:prstGeom>
                  </pic:spPr>
                </pic:pic>
              </a:graphicData>
            </a:graphic>
          </wp:inline>
        </w:drawing>
      </w:r>
    </w:p>
    <w:p w14:paraId="6392F73A" w14:textId="0E8F37ED" w:rsidR="00B77112" w:rsidRDefault="0023014E" w:rsidP="00724AC1">
      <w:pPr>
        <w:spacing w:line="360" w:lineRule="auto"/>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2859B90B" w:rsidR="00D31C14" w:rsidRPr="00A20DE7" w:rsidRDefault="008C4F1F" w:rsidP="002F26CD">
      <w:pPr>
        <w:pStyle w:val="berschriftCustom"/>
      </w:pPr>
      <w:bookmarkStart w:id="16" w:name="_Toc43292552"/>
      <w:r>
        <w:t>KOMPILIEREN</w:t>
      </w:r>
      <w:r w:rsidR="00523826" w:rsidRPr="00A20DE7">
        <w:t xml:space="preserve"> DE</w:t>
      </w:r>
      <w:r w:rsidR="00355817" w:rsidRPr="00A20DE7">
        <w:t>R</w:t>
      </w:r>
      <w:r w:rsidR="00523826" w:rsidRPr="00A20DE7">
        <w:t xml:space="preserve"> </w:t>
      </w:r>
      <w:r w:rsidR="00355817" w:rsidRPr="00A20DE7">
        <w:t>APPLIKATION</w:t>
      </w:r>
      <w:bookmarkEnd w:id="16"/>
    </w:p>
    <w:p w14:paraId="1E92F420" w14:textId="724BC255" w:rsidR="00523826" w:rsidRDefault="00523826" w:rsidP="00724AC1">
      <w:pPr>
        <w:spacing w:line="360" w:lineRule="auto"/>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C32082">
      <w:pPr>
        <w:pStyle w:val="ListParagraph"/>
        <w:numPr>
          <w:ilvl w:val="0"/>
          <w:numId w:val="24"/>
        </w:numPr>
        <w:spacing w:line="360" w:lineRule="auto"/>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577BB9C5" w:rsidP="00CC3F8B">
      <w:pPr>
        <w:spacing w:line="360" w:lineRule="auto"/>
        <w:jc w:val="center"/>
        <w:rPr>
          <w:rFonts w:ascii="Arial" w:hAnsi="Arial" w:cs="Arial"/>
        </w:rPr>
      </w:pPr>
      <w:r>
        <w:rPr>
          <w:noProof/>
        </w:rPr>
        <w:drawing>
          <wp:inline distT="0" distB="0" distL="0" distR="0" wp14:anchorId="7AF5ED38" wp14:editId="31E70FF0">
            <wp:extent cx="4881561" cy="2827130"/>
            <wp:effectExtent l="0" t="0" r="0" b="0"/>
            <wp:docPr id="40121204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4">
                      <a:extLst>
                        <a:ext uri="{28A0092B-C50C-407E-A947-70E740481C1C}">
                          <a14:useLocalDpi xmlns:a14="http://schemas.microsoft.com/office/drawing/2010/main" val="0"/>
                        </a:ext>
                      </a:extLst>
                    </a:blip>
                    <a:stretch>
                      <a:fillRect/>
                    </a:stretch>
                  </pic:blipFill>
                  <pic:spPr>
                    <a:xfrm>
                      <a:off x="0" y="0"/>
                      <a:ext cx="4881561" cy="2827130"/>
                    </a:xfrm>
                    <a:prstGeom prst="rect">
                      <a:avLst/>
                    </a:prstGeom>
                  </pic:spPr>
                </pic:pic>
              </a:graphicData>
            </a:graphic>
          </wp:inline>
        </w:drawing>
      </w:r>
    </w:p>
    <w:p w14:paraId="7A7F37B5" w14:textId="549573D1" w:rsidR="00CC3F8B" w:rsidRDefault="00E5491E" w:rsidP="00CC3F8B">
      <w:pPr>
        <w:pStyle w:val="ListParagraph"/>
        <w:numPr>
          <w:ilvl w:val="0"/>
          <w:numId w:val="24"/>
        </w:numPr>
        <w:spacing w:line="360" w:lineRule="auto"/>
        <w:jc w:val="both"/>
        <w:rPr>
          <w:rFonts w:ascii="Arial" w:hAnsi="Arial" w:cs="Arial"/>
        </w:rPr>
      </w:pPr>
      <w:r>
        <w:rPr>
          <w:rFonts w:ascii="Arial" w:hAnsi="Arial" w:cs="Arial"/>
        </w:rPr>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r w:rsidR="002643F7">
        <w:rPr>
          <w:rFonts w:ascii="Arial" w:hAnsi="Arial" w:cs="Arial"/>
        </w:rPr>
        <w:t>main.main()</w:t>
      </w:r>
      <w:r w:rsidR="008C4F1F">
        <w:rPr>
          <w:rFonts w:ascii="Arial" w:hAnsi="Arial" w:cs="Arial"/>
        </w:rPr>
        <w:t>‘“</w:t>
      </w:r>
      <w:r w:rsidR="002643F7">
        <w:rPr>
          <w:rFonts w:ascii="Arial" w:hAnsi="Arial" w:cs="Arial"/>
        </w:rPr>
        <w:t xml:space="preserve"> anwählen</w:t>
      </w:r>
    </w:p>
    <w:p w14:paraId="03163F8B" w14:textId="00A63298" w:rsidR="00F82413" w:rsidRDefault="27FD608B" w:rsidP="00F82413">
      <w:pPr>
        <w:spacing w:line="360" w:lineRule="auto"/>
        <w:jc w:val="center"/>
        <w:rPr>
          <w:rFonts w:ascii="Arial" w:hAnsi="Arial" w:cs="Arial"/>
        </w:rPr>
      </w:pPr>
      <w:r>
        <w:rPr>
          <w:noProof/>
        </w:rPr>
        <w:drawing>
          <wp:inline distT="0" distB="0" distL="0" distR="0" wp14:anchorId="02EF963D" wp14:editId="25C0C4CF">
            <wp:extent cx="3699979" cy="2338387"/>
            <wp:effectExtent l="0" t="0" r="0" b="5080"/>
            <wp:docPr id="73692116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5">
                      <a:extLst>
                        <a:ext uri="{28A0092B-C50C-407E-A947-70E740481C1C}">
                          <a14:useLocalDpi xmlns:a14="http://schemas.microsoft.com/office/drawing/2010/main" val="0"/>
                        </a:ext>
                      </a:extLst>
                    </a:blip>
                    <a:stretch>
                      <a:fillRect/>
                    </a:stretch>
                  </pic:blipFill>
                  <pic:spPr>
                    <a:xfrm>
                      <a:off x="0" y="0"/>
                      <a:ext cx="3699979" cy="2338387"/>
                    </a:xfrm>
                    <a:prstGeom prst="rect">
                      <a:avLst/>
                    </a:prstGeom>
                  </pic:spPr>
                </pic:pic>
              </a:graphicData>
            </a:graphic>
          </wp:inline>
        </w:drawing>
      </w:r>
    </w:p>
    <w:p w14:paraId="1C222A4F" w14:textId="1478A333" w:rsidR="005F3117" w:rsidRDefault="005F3117" w:rsidP="005F3117">
      <w:pPr>
        <w:spacing w:line="360" w:lineRule="auto"/>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BE8266A" w:rsidP="005F3117">
      <w:pPr>
        <w:spacing w:line="360" w:lineRule="auto"/>
        <w:jc w:val="center"/>
        <w:rPr>
          <w:rFonts w:ascii="Arial" w:hAnsi="Arial" w:cs="Arial"/>
        </w:rPr>
      </w:pPr>
      <w:r>
        <w:rPr>
          <w:noProof/>
        </w:rPr>
        <w:drawing>
          <wp:inline distT="0" distB="0" distL="0" distR="0" wp14:anchorId="72199293" wp14:editId="1C1F78F5">
            <wp:extent cx="2314575" cy="875163"/>
            <wp:effectExtent l="0" t="0" r="0" b="1270"/>
            <wp:docPr id="1012787100"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6">
                      <a:extLst>
                        <a:ext uri="{28A0092B-C50C-407E-A947-70E740481C1C}">
                          <a14:useLocalDpi xmlns:a14="http://schemas.microsoft.com/office/drawing/2010/main" val="0"/>
                        </a:ext>
                      </a:extLst>
                    </a:blip>
                    <a:stretch>
                      <a:fillRect/>
                    </a:stretch>
                  </pic:blipFill>
                  <pic:spPr>
                    <a:xfrm>
                      <a:off x="0" y="0"/>
                      <a:ext cx="2314575" cy="875163"/>
                    </a:xfrm>
                    <a:prstGeom prst="rect">
                      <a:avLst/>
                    </a:prstGeom>
                  </pic:spPr>
                </pic:pic>
              </a:graphicData>
            </a:graphic>
          </wp:inline>
        </w:drawing>
      </w:r>
    </w:p>
    <w:p w14:paraId="4D8A4D68" w14:textId="6706EF44" w:rsidR="005F3117" w:rsidRDefault="005F3117" w:rsidP="002F26CD">
      <w:pPr>
        <w:pStyle w:val="berschriftCustom"/>
      </w:pPr>
      <w:bookmarkStart w:id="17" w:name="_Toc43292553"/>
      <w:r>
        <w:t>KOMPILATION DER UNIT TESTS</w:t>
      </w:r>
      <w:bookmarkEnd w:id="17"/>
    </w:p>
    <w:p w14:paraId="3598645D" w14:textId="3FFB6EB3" w:rsidR="005F3117" w:rsidRDefault="00C123D5" w:rsidP="005F3117">
      <w:pPr>
        <w:spacing w:line="360" w:lineRule="auto"/>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BF1365">
      <w:pPr>
        <w:pStyle w:val="ListParagraph"/>
        <w:numPr>
          <w:ilvl w:val="0"/>
          <w:numId w:val="25"/>
        </w:numPr>
        <w:spacing w:line="360" w:lineRule="auto"/>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BF1365">
      <w:pPr>
        <w:pStyle w:val="ListParagraph"/>
        <w:numPr>
          <w:ilvl w:val="0"/>
          <w:numId w:val="25"/>
        </w:numPr>
        <w:spacing w:line="360" w:lineRule="auto"/>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65DC1C73" w:rsidP="00E31D10">
      <w:pPr>
        <w:spacing w:line="360" w:lineRule="auto"/>
        <w:jc w:val="center"/>
        <w:rPr>
          <w:rFonts w:ascii="Arial" w:hAnsi="Arial" w:cs="Arial"/>
        </w:rPr>
      </w:pPr>
      <w:r>
        <w:rPr>
          <w:noProof/>
        </w:rPr>
        <w:drawing>
          <wp:inline distT="0" distB="0" distL="0" distR="0" wp14:anchorId="2030ABF3" wp14:editId="71CFF589">
            <wp:extent cx="2152069" cy="2728912"/>
            <wp:effectExtent l="0" t="0" r="635" b="0"/>
            <wp:docPr id="541211684"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27">
                      <a:extLst>
                        <a:ext uri="{28A0092B-C50C-407E-A947-70E740481C1C}">
                          <a14:useLocalDpi xmlns:a14="http://schemas.microsoft.com/office/drawing/2010/main" val="0"/>
                        </a:ext>
                      </a:extLst>
                    </a:blip>
                    <a:stretch>
                      <a:fillRect/>
                    </a:stretch>
                  </pic:blipFill>
                  <pic:spPr>
                    <a:xfrm>
                      <a:off x="0" y="0"/>
                      <a:ext cx="2152069" cy="2728912"/>
                    </a:xfrm>
                    <a:prstGeom prst="rect">
                      <a:avLst/>
                    </a:prstGeom>
                  </pic:spPr>
                </pic:pic>
              </a:graphicData>
            </a:graphic>
          </wp:inline>
        </w:drawing>
      </w:r>
    </w:p>
    <w:p w14:paraId="05315259" w14:textId="21CDE30B" w:rsidR="00E31D10" w:rsidRDefault="00D2029A" w:rsidP="00D2029A">
      <w:pPr>
        <w:spacing w:line="360" w:lineRule="auto"/>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5FFA9E6B" w:rsidP="009C36F7">
      <w:pPr>
        <w:spacing w:line="360" w:lineRule="auto"/>
        <w:jc w:val="center"/>
        <w:rPr>
          <w:rFonts w:ascii="Arial" w:hAnsi="Arial" w:cs="Arial"/>
        </w:rPr>
      </w:pPr>
      <w:r>
        <w:rPr>
          <w:noProof/>
        </w:rPr>
        <w:drawing>
          <wp:inline distT="0" distB="0" distL="0" distR="0" wp14:anchorId="1456E72C" wp14:editId="3FC627F2">
            <wp:extent cx="4635212" cy="1690687"/>
            <wp:effectExtent l="0" t="0" r="0" b="5080"/>
            <wp:docPr id="934685659"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8">
                      <a:extLst>
                        <a:ext uri="{28A0092B-C50C-407E-A947-70E740481C1C}">
                          <a14:useLocalDpi xmlns:a14="http://schemas.microsoft.com/office/drawing/2010/main" val="0"/>
                        </a:ext>
                      </a:extLst>
                    </a:blip>
                    <a:stretch>
                      <a:fillRect/>
                    </a:stretch>
                  </pic:blipFill>
                  <pic:spPr>
                    <a:xfrm>
                      <a:off x="0" y="0"/>
                      <a:ext cx="4635212" cy="1690687"/>
                    </a:xfrm>
                    <a:prstGeom prst="rect">
                      <a:avLst/>
                    </a:prstGeom>
                  </pic:spPr>
                </pic:pic>
              </a:graphicData>
            </a:graphic>
          </wp:inline>
        </w:drawing>
      </w:r>
    </w:p>
    <w:p w14:paraId="5C43B06A" w14:textId="23A3D581" w:rsidR="00134FCF" w:rsidRDefault="00107967" w:rsidP="002F26CD">
      <w:pPr>
        <w:pStyle w:val="berschriftCustom"/>
      </w:pPr>
      <w:bookmarkStart w:id="18" w:name="_Toc43292554"/>
      <w:r>
        <w:t>INSTALLATION VON VISUAL PARADIGM</w:t>
      </w:r>
      <w:bookmarkEnd w:id="18"/>
    </w:p>
    <w:p w14:paraId="127C7885" w14:textId="1897E9AC" w:rsidR="00107967" w:rsidRDefault="00107967" w:rsidP="00997643">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5505F6" w:rsidP="00A52C74">
      <w:pPr>
        <w:spacing w:line="360" w:lineRule="auto"/>
        <w:jc w:val="center"/>
        <w:rPr>
          <w:rFonts w:ascii="Arial" w:hAnsi="Arial" w:cs="Arial"/>
        </w:rPr>
      </w:pPr>
      <w:hyperlink r:id="rId29" w:history="1">
        <w:r w:rsidR="00A52C74" w:rsidRPr="00D636DF">
          <w:rPr>
            <w:rStyle w:val="Hyperlink"/>
            <w:rFonts w:ascii="Arial" w:hAnsi="Arial" w:cs="Arial"/>
          </w:rPr>
          <w:t>https://www.visual-paradigm.com/download/community.jsp</w:t>
        </w:r>
      </w:hyperlink>
    </w:p>
    <w:p w14:paraId="61E8FACC" w14:textId="2C9C54BF" w:rsidR="00EE60D5" w:rsidRPr="00D636DF" w:rsidRDefault="0B463B23" w:rsidP="00D636DF">
      <w:pPr>
        <w:spacing w:line="360" w:lineRule="auto"/>
        <w:jc w:val="both"/>
        <w:rPr>
          <w:rFonts w:ascii="Arial" w:hAnsi="Arial" w:cs="Arial"/>
        </w:rPr>
      </w:pPr>
      <w:r w:rsidRPr="6E109712">
        <w:rPr>
          <w:rFonts w:ascii="Arial" w:hAnsi="Arial" w:cs="Arial"/>
        </w:rPr>
        <w:t xml:space="preserve">Um die Diagramme zu öffnen bitte </w:t>
      </w:r>
      <w:r w:rsidR="75DD965B" w:rsidRPr="6E109712">
        <w:rPr>
          <w:rFonts w:ascii="Arial" w:hAnsi="Arial" w:cs="Arial"/>
        </w:rPr>
        <w:t xml:space="preserve">folgende Datei unter </w:t>
      </w:r>
      <w:r w:rsidR="75DD965B" w:rsidRPr="6E109712">
        <w:rPr>
          <w:rFonts w:ascii="Arial" w:hAnsi="Arial" w:cs="Arial"/>
          <w:b/>
          <w:bCs/>
        </w:rPr>
        <w:t>SWEII_CASE_TOOL/Dokumentation/</w:t>
      </w:r>
      <w:r w:rsidR="6EC56E6C" w:rsidRPr="6E109712">
        <w:rPr>
          <w:rFonts w:ascii="Arial" w:hAnsi="Arial" w:cs="Arial"/>
          <w:b/>
          <w:bCs/>
        </w:rPr>
        <w:t>Dokumente/Design/</w:t>
      </w:r>
      <w:r w:rsidR="19B80CA2" w:rsidRPr="6E109712">
        <w:rPr>
          <w:rFonts w:ascii="Arial" w:hAnsi="Arial" w:cs="Arial"/>
          <w:b/>
          <w:bCs/>
        </w:rPr>
        <w:t>CASE_TOOL_</w:t>
      </w:r>
      <w:r w:rsidR="730C3542" w:rsidRPr="6E109712">
        <w:rPr>
          <w:rFonts w:ascii="Arial" w:hAnsi="Arial" w:cs="Arial"/>
          <w:b/>
          <w:bCs/>
        </w:rPr>
        <w:t>Diagrams</w:t>
      </w:r>
      <w:r w:rsidR="19B80CA2" w:rsidRPr="6E109712">
        <w:rPr>
          <w:rFonts w:ascii="Arial" w:hAnsi="Arial" w:cs="Arial"/>
          <w:b/>
          <w:bCs/>
        </w:rPr>
        <w:t>.vpp</w:t>
      </w:r>
      <w:r w:rsidR="2C5207EB" w:rsidRPr="6E109712">
        <w:rPr>
          <w:rFonts w:ascii="Arial" w:hAnsi="Arial" w:cs="Arial"/>
        </w:rPr>
        <w:t xml:space="preserve"> öffnen.</w:t>
      </w:r>
    </w:p>
    <w:p w14:paraId="08A65124" w14:textId="46E83C26" w:rsidR="00957AFD" w:rsidRPr="00D636DF" w:rsidRDefault="0051562E" w:rsidP="00D636DF">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r w:rsidR="00C03D79" w:rsidRPr="00D636DF">
        <w:rPr>
          <w:rFonts w:ascii="Arial" w:hAnsi="Arial" w:cs="Arial"/>
        </w:rPr>
        <w:t xml:space="preserve">. Der </w:t>
      </w:r>
      <w:r w:rsidR="00C03D79" w:rsidRPr="00EE3AE8">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415205C1" w:rsidP="00EE60D5">
      <w:pPr>
        <w:spacing w:line="360" w:lineRule="auto"/>
      </w:pPr>
      <w:r>
        <w:rPr>
          <w:noProof/>
        </w:rPr>
        <w:drawing>
          <wp:inline distT="0" distB="0" distL="0" distR="0" wp14:anchorId="613C077B" wp14:editId="5B12BDBD">
            <wp:extent cx="5760720" cy="3336290"/>
            <wp:effectExtent l="0" t="0" r="0" b="0"/>
            <wp:docPr id="107273058"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30">
                      <a:extLst>
                        <a:ext uri="{28A0092B-C50C-407E-A947-70E740481C1C}">
                          <a14:useLocalDpi xmlns:a14="http://schemas.microsoft.com/office/drawing/2010/main" val="0"/>
                        </a:ext>
                      </a:extLst>
                    </a:blip>
                    <a:stretch>
                      <a:fillRect/>
                    </a:stretch>
                  </pic:blipFill>
                  <pic:spPr>
                    <a:xfrm>
                      <a:off x="0" y="0"/>
                      <a:ext cx="5760720" cy="3336290"/>
                    </a:xfrm>
                    <a:prstGeom prst="rect">
                      <a:avLst/>
                    </a:prstGeom>
                  </pic:spPr>
                </pic:pic>
              </a:graphicData>
            </a:graphic>
          </wp:inline>
        </w:drawing>
      </w:r>
    </w:p>
    <w:p w14:paraId="66229AD4" w14:textId="77777777" w:rsidR="00E74548" w:rsidRDefault="00E74548" w:rsidP="00EE60D5">
      <w:pPr>
        <w:spacing w:line="360" w:lineRule="auto"/>
      </w:pPr>
    </w:p>
    <w:p w14:paraId="6F2FACCC" w14:textId="77777777" w:rsidR="00445B17" w:rsidRPr="007F50A3" w:rsidRDefault="00445B17" w:rsidP="007F50A3">
      <w:pPr>
        <w:pStyle w:val="ListParagraph"/>
        <w:keepNext/>
        <w:keepLines/>
        <w:numPr>
          <w:ilvl w:val="0"/>
          <w:numId w:val="5"/>
        </w:numPr>
        <w:spacing w:before="240" w:after="0" w:line="360" w:lineRule="auto"/>
        <w:contextualSpacing w:val="0"/>
        <w:jc w:val="both"/>
        <w:outlineLvl w:val="0"/>
        <w:rPr>
          <w:ins w:id="19" w:author="Schiffel Florian (inf18235)" w:date="2019-10-10T18:42:00Z"/>
          <w:rFonts w:ascii="Arial" w:eastAsiaTheme="majorEastAsia" w:hAnsi="Arial" w:cs="Arial"/>
          <w:vanish/>
          <w:color w:val="2F5496" w:themeColor="accent1" w:themeShade="BF"/>
          <w:sz w:val="40"/>
          <w:szCs w:val="40"/>
        </w:rPr>
      </w:pPr>
      <w:bookmarkStart w:id="20" w:name="_Toc21688794"/>
      <w:bookmarkStart w:id="21" w:name="_Toc42508026"/>
      <w:bookmarkStart w:id="22" w:name="_Toc42845980"/>
      <w:bookmarkStart w:id="23" w:name="_Toc42861416"/>
      <w:bookmarkStart w:id="24" w:name="_Toc43290997"/>
      <w:bookmarkStart w:id="25" w:name="_Toc43291086"/>
      <w:bookmarkStart w:id="26" w:name="_Toc43292555"/>
      <w:bookmarkEnd w:id="20"/>
      <w:bookmarkEnd w:id="21"/>
      <w:bookmarkEnd w:id="22"/>
      <w:bookmarkEnd w:id="23"/>
      <w:bookmarkEnd w:id="24"/>
      <w:bookmarkEnd w:id="25"/>
      <w:bookmarkEnd w:id="26"/>
    </w:p>
    <w:p w14:paraId="33FE27DD" w14:textId="54B4BBDF" w:rsidR="006B221A" w:rsidRPr="00997643" w:rsidRDefault="4B4CEA30" w:rsidP="00997643">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Programmstruktur</w:t>
      </w:r>
      <w:bookmarkStart w:id="27" w:name="_Toc43292556"/>
      <w:bookmarkEnd w:id="27"/>
    </w:p>
    <w:p w14:paraId="25D1C822" w14:textId="03F05933" w:rsidR="00997643" w:rsidRPr="00997643" w:rsidRDefault="00997643" w:rsidP="00997643">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53862405">
      <w:pPr>
        <w:spacing w:line="360" w:lineRule="auto"/>
        <w:rPr>
          <w:rFonts w:ascii="Arial" w:hAnsi="Arial" w:cs="Arial"/>
        </w:rPr>
      </w:pPr>
      <w:r>
        <w:rPr>
          <w:noProof/>
        </w:rPr>
        <w:drawing>
          <wp:inline distT="0" distB="0" distL="0" distR="0" wp14:anchorId="5F9C6990" wp14:editId="7D60623F">
            <wp:extent cx="5760720" cy="3812540"/>
            <wp:effectExtent l="0" t="0" r="0" b="0"/>
            <wp:docPr id="696260988"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1">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E109712">
        <w:rPr>
          <w:rFonts w:ascii="Arial" w:hAnsi="Arial" w:cs="Arial"/>
        </w:rPr>
        <w:t>Nachdem das grobe Softwaregerüst somit festgelegt war, haben wir uns dazu entschieden 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das ein neuer Frame-Controller das Interface implementiert und die Tab-Controller entsprechend ihrer Funktionen benachrichtigt.</w:t>
      </w:r>
    </w:p>
    <w:p w14:paraId="725E012F" w14:textId="327D08AD" w:rsidR="3630B9B1" w:rsidRDefault="3630B9B1" w:rsidP="6E109712">
      <w:pPr>
        <w:spacing w:line="360" w:lineRule="auto"/>
        <w:rPr>
          <w:rFonts w:ascii="Arial" w:hAnsi="Arial" w:cs="Arial"/>
        </w:rPr>
      </w:pPr>
      <w:r w:rsidRPr="6E109712">
        <w:rPr>
          <w:rFonts w:ascii="Arial" w:hAnsi="Arial" w:cs="Arial"/>
        </w:rPr>
        <w:t>Die oben beschriebene Software Architektur als MVC mit vertikaler Dekomposition lässt sich anhand des Komponentendiagramms gut erkennen. Auch die sehr hohe Modularität zwischen den einzelnen</w:t>
      </w:r>
      <w:r w:rsidR="7583E695" w:rsidRPr="6E109712">
        <w:rPr>
          <w:rFonts w:ascii="Arial" w:hAnsi="Arial" w:cs="Arial"/>
        </w:rPr>
        <w:t xml:space="preserve"> Komponenten ist zu </w:t>
      </w:r>
      <w:r w:rsidR="755A881F" w:rsidRPr="6E109712">
        <w:rPr>
          <w:rFonts w:ascii="Arial" w:hAnsi="Arial" w:cs="Arial"/>
        </w:rPr>
        <w:t>erkennen</w:t>
      </w:r>
      <w:r w:rsidR="7583E695" w:rsidRPr="6E109712">
        <w:rPr>
          <w:rFonts w:ascii="Arial" w:hAnsi="Arial" w:cs="Arial"/>
        </w:rPr>
        <w:t>, so sind bis auf die Projektdatenstruktur alle Elemente austauschba</w:t>
      </w:r>
      <w:r w:rsidR="03DAD952" w:rsidRPr="6E109712">
        <w:rPr>
          <w:rFonts w:ascii="Arial" w:hAnsi="Arial" w:cs="Arial"/>
        </w:rPr>
        <w:t>r und anpassbar.</w:t>
      </w:r>
      <w:r w:rsidR="4AD377B7" w:rsidRPr="6E109712">
        <w:rPr>
          <w:rFonts w:ascii="Arial" w:hAnsi="Arial" w:cs="Arial"/>
        </w:rPr>
        <w:t xml:space="preserve"> (s. Anhang und </w:t>
      </w:r>
      <w:r w:rsidR="4AD377B7" w:rsidRPr="6E109712">
        <w:rPr>
          <w:rFonts w:ascii="Arial" w:hAnsi="Arial" w:cs="Arial"/>
          <w:b/>
          <w:bCs/>
        </w:rPr>
        <w:t>SWEII_CASE_TOOL/Dokumentation/Dokumente/Design/CASE_TOOL_Diagramms.vpp</w:t>
      </w:r>
      <w:r w:rsidR="4AD377B7" w:rsidRPr="6E109712">
        <w:rPr>
          <w:rFonts w:ascii="Arial" w:hAnsi="Arial" w:cs="Arial"/>
        </w:rPr>
        <w:t xml:space="preserve"> in Visual Paradigm unter Components Diagramm</w:t>
      </w:r>
      <w:r w:rsidR="53578916" w:rsidRPr="6E109712">
        <w:rPr>
          <w:rFonts w:ascii="Arial" w:hAnsi="Arial" w:cs="Arial"/>
        </w:rPr>
        <w:t xml:space="preserve"> </w:t>
      </w:r>
      <w:r w:rsidR="4AD377B7" w:rsidRPr="6E109712">
        <w:rPr>
          <w:rFonts w:ascii="Arial" w:hAnsi="Arial" w:cs="Arial"/>
        </w:rPr>
        <w:t>(s.</w:t>
      </w:r>
      <w:r w:rsidR="3321F8DA" w:rsidRPr="6E109712">
        <w:rPr>
          <w:rFonts w:ascii="Arial" w:hAnsi="Arial" w:cs="Arial"/>
        </w:rPr>
        <w:t xml:space="preserve"> Anleitung aus Kapitel 2</w:t>
      </w:r>
      <w:r w:rsidR="4AD377B7" w:rsidRPr="6E109712">
        <w:rPr>
          <w:rFonts w:ascii="Arial" w:hAnsi="Arial" w:cs="Arial"/>
        </w:rPr>
        <w:t>))</w:t>
      </w:r>
    </w:p>
    <w:p w14:paraId="4985653A" w14:textId="246F6E7D" w:rsidR="6E109712" w:rsidRDefault="6E109712" w:rsidP="6E109712">
      <w:pPr>
        <w:spacing w:line="360" w:lineRule="auto"/>
        <w:rPr>
          <w:rFonts w:ascii="Arial" w:hAnsi="Arial" w:cs="Arial"/>
        </w:rPr>
      </w:pPr>
    </w:p>
    <w:p w14:paraId="4D64CABB" w14:textId="0F0AAA3B" w:rsidR="00997643" w:rsidRDefault="00997643" w:rsidP="00997643">
      <w:pPr>
        <w:pStyle w:val="Heading1"/>
        <w:numPr>
          <w:ilvl w:val="1"/>
          <w:numId w:val="5"/>
        </w:numPr>
        <w:spacing w:line="360" w:lineRule="auto"/>
        <w:jc w:val="both"/>
        <w:rPr>
          <w:rFonts w:ascii="Arial" w:hAnsi="Arial" w:cs="Arial"/>
          <w:color w:val="auto"/>
          <w:sz w:val="32"/>
          <w:szCs w:val="24"/>
        </w:rPr>
      </w:pPr>
      <w:bookmarkStart w:id="28" w:name="_Toc43292557"/>
      <w:r w:rsidRPr="00997643">
        <w:rPr>
          <w:rFonts w:ascii="Arial" w:hAnsi="Arial" w:cs="Arial"/>
          <w:color w:val="auto"/>
          <w:sz w:val="32"/>
          <w:szCs w:val="24"/>
        </w:rPr>
        <w:t>MODEL</w:t>
      </w:r>
      <w:bookmarkEnd w:id="28"/>
    </w:p>
    <w:p w14:paraId="60D84CFF" w14:textId="1565B60A" w:rsidR="00471E78" w:rsidRDefault="00BE7083" w:rsidP="00BE7083">
      <w:pPr>
        <w:pStyle w:val="Heading1"/>
        <w:numPr>
          <w:ilvl w:val="2"/>
          <w:numId w:val="5"/>
        </w:numPr>
        <w:spacing w:line="360" w:lineRule="auto"/>
        <w:jc w:val="both"/>
        <w:rPr>
          <w:rFonts w:ascii="Arial" w:hAnsi="Arial" w:cs="Arial"/>
          <w:color w:val="auto"/>
          <w:sz w:val="28"/>
          <w:szCs w:val="22"/>
        </w:rPr>
      </w:pPr>
      <w:bookmarkStart w:id="29" w:name="_Toc43292558"/>
      <w:r w:rsidRPr="00BE7083">
        <w:rPr>
          <w:rFonts w:ascii="Arial" w:hAnsi="Arial" w:cs="Arial"/>
          <w:color w:val="auto"/>
          <w:sz w:val="28"/>
          <w:szCs w:val="22"/>
        </w:rPr>
        <w:t>Projektdaten</w:t>
      </w:r>
      <w:bookmarkEnd w:id="29"/>
    </w:p>
    <w:p w14:paraId="088110E8" w14:textId="482A0E8B" w:rsidR="00194159" w:rsidRDefault="00194159" w:rsidP="003912C6">
      <w:pPr>
        <w:spacing w:line="360" w:lineRule="auto"/>
        <w:rPr>
          <w:rFonts w:ascii="Arial" w:hAnsi="Arial" w:cs="Arial"/>
        </w:rPr>
      </w:pPr>
      <w:r>
        <w:rPr>
          <w:rFonts w:ascii="Arial" w:hAnsi="Arial" w:cs="Arial"/>
        </w:rPr>
        <w:t>ERKLÄREN WARUM PUBLIC</w:t>
      </w:r>
    </w:p>
    <w:p w14:paraId="3ABD3D0F" w14:textId="69A20AB1" w:rsidR="003912C6" w:rsidRPr="00083A96" w:rsidRDefault="003912C6" w:rsidP="003912C6">
      <w:pPr>
        <w:spacing w:line="360" w:lineRule="auto"/>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Zielbestimmung</w:t>
      </w:r>
    </w:p>
    <w:p w14:paraId="0258800C" w14:textId="4B56F511"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Produktumgebung</w:t>
      </w:r>
    </w:p>
    <w:p w14:paraId="414AE8D1"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Produktfunktionen</w:t>
      </w:r>
    </w:p>
    <w:p w14:paraId="71D279FB"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Produktdaten</w:t>
      </w:r>
    </w:p>
    <w:p w14:paraId="329E8D24"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Aufwandschätzdaten</w:t>
      </w:r>
    </w:p>
    <w:p w14:paraId="07997AC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Schätzkonfiguration</w:t>
      </w:r>
    </w:p>
    <w:p w14:paraId="26077F21" w14:textId="357A7108" w:rsidR="003912C6" w:rsidRDefault="003912C6" w:rsidP="003912C6">
      <w:pPr>
        <w:spacing w:line="360" w:lineRule="auto"/>
        <w:rPr>
          <w:rFonts w:ascii="Arial" w:hAnsi="Arial" w:cs="Arial"/>
        </w:rPr>
      </w:pPr>
      <w:r w:rsidRPr="6E109712">
        <w:rPr>
          <w:rFonts w:ascii="Arial" w:hAnsi="Arial" w:cs="Arial"/>
        </w:rPr>
        <w:t>Die Daten sind Projektbezogen und unabhängig von anderen Projekten, somit lassen sich die oben angeführten Informationen in einer Projektdaten</w:t>
      </w:r>
      <w:r w:rsidR="00C947E0" w:rsidRPr="6E109712">
        <w:rPr>
          <w:rFonts w:ascii="Arial" w:hAnsi="Arial" w:cs="Arial"/>
        </w:rPr>
        <w:t>-</w:t>
      </w:r>
      <w:r w:rsidRPr="6E109712">
        <w:rPr>
          <w:rFonts w:ascii="Arial" w:hAnsi="Arial" w:cs="Arial"/>
        </w:rPr>
        <w:t xml:space="preserve">Struktur kapseln. Es ist zudem zu erkennen, dass bestimmte Informationen ähnlich strukturiert sind. Hierfür lässt sich auf einer höheren Abstraktionsebene durch abstrakte Klassendefinitionen eine </w:t>
      </w:r>
      <w:commentRangeStart w:id="30"/>
      <w:commentRangeStart w:id="31"/>
      <w:r w:rsidRPr="6E109712">
        <w:rPr>
          <w:rFonts w:ascii="Arial" w:hAnsi="Arial" w:cs="Arial"/>
        </w:rPr>
        <w:t xml:space="preserve">allgemeine Beschreibung für Projektinformationen und Produktinhalte finden. </w:t>
      </w:r>
      <w:commentRangeEnd w:id="30"/>
      <w:r>
        <w:rPr>
          <w:rStyle w:val="CommentReference"/>
        </w:rPr>
        <w:commentReference w:id="30"/>
      </w:r>
      <w:commentRangeEnd w:id="31"/>
      <w:r>
        <w:rPr>
          <w:rStyle w:val="CommentReference"/>
        </w:rPr>
        <w:commentReference w:id="31"/>
      </w:r>
      <w:commentRangeStart w:id="32"/>
      <w:commentRangeStart w:id="33"/>
      <w:r w:rsidRPr="6E109712">
        <w:rPr>
          <w:rFonts w:ascii="Arial" w:hAnsi="Arial" w:cs="Arial"/>
        </w:rPr>
        <w:t>Dabei besteht eine Projektinformation aus den Bestandteilen „Titel“ und „Inhalt“ über die den Titel und Inhalt lässt sich Zielbestimmung</w:t>
      </w:r>
      <w:r w:rsidR="003D10F0" w:rsidRPr="6E109712">
        <w:rPr>
          <w:rFonts w:ascii="Arial" w:hAnsi="Arial" w:cs="Arial"/>
        </w:rPr>
        <w:t>,</w:t>
      </w:r>
      <w:r w:rsidRPr="6E109712">
        <w:rPr>
          <w:rFonts w:ascii="Arial" w:hAnsi="Arial" w:cs="Arial"/>
        </w:rPr>
        <w:t xml:space="preserve"> Produkt</w:t>
      </w:r>
      <w:r w:rsidR="00F56AB9" w:rsidRPr="6E109712">
        <w:rPr>
          <w:rFonts w:ascii="Arial" w:hAnsi="Arial" w:cs="Arial"/>
        </w:rPr>
        <w:t>einsatz</w:t>
      </w:r>
      <w:r w:rsidRPr="6E109712">
        <w:rPr>
          <w:rFonts w:ascii="Arial" w:hAnsi="Arial" w:cs="Arial"/>
        </w:rPr>
        <w:t xml:space="preserve"> und die Produktumgebung eindeutig Beschreibung und voneinander differenzieren</w:t>
      </w:r>
      <w:commentRangeEnd w:id="32"/>
      <w:r>
        <w:rPr>
          <w:rStyle w:val="CommentReference"/>
        </w:rPr>
        <w:commentReference w:id="32"/>
      </w:r>
      <w:commentRangeEnd w:id="33"/>
      <w:r>
        <w:rPr>
          <w:rStyle w:val="CommentReference"/>
        </w:rPr>
        <w:commentReference w:id="33"/>
      </w:r>
      <w:r w:rsidRPr="6E109712">
        <w:rPr>
          <w:rFonts w:ascii="Arial" w:hAnsi="Arial" w:cs="Arial"/>
        </w:rPr>
        <w:t xml:space="preserve">. Gleiches gilt ebenso für die Produktinhalte. </w:t>
      </w:r>
      <w:commentRangeStart w:id="34"/>
      <w:commentRangeStart w:id="35"/>
      <w:commentRangeStart w:id="36"/>
      <w:r w:rsidRPr="6E109712">
        <w:rPr>
          <w:rFonts w:ascii="Arial" w:hAnsi="Arial" w:cs="Arial"/>
        </w:rPr>
        <w:t xml:space="preserve">Diese lassen sich </w:t>
      </w:r>
      <w:r w:rsidR="08583DB7" w:rsidRPr="6E109712">
        <w:rPr>
          <w:rFonts w:ascii="Arial" w:hAnsi="Arial" w:cs="Arial"/>
        </w:rPr>
        <w:t>durch Abstrahieren</w:t>
      </w:r>
      <w:r w:rsidRPr="6E109712">
        <w:rPr>
          <w:rFonts w:ascii="Arial" w:hAnsi="Arial" w:cs="Arial"/>
        </w:rPr>
        <w:t xml:space="preserve"> in dem sie alle eine ID besitzen eine DET Gewicht eine Function Point Gewicht sowie eine Function Point Kategorie.</w:t>
      </w:r>
      <w:commentRangeEnd w:id="34"/>
      <w:r>
        <w:rPr>
          <w:rStyle w:val="CommentReference"/>
        </w:rPr>
        <w:commentReference w:id="34"/>
      </w:r>
      <w:commentRangeEnd w:id="35"/>
      <w:r>
        <w:rPr>
          <w:rStyle w:val="CommentReference"/>
        </w:rPr>
        <w:commentReference w:id="35"/>
      </w:r>
      <w:commentRangeEnd w:id="36"/>
      <w:r>
        <w:rPr>
          <w:rStyle w:val="CommentReference"/>
        </w:rPr>
        <w:commentReference w:id="36"/>
      </w:r>
      <w:r w:rsidRPr="6E109712">
        <w:rPr>
          <w:rFonts w:ascii="Arial" w:hAnsi="Arial" w:cs="Arial"/>
        </w:rPr>
        <w:t xml:space="preserve"> Detailinformationen, in denen sich Produktdaten und Produktfunktionen unterscheiden</w:t>
      </w:r>
      <w:r w:rsidR="003F1726" w:rsidRPr="6E109712">
        <w:rPr>
          <w:rFonts w:ascii="Arial" w:hAnsi="Arial" w:cs="Arial"/>
        </w:rPr>
        <w:t xml:space="preserve">, </w:t>
      </w:r>
      <w:r w:rsidRPr="6E109712">
        <w:rPr>
          <w:rFonts w:ascii="Arial" w:hAnsi="Arial" w:cs="Arial"/>
        </w:rPr>
        <w:t xml:space="preserve">werden in den separaten Klassen definiert. Jede der beiden Klassen erbt ebenso ein </w:t>
      </w:r>
      <w:r w:rsidRPr="6E109712">
        <w:rPr>
          <w:rFonts w:ascii="Arial" w:hAnsi="Arial" w:cs="Arial"/>
          <w:i/>
          <w:iCs/>
        </w:rPr>
        <w:t>calculateWeight</w:t>
      </w:r>
      <w:r w:rsidRPr="6E109712">
        <w:rPr>
          <w:rFonts w:ascii="Arial" w:hAnsi="Arial" w:cs="Arial"/>
        </w:rPr>
        <w:t xml:space="preserve"> Methode, die die Berechnung des FP Gewichts anhand</w:t>
      </w:r>
      <w:r w:rsidR="003F1726" w:rsidRPr="6E109712">
        <w:rPr>
          <w:rFonts w:ascii="Arial" w:hAnsi="Arial" w:cs="Arial"/>
        </w:rPr>
        <w:t xml:space="preserve"> einer vor</w:t>
      </w:r>
      <w:r w:rsidRPr="6E109712">
        <w:rPr>
          <w:rFonts w:ascii="Arial" w:hAnsi="Arial" w:cs="Arial"/>
        </w:rPr>
        <w:t>spezifizierte</w:t>
      </w:r>
      <w:r w:rsidR="003F1726" w:rsidRPr="6E109712">
        <w:rPr>
          <w:rFonts w:ascii="Arial" w:hAnsi="Arial" w:cs="Arial"/>
        </w:rPr>
        <w:t>n</w:t>
      </w:r>
      <w:r w:rsidRPr="6E109712">
        <w:rPr>
          <w:rFonts w:ascii="Arial" w:hAnsi="Arial" w:cs="Arial"/>
        </w:rPr>
        <w:t xml:space="preserve"> Tabelle durchführen soll. Die </w:t>
      </w:r>
      <w:r w:rsidR="00553B3C" w:rsidRPr="6E109712">
        <w:rPr>
          <w:rFonts w:ascii="Arial" w:hAnsi="Arial" w:cs="Arial"/>
        </w:rPr>
        <w:t>Daten der Aufwandsschätzung</w:t>
      </w:r>
      <w:r w:rsidRPr="6E109712">
        <w:rPr>
          <w:rFonts w:ascii="Arial" w:hAnsi="Arial" w:cs="Arial"/>
        </w:rPr>
        <w:t xml:space="preserve"> beinhalten alle Daten für </w:t>
      </w:r>
      <w:r w:rsidR="00FA6A27" w:rsidRPr="6E109712">
        <w:rPr>
          <w:rFonts w:ascii="Arial" w:hAnsi="Arial" w:cs="Arial"/>
        </w:rPr>
        <w:t xml:space="preserve">Analyse entsprechend </w:t>
      </w:r>
      <w:r w:rsidRPr="6E109712">
        <w:rPr>
          <w:rFonts w:ascii="Arial" w:hAnsi="Arial" w:cs="Arial"/>
        </w:rPr>
        <w:t>d</w:t>
      </w:r>
      <w:r w:rsidR="00FA6A27" w:rsidRPr="6E109712">
        <w:rPr>
          <w:rFonts w:ascii="Arial" w:hAnsi="Arial" w:cs="Arial"/>
        </w:rPr>
        <w:t>er</w:t>
      </w:r>
      <w:r w:rsidRPr="6E109712">
        <w:rPr>
          <w:rFonts w:ascii="Arial" w:hAnsi="Arial" w:cs="Arial"/>
        </w:rPr>
        <w:t xml:space="preserve"> Function Point Methode</w:t>
      </w:r>
      <w:r w:rsidR="00FA6A27" w:rsidRPr="6E109712">
        <w:rPr>
          <w:rFonts w:ascii="Arial" w:hAnsi="Arial" w:cs="Arial"/>
        </w:rPr>
        <w:t>.</w:t>
      </w:r>
      <w:r w:rsidRPr="6E109712">
        <w:rPr>
          <w:rFonts w:ascii="Arial" w:hAnsi="Arial" w:cs="Arial"/>
        </w:rPr>
        <w:t xml:space="preserve"> </w:t>
      </w:r>
      <w:r w:rsidR="00FD04F2" w:rsidRPr="6E109712">
        <w:rPr>
          <w:rFonts w:ascii="Arial" w:hAnsi="Arial" w:cs="Arial"/>
        </w:rPr>
        <w:t>Des Weiteren</w:t>
      </w:r>
      <w:r w:rsidRPr="6E109712">
        <w:rPr>
          <w:rFonts w:ascii="Arial" w:hAnsi="Arial" w:cs="Arial"/>
        </w:rPr>
        <w:t xml:space="preserve"> beinhaltet die Schätzkonfiguration </w:t>
      </w:r>
      <w:r w:rsidR="00213024" w:rsidRPr="6E109712">
        <w:rPr>
          <w:rFonts w:ascii="Arial" w:hAnsi="Arial" w:cs="Arial"/>
        </w:rPr>
        <w:t>Faktoren</w:t>
      </w:r>
      <w:r w:rsidRPr="6E109712">
        <w:rPr>
          <w:rFonts w:ascii="Arial" w:hAnsi="Arial" w:cs="Arial"/>
        </w:rPr>
        <w:t xml:space="preserve">, die die </w:t>
      </w:r>
      <w:r w:rsidR="00213024" w:rsidRPr="6E109712">
        <w:rPr>
          <w:rFonts w:ascii="Arial" w:hAnsi="Arial" w:cs="Arial"/>
        </w:rPr>
        <w:t xml:space="preserve">Aufwandsschätzung </w:t>
      </w:r>
      <w:r w:rsidRPr="6E109712">
        <w:rPr>
          <w:rFonts w:ascii="Arial" w:hAnsi="Arial" w:cs="Arial"/>
        </w:rPr>
        <w:t>beeinflussen. Aus de</w:t>
      </w:r>
      <w:r w:rsidR="00213024" w:rsidRPr="6E109712">
        <w:rPr>
          <w:rFonts w:ascii="Arial" w:hAnsi="Arial" w:cs="Arial"/>
        </w:rPr>
        <w:t xml:space="preserve">n </w:t>
      </w:r>
      <w:r w:rsidRPr="6E109712">
        <w:rPr>
          <w:rFonts w:ascii="Arial" w:hAnsi="Arial" w:cs="Arial"/>
        </w:rPr>
        <w:t>Anforderung</w:t>
      </w:r>
      <w:r w:rsidR="00213024" w:rsidRPr="6E109712">
        <w:rPr>
          <w:rFonts w:ascii="Arial" w:hAnsi="Arial" w:cs="Arial"/>
        </w:rPr>
        <w:t>en</w:t>
      </w:r>
      <w:r w:rsidRPr="6E109712">
        <w:rPr>
          <w:rFonts w:ascii="Arial" w:hAnsi="Arial" w:cs="Arial"/>
        </w:rPr>
        <w:t xml:space="preserve"> geht hervor, dass Schätzkonfigurationen exportiert und importiert werden sollen, daher wird die Schätzkonfiguration in eine separate Klasse ausgelagert (s. 3.1.2).</w:t>
      </w:r>
    </w:p>
    <w:p w14:paraId="5794F0A4" w14:textId="3FFC4F99" w:rsidR="024FE827" w:rsidRDefault="024FE827" w:rsidP="6E109712">
      <w:pPr>
        <w:spacing w:line="360" w:lineRule="auto"/>
        <w:rPr>
          <w:rFonts w:ascii="Arial" w:hAnsi="Arial" w:cs="Arial"/>
        </w:rPr>
      </w:pPr>
      <w:r w:rsidRPr="6E109712">
        <w:rPr>
          <w:rFonts w:ascii="Arial" w:hAnsi="Arial" w:cs="Arial"/>
        </w:rPr>
        <w:t xml:space="preserve">Die Variablen der Subklassen von M_PROJECTDATA sind öffentlich sichtbar (public), da </w:t>
      </w:r>
      <w:r w:rsidR="13066E43" w:rsidRPr="6E109712">
        <w:rPr>
          <w:rFonts w:ascii="Arial" w:hAnsi="Arial" w:cs="Arial"/>
        </w:rPr>
        <w:t>diese Variablen vom User jederzeit einsehbar und veränderbar sind.</w:t>
      </w:r>
    </w:p>
    <w:p w14:paraId="08A4EB3C" w14:textId="77777777" w:rsidR="003912C6" w:rsidRDefault="003912C6" w:rsidP="003912C6">
      <w:pPr>
        <w:spacing w:line="360" w:lineRule="auto"/>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3912C6">
      <w:pPr>
        <w:spacing w:line="360" w:lineRule="auto"/>
        <w:rPr>
          <w:rFonts w:ascii="Arial" w:hAnsi="Arial" w:cs="Arial"/>
        </w:rPr>
      </w:pPr>
      <w:commentRangeStart w:id="37"/>
      <w:commentRangeStart w:id="38"/>
      <w:commentRangeEnd w:id="37"/>
      <w:r>
        <w:rPr>
          <w:rStyle w:val="CommentReference"/>
        </w:rPr>
        <w:commentReference w:id="37"/>
      </w:r>
      <w:r w:rsidR="2BD5A0BC">
        <w:t xml:space="preserve"> </w:t>
      </w:r>
      <w:r w:rsidR="2BD5A0BC">
        <w:rPr>
          <w:noProof/>
        </w:rPr>
        <w:drawing>
          <wp:inline distT="0" distB="0" distL="0" distR="0" wp14:anchorId="6193BA57" wp14:editId="6D10D60E">
            <wp:extent cx="6088331" cy="1333500"/>
            <wp:effectExtent l="0" t="0" r="8255" b="0"/>
            <wp:docPr id="96047076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32">
                      <a:extLst>
                        <a:ext uri="{28A0092B-C50C-407E-A947-70E740481C1C}">
                          <a14:useLocalDpi xmlns:a14="http://schemas.microsoft.com/office/drawing/2010/main" val="0"/>
                        </a:ext>
                      </a:extLst>
                    </a:blip>
                    <a:stretch>
                      <a:fillRect/>
                    </a:stretch>
                  </pic:blipFill>
                  <pic:spPr>
                    <a:xfrm>
                      <a:off x="0" y="0"/>
                      <a:ext cx="6088331" cy="1333500"/>
                    </a:xfrm>
                    <a:prstGeom prst="rect">
                      <a:avLst/>
                    </a:prstGeom>
                  </pic:spPr>
                </pic:pic>
              </a:graphicData>
            </a:graphic>
          </wp:inline>
        </w:drawing>
      </w:r>
      <w:commentRangeEnd w:id="38"/>
      <w:r>
        <w:rPr>
          <w:rStyle w:val="CommentReference"/>
        </w:rPr>
        <w:commentReference w:id="38"/>
      </w:r>
    </w:p>
    <w:p w14:paraId="0A9EBA94" w14:textId="5F1304FE" w:rsidR="003912C6" w:rsidRDefault="003912C6" w:rsidP="003912C6">
      <w:pPr>
        <w:spacing w:line="360" w:lineRule="auto"/>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7FFCA3FA" w:rsidR="003912C6" w:rsidRDefault="003912C6" w:rsidP="003912C6">
      <w:pPr>
        <w:spacing w:line="360" w:lineRule="auto"/>
        <w:rPr>
          <w:rFonts w:ascii="Arial" w:hAnsi="Arial" w:cs="Arial"/>
          <w:sz w:val="26"/>
          <w:szCs w:val="26"/>
        </w:rPr>
      </w:pPr>
      <w:r w:rsidRPr="00115ACA">
        <w:rPr>
          <w:rFonts w:ascii="Arial" w:hAnsi="Arial" w:cs="Arial"/>
          <w:sz w:val="26"/>
          <w:szCs w:val="26"/>
        </w:rPr>
        <w:t xml:space="preserve">FACTORY </w:t>
      </w:r>
      <w:r w:rsidRPr="008B7290">
        <w:rPr>
          <w:rFonts w:ascii="Arial" w:hAnsi="Arial" w:cs="Arial"/>
          <w:sz w:val="26"/>
          <w:szCs w:val="26"/>
        </w:rPr>
        <w:t>MET</w:t>
      </w:r>
      <w:r w:rsidR="008B7290">
        <w:rPr>
          <w:rFonts w:ascii="Arial" w:hAnsi="Arial" w:cs="Arial"/>
          <w:sz w:val="26"/>
          <w:szCs w:val="26"/>
        </w:rPr>
        <w:t>H</w:t>
      </w:r>
      <w:r w:rsidRPr="008B7290">
        <w:rPr>
          <w:rFonts w:ascii="Arial" w:hAnsi="Arial" w:cs="Arial"/>
          <w:sz w:val="26"/>
          <w:szCs w:val="26"/>
        </w:rPr>
        <w:t xml:space="preserve">ODE </w:t>
      </w:r>
      <w:r w:rsidRPr="00115ACA">
        <w:rPr>
          <w:rFonts w:ascii="Arial" w:hAnsi="Arial" w:cs="Arial"/>
          <w:sz w:val="26"/>
          <w:szCs w:val="26"/>
        </w:rPr>
        <w:t>FÜR PRODUKTINHALTE</w:t>
      </w:r>
    </w:p>
    <w:p w14:paraId="716A3410" w14:textId="1BDD6F26" w:rsidR="003912C6" w:rsidRPr="00115ACA" w:rsidRDefault="003912C6" w:rsidP="003912C6">
      <w:pPr>
        <w:spacing w:line="360" w:lineRule="auto"/>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3912C6"/>
    <w:p w14:paraId="5F1527CC" w14:textId="77777777" w:rsidR="00D01528" w:rsidRDefault="00D01528">
      <w:pPr>
        <w:rPr>
          <w:rFonts w:ascii="Arial" w:eastAsiaTheme="majorEastAsia" w:hAnsi="Arial" w:cs="Arial"/>
          <w:sz w:val="28"/>
        </w:rPr>
      </w:pPr>
      <w:r>
        <w:rPr>
          <w:rFonts w:ascii="Arial" w:hAnsi="Arial" w:cs="Arial"/>
          <w:sz w:val="28"/>
        </w:rPr>
        <w:br w:type="page"/>
      </w:r>
    </w:p>
    <w:p w14:paraId="5FBBE3CD" w14:textId="3A2F2839" w:rsidR="00BE7083" w:rsidRDefault="00163392" w:rsidP="00BE7083">
      <w:pPr>
        <w:pStyle w:val="Heading1"/>
        <w:numPr>
          <w:ilvl w:val="2"/>
          <w:numId w:val="5"/>
        </w:numPr>
        <w:spacing w:line="360" w:lineRule="auto"/>
        <w:jc w:val="both"/>
        <w:rPr>
          <w:rFonts w:ascii="Arial" w:hAnsi="Arial" w:cs="Arial"/>
          <w:color w:val="auto"/>
          <w:sz w:val="28"/>
          <w:szCs w:val="28"/>
        </w:rPr>
      </w:pPr>
      <w:bookmarkStart w:id="39" w:name="_Toc43292559"/>
      <w:r>
        <w:rPr>
          <w:noProof/>
        </w:rPr>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6AE524E3" w:rsidRPr="00BE7083">
        <w:rPr>
          <w:rFonts w:ascii="Arial" w:hAnsi="Arial" w:cs="Arial"/>
          <w:color w:val="auto"/>
          <w:sz w:val="28"/>
          <w:szCs w:val="28"/>
        </w:rPr>
        <w:t>Aufwand</w:t>
      </w:r>
      <w:r w:rsidR="65485EFC">
        <w:rPr>
          <w:rFonts w:ascii="Arial" w:hAnsi="Arial" w:cs="Arial"/>
          <w:color w:val="auto"/>
          <w:sz w:val="28"/>
          <w:szCs w:val="28"/>
        </w:rPr>
        <w:t>s</w:t>
      </w:r>
      <w:r w:rsidR="6AE524E3" w:rsidRPr="00BE7083">
        <w:rPr>
          <w:rFonts w:ascii="Arial" w:hAnsi="Arial" w:cs="Arial"/>
          <w:color w:val="auto"/>
          <w:sz w:val="28"/>
          <w:szCs w:val="28"/>
        </w:rPr>
        <w:t>abschätzung</w:t>
      </w:r>
      <w:bookmarkEnd w:id="39"/>
    </w:p>
    <w:p w14:paraId="4C6D60DC" w14:textId="46BFCE65" w:rsidR="00D01528" w:rsidRDefault="00BE7083" w:rsidP="00BE7083">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BE7083">
      <w:pPr>
        <w:rPr>
          <w:rFonts w:ascii="Arial" w:hAnsi="Arial" w:cs="Arial"/>
          <w:sz w:val="26"/>
          <w:szCs w:val="26"/>
        </w:rPr>
      </w:pPr>
      <w:r w:rsidRPr="003E1E0B">
        <w:rPr>
          <w:rFonts w:ascii="Arial" w:hAnsi="Arial" w:cs="Arial"/>
          <w:sz w:val="26"/>
          <w:szCs w:val="26"/>
        </w:rPr>
        <w:t>FUNCTIONPOINTESTIMATION</w:t>
      </w:r>
    </w:p>
    <w:p w14:paraId="5C5EF86A" w14:textId="4A70E176" w:rsidR="003E1E0B" w:rsidRDefault="00A62898" w:rsidP="00BE7083">
      <w:r>
        <w:t>Die Klasse der FUNCTIONPOINTESTIMATION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ausgelesen werden. Für die Anzahlen gibt es zusätzlich eine Setter-Methode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BE7083">
      <w:pPr>
        <w:rPr>
          <w:rFonts w:ascii="Arial" w:hAnsi="Arial" w:cs="Arial"/>
          <w:sz w:val="26"/>
          <w:szCs w:val="26"/>
        </w:rPr>
      </w:pPr>
      <w:r w:rsidRPr="003E1E0B">
        <w:rPr>
          <w:rFonts w:ascii="Arial" w:hAnsi="Arial" w:cs="Arial"/>
          <w:sz w:val="26"/>
          <w:szCs w:val="26"/>
        </w:rPr>
        <w:t>CONFIGDATA</w:t>
      </w:r>
    </w:p>
    <w:p w14:paraId="244B9670" w14:textId="1B65924B" w:rsidR="003E1E0B" w:rsidRPr="00BE7083" w:rsidRDefault="001A4745" w:rsidP="00BE7083">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E860A1">
      <w:pPr>
        <w:pStyle w:val="Heading1"/>
        <w:numPr>
          <w:ilvl w:val="1"/>
          <w:numId w:val="5"/>
        </w:numPr>
        <w:spacing w:line="360" w:lineRule="auto"/>
        <w:jc w:val="both"/>
        <w:rPr>
          <w:rFonts w:ascii="Arial" w:hAnsi="Arial" w:cs="Arial"/>
          <w:color w:val="auto"/>
          <w:sz w:val="32"/>
          <w:szCs w:val="24"/>
        </w:rPr>
      </w:pPr>
      <w:bookmarkStart w:id="40" w:name="_Ref43283281"/>
      <w:bookmarkStart w:id="41" w:name="_Toc43292560"/>
      <w:r w:rsidRPr="00997643">
        <w:rPr>
          <w:rFonts w:ascii="Arial" w:hAnsi="Arial" w:cs="Arial"/>
          <w:color w:val="auto"/>
          <w:sz w:val="32"/>
          <w:szCs w:val="24"/>
        </w:rPr>
        <w:t>VIEW</w:t>
      </w:r>
      <w:bookmarkEnd w:id="40"/>
      <w:bookmarkEnd w:id="41"/>
    </w:p>
    <w:p w14:paraId="5E3AC19D" w14:textId="27AFE102" w:rsidR="00E860A1" w:rsidRDefault="2FF90B6D">
      <w:r>
        <w:rPr>
          <w:noProof/>
        </w:rPr>
        <w:drawing>
          <wp:inline distT="0" distB="0" distL="0" distR="0" wp14:anchorId="22CE9F85" wp14:editId="7E4059B3">
            <wp:extent cx="5556740" cy="2464149"/>
            <wp:effectExtent l="0" t="0" r="0" b="0"/>
            <wp:docPr id="1925954744"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4">
                      <a:extLst>
                        <a:ext uri="{28A0092B-C50C-407E-A947-70E740481C1C}">
                          <a14:useLocalDpi xmlns:a14="http://schemas.microsoft.com/office/drawing/2010/main" val="0"/>
                        </a:ext>
                      </a:extLst>
                    </a:blip>
                    <a:stretch>
                      <a:fillRect/>
                    </a:stretch>
                  </pic:blipFill>
                  <pic:spPr>
                    <a:xfrm>
                      <a:off x="0" y="0"/>
                      <a:ext cx="5556740" cy="2464149"/>
                    </a:xfrm>
                    <a:prstGeom prst="rect">
                      <a:avLst/>
                    </a:prstGeom>
                  </pic:spPr>
                </pic:pic>
              </a:graphicData>
            </a:graphic>
          </wp:inline>
        </w:drawing>
      </w:r>
    </w:p>
    <w:p w14:paraId="02D503C4" w14:textId="084B9182" w:rsidR="00E860A1" w:rsidRDefault="00E860A1">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r w:rsidR="00560662" w:rsidRPr="00560662">
        <w:rPr>
          <w:i/>
          <w:iCs/>
        </w:rPr>
        <w:t>show()</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commentRangeStart w:id="42"/>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2"/>
      <w:r w:rsidR="003235D1">
        <w:rPr>
          <w:rStyle w:val="CommentReference"/>
        </w:rPr>
        <w:commentReference w:id="42"/>
      </w:r>
    </w:p>
    <w:p w14:paraId="06F27209" w14:textId="366CA76D" w:rsidR="00DD4FD4" w:rsidRDefault="0062543F">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Function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pPr>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6B221A">
      <w:pPr>
        <w:pStyle w:val="Heading1"/>
        <w:numPr>
          <w:ilvl w:val="1"/>
          <w:numId w:val="5"/>
        </w:numPr>
        <w:spacing w:line="360" w:lineRule="auto"/>
        <w:jc w:val="both"/>
        <w:rPr>
          <w:rFonts w:ascii="Arial" w:hAnsi="Arial" w:cs="Arial"/>
          <w:color w:val="auto"/>
          <w:sz w:val="32"/>
          <w:szCs w:val="24"/>
        </w:rPr>
      </w:pPr>
      <w:bookmarkStart w:id="43" w:name="_Toc43292561"/>
      <w:r w:rsidRPr="00997643">
        <w:rPr>
          <w:rFonts w:ascii="Arial" w:hAnsi="Arial" w:cs="Arial"/>
          <w:color w:val="auto"/>
          <w:sz w:val="32"/>
          <w:szCs w:val="24"/>
        </w:rPr>
        <w:t>CONTROLLER</w:t>
      </w:r>
      <w:bookmarkEnd w:id="43"/>
    </w:p>
    <w:p w14:paraId="7A2EDC13" w14:textId="533DD25A" w:rsidR="00A777FF" w:rsidRPr="00614092" w:rsidRDefault="75FFDD3E" w:rsidP="00614092">
      <w:pPr>
        <w:spacing w:line="360" w:lineRule="auto"/>
        <w:jc w:val="both"/>
        <w:rPr>
          <w:rFonts w:ascii="Arial" w:hAnsi="Arial" w:cs="Arial"/>
        </w:rPr>
      </w:pPr>
      <w:r>
        <w:rPr>
          <w:noProof/>
        </w:rPr>
        <w:drawing>
          <wp:inline distT="0" distB="0" distL="0" distR="0" wp14:anchorId="3681415D" wp14:editId="3A0A4CFF">
            <wp:extent cx="5760720" cy="3538855"/>
            <wp:effectExtent l="0" t="0" r="5080" b="4445"/>
            <wp:docPr id="1660222311"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4" w:name="_Toc21688796"/>
      <w:bookmarkStart w:id="45" w:name="_Toc42508030"/>
      <w:bookmarkStart w:id="46" w:name="_Toc42845985"/>
      <w:bookmarkStart w:id="47" w:name="_Toc42861421"/>
      <w:bookmarkEnd w:id="44"/>
      <w:bookmarkEnd w:id="45"/>
      <w:bookmarkEnd w:id="46"/>
      <w:bookmarkEnd w:id="47"/>
    </w:p>
    <w:p w14:paraId="72768EA0"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48" w:name="_Toc21688797"/>
      <w:bookmarkStart w:id="49" w:name="_Toc42508031"/>
      <w:bookmarkStart w:id="50" w:name="_Toc42845986"/>
      <w:bookmarkStart w:id="51" w:name="_Toc42861422"/>
      <w:bookmarkStart w:id="52" w:name="_Toc43291004"/>
      <w:bookmarkStart w:id="53" w:name="_Toc43291093"/>
      <w:bookmarkStart w:id="54" w:name="_Toc43292562"/>
      <w:bookmarkEnd w:id="48"/>
      <w:bookmarkEnd w:id="49"/>
      <w:bookmarkEnd w:id="50"/>
      <w:bookmarkEnd w:id="51"/>
      <w:bookmarkEnd w:id="52"/>
      <w:bookmarkEnd w:id="53"/>
      <w:bookmarkEnd w:id="54"/>
    </w:p>
    <w:p w14:paraId="4B7BC4AD"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5" w:name="_Toc21688798"/>
      <w:bookmarkStart w:id="56" w:name="_Toc42508032"/>
      <w:bookmarkStart w:id="57" w:name="_Toc42845987"/>
      <w:bookmarkStart w:id="58" w:name="_Toc42861423"/>
      <w:bookmarkStart w:id="59" w:name="_Toc43291005"/>
      <w:bookmarkStart w:id="60" w:name="_Toc43291094"/>
      <w:bookmarkStart w:id="61" w:name="_Toc43292563"/>
      <w:bookmarkEnd w:id="55"/>
      <w:bookmarkEnd w:id="56"/>
      <w:bookmarkEnd w:id="57"/>
      <w:bookmarkEnd w:id="58"/>
      <w:bookmarkEnd w:id="59"/>
      <w:bookmarkEnd w:id="60"/>
      <w:bookmarkEnd w:id="61"/>
    </w:p>
    <w:p w14:paraId="26C773EA" w14:textId="2E03BB47" w:rsidR="00FC01FA" w:rsidRPr="002F26CD" w:rsidRDefault="00614092" w:rsidP="002F26CD">
      <w:pPr>
        <w:spacing w:line="360" w:lineRule="auto"/>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Controller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r w:rsidR="000F6AAB" w:rsidRPr="002F26CD">
        <w:rPr>
          <w:rFonts w:ascii="Arial" w:hAnsi="Arial" w:cs="Arial"/>
          <w:i/>
          <w:iCs/>
        </w:rPr>
        <w:t xml:space="preserve">setLinks()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r w:rsidR="0097158E" w:rsidRPr="002F26CD">
        <w:rPr>
          <w:rFonts w:ascii="Arial" w:hAnsi="Arial" w:cs="Arial"/>
          <w:i/>
          <w:iCs/>
        </w:rPr>
        <w:t>updateProjectData()</w:t>
      </w:r>
      <w:r w:rsidR="0097158E" w:rsidRPr="002F26CD">
        <w:rPr>
          <w:rFonts w:ascii="Arial" w:hAnsi="Arial" w:cs="Arial"/>
        </w:rPr>
        <w:t xml:space="preserve"> aktualisiert seinen speziellen Teil der Projektdaten.</w:t>
      </w:r>
    </w:p>
    <w:p w14:paraId="4138D8C2" w14:textId="0B32BEFE" w:rsidR="003955AD" w:rsidRPr="002F26CD" w:rsidRDefault="00FC01FA" w:rsidP="002F26CD">
      <w:pPr>
        <w:spacing w:line="360" w:lineRule="auto"/>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r w:rsidR="005D2FE9" w:rsidRPr="002F26CD">
        <w:rPr>
          <w:rFonts w:ascii="Arial" w:hAnsi="Arial" w:cs="Arial"/>
          <w:i/>
          <w:iCs/>
        </w:rPr>
        <w:t>currentController</w:t>
      </w:r>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Hidings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34D5D118" w:rsidR="00657F85" w:rsidRDefault="6BB6BCB5" w:rsidP="00134FCF">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r w:rsidR="6BBC3B7B" w:rsidRPr="6E109712">
        <w:rPr>
          <w:rFonts w:ascii="Arial" w:hAnsi="Arial" w:cs="Arial"/>
          <w:color w:val="auto"/>
        </w:rPr>
        <w:t>Prinzipien und Muster</w:t>
      </w:r>
      <w:bookmarkStart w:id="62" w:name="_Toc43292564"/>
      <w:bookmarkEnd w:id="62"/>
    </w:p>
    <w:p w14:paraId="4E4EFB48" w14:textId="706B1522" w:rsidR="00657F85" w:rsidRDefault="00E27202" w:rsidP="00E27202">
      <w:pPr>
        <w:pStyle w:val="Heading1"/>
        <w:numPr>
          <w:ilvl w:val="1"/>
          <w:numId w:val="5"/>
        </w:numPr>
        <w:spacing w:line="360" w:lineRule="auto"/>
        <w:jc w:val="both"/>
        <w:rPr>
          <w:rFonts w:ascii="Arial" w:hAnsi="Arial" w:cs="Arial"/>
          <w:color w:val="auto"/>
          <w:sz w:val="32"/>
          <w:szCs w:val="24"/>
        </w:rPr>
      </w:pPr>
      <w:bookmarkStart w:id="63" w:name="_Toc43292565"/>
      <w:r>
        <w:rPr>
          <w:rFonts w:ascii="Arial" w:hAnsi="Arial" w:cs="Arial"/>
          <w:color w:val="auto"/>
          <w:sz w:val="32"/>
          <w:szCs w:val="24"/>
        </w:rPr>
        <w:t>Interfaces</w:t>
      </w:r>
      <w:bookmarkEnd w:id="63"/>
    </w:p>
    <w:p w14:paraId="6CF14B6F" w14:textId="17463099" w:rsidR="004A437E" w:rsidRDefault="004A437E" w:rsidP="003725AF">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3725AF">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3725AF">
      <w:pPr>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E27202">
      <w:pPr>
        <w:pStyle w:val="Heading1"/>
        <w:numPr>
          <w:ilvl w:val="1"/>
          <w:numId w:val="5"/>
        </w:numPr>
        <w:spacing w:line="360" w:lineRule="auto"/>
        <w:jc w:val="both"/>
        <w:rPr>
          <w:rFonts w:ascii="Arial" w:hAnsi="Arial" w:cs="Arial"/>
          <w:color w:val="auto"/>
          <w:sz w:val="32"/>
          <w:szCs w:val="24"/>
        </w:rPr>
      </w:pPr>
      <w:bookmarkStart w:id="64" w:name="_Toc43292566"/>
      <w:r>
        <w:rPr>
          <w:rFonts w:ascii="Arial" w:hAnsi="Arial" w:cs="Arial"/>
          <w:color w:val="auto"/>
          <w:sz w:val="32"/>
          <w:szCs w:val="24"/>
        </w:rPr>
        <w:t>Singleton</w:t>
      </w:r>
      <w:bookmarkEnd w:id="64"/>
    </w:p>
    <w:p w14:paraId="03112511" w14:textId="77777777" w:rsidR="00107061" w:rsidRDefault="00A25702" w:rsidP="00A25702">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A25702">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r w:rsidR="00BE568E" w:rsidRPr="00AA5225">
        <w:rPr>
          <w:i/>
          <w:iCs/>
        </w:rPr>
        <w:t>setLinks()</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r w:rsidR="004E2971" w:rsidRPr="004E2971">
        <w:rPr>
          <w:i/>
          <w:iCs/>
        </w:rPr>
        <w:t>setLinks()</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r w:rsidR="004E2971" w:rsidRPr="004E2971">
        <w:rPr>
          <w:i/>
          <w:iCs/>
        </w:rPr>
        <w:t>setLinks()</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997643">
      <w:pPr>
        <w:pStyle w:val="Heading1"/>
        <w:numPr>
          <w:ilvl w:val="1"/>
          <w:numId w:val="5"/>
        </w:numPr>
        <w:spacing w:line="360" w:lineRule="auto"/>
        <w:jc w:val="both"/>
        <w:rPr>
          <w:rFonts w:ascii="Arial" w:hAnsi="Arial" w:cs="Arial"/>
          <w:color w:val="auto"/>
          <w:sz w:val="32"/>
          <w:szCs w:val="24"/>
        </w:rPr>
      </w:pPr>
      <w:bookmarkStart w:id="65" w:name="_Toc43292567"/>
      <w:commentRangeStart w:id="66"/>
      <w:r w:rsidRPr="00997643">
        <w:rPr>
          <w:rFonts w:ascii="Arial" w:hAnsi="Arial" w:cs="Arial"/>
          <w:color w:val="auto"/>
          <w:sz w:val="32"/>
          <w:szCs w:val="24"/>
        </w:rPr>
        <w:t>Factory</w:t>
      </w:r>
      <w:commentRangeEnd w:id="66"/>
      <w:r w:rsidR="004F7EA0">
        <w:rPr>
          <w:rStyle w:val="CommentReference"/>
          <w:rFonts w:asciiTheme="minorHAnsi" w:eastAsiaTheme="minorHAnsi" w:hAnsiTheme="minorHAnsi" w:cstheme="minorBidi"/>
          <w:color w:val="auto"/>
        </w:rPr>
        <w:commentReference w:id="66"/>
      </w:r>
      <w:bookmarkEnd w:id="65"/>
    </w:p>
    <w:p w14:paraId="492F6CB0" w14:textId="6C872BB7" w:rsidR="00F56AB9" w:rsidRPr="00F56AB9" w:rsidRDefault="00A25702" w:rsidP="00F56AB9">
      <w:pPr>
        <w:rPr>
          <w:color w:val="C00000"/>
        </w:rPr>
      </w:pPr>
      <w:r w:rsidRPr="00E47010">
        <w:rPr>
          <w:color w:val="C00000"/>
        </w:rPr>
        <w:t>bei Model import/export</w:t>
      </w:r>
      <w:r w:rsidR="00E47010">
        <w:rPr>
          <w:color w:val="C00000"/>
        </w:rPr>
        <w:t xml:space="preserve"> + kurze Erklärung</w:t>
      </w:r>
    </w:p>
    <w:p w14:paraId="7E9205D7" w14:textId="77777777" w:rsidR="000A7A36" w:rsidRDefault="000A7A36" w:rsidP="00A25702">
      <w:pPr>
        <w:rPr>
          <w:color w:val="C00000"/>
        </w:rPr>
      </w:pPr>
    </w:p>
    <w:p w14:paraId="19527747" w14:textId="4E20C794" w:rsidR="00236305" w:rsidRPr="00236305" w:rsidRDefault="000A7A36" w:rsidP="00236305">
      <w:pPr>
        <w:rPr>
          <w:color w:val="C00000"/>
        </w:rPr>
      </w:pPr>
      <w:r>
        <w:rPr>
          <w:color w:val="C00000"/>
        </w:rPr>
        <w:t>evtl. Decorator bei den Controllern?</w:t>
      </w:r>
    </w:p>
    <w:p w14:paraId="5671034F" w14:textId="4C25D88D" w:rsidR="00BC6CDB" w:rsidRPr="00BC6CDB" w:rsidRDefault="00214966" w:rsidP="00BC6CDB">
      <w:pPr>
        <w:rPr>
          <w:color w:val="C00000"/>
        </w:rPr>
      </w:pPr>
      <w:r>
        <w:rPr>
          <w:color w:val="C00000"/>
        </w:rPr>
        <w:t>evtl. Observer wenn es darum geht, wie Projektdaten geändert werden (updateProjectData (push) Methode und updateView (pull))</w:t>
      </w:r>
    </w:p>
    <w:p w14:paraId="027790F7" w14:textId="7779008B" w:rsidR="00B47546" w:rsidRPr="00B47546" w:rsidRDefault="00AC73FE" w:rsidP="00B47546">
      <w:pPr>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A25702">
      <w:pPr>
        <w:rPr>
          <w:color w:val="C00000"/>
        </w:rPr>
      </w:pPr>
      <w:r>
        <w:rPr>
          <w:color w:val="C00000"/>
        </w:rPr>
        <w:t>Komponenten (eig. überall) Haben wir Ports?</w:t>
      </w:r>
    </w:p>
    <w:p w14:paraId="59D490AB" w14:textId="73BF782D" w:rsidR="00E27202" w:rsidRPr="00E27202" w:rsidRDefault="31C768DE" w:rsidP="00E27202">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commentRangeStart w:id="67"/>
      <w:r w:rsidRPr="6E109712">
        <w:rPr>
          <w:rFonts w:ascii="Arial" w:hAnsi="Arial" w:cs="Arial"/>
          <w:color w:val="auto"/>
        </w:rPr>
        <w:t>Programmtests</w:t>
      </w:r>
      <w:commentRangeEnd w:id="67"/>
      <w:r w:rsidR="00E27202">
        <w:rPr>
          <w:rStyle w:val="CommentReference"/>
        </w:rPr>
        <w:commentReference w:id="67"/>
      </w:r>
      <w:bookmarkStart w:id="68" w:name="_Toc43292568"/>
      <w:bookmarkEnd w:id="68"/>
    </w:p>
    <w:p w14:paraId="4A26D1F4" w14:textId="348535C6" w:rsidR="00E27202" w:rsidRDefault="00E27202" w:rsidP="00E27202">
      <w:pPr>
        <w:pStyle w:val="Heading1"/>
        <w:numPr>
          <w:ilvl w:val="1"/>
          <w:numId w:val="5"/>
        </w:numPr>
        <w:spacing w:line="360" w:lineRule="auto"/>
        <w:jc w:val="both"/>
        <w:rPr>
          <w:rFonts w:ascii="Arial" w:hAnsi="Arial" w:cs="Arial"/>
          <w:color w:val="auto"/>
          <w:sz w:val="32"/>
          <w:szCs w:val="24"/>
        </w:rPr>
      </w:pPr>
      <w:bookmarkStart w:id="69" w:name="_Toc43292569"/>
      <w:r w:rsidRPr="00E27202">
        <w:rPr>
          <w:rFonts w:ascii="Arial" w:hAnsi="Arial" w:cs="Arial"/>
          <w:color w:val="auto"/>
          <w:sz w:val="32"/>
          <w:szCs w:val="24"/>
        </w:rPr>
        <w:t>Import/Export</w:t>
      </w:r>
      <w:bookmarkEnd w:id="69"/>
    </w:p>
    <w:p w14:paraId="1B386706" w14:textId="1402E353" w:rsidR="002D0B6C" w:rsidRDefault="002D0B6C" w:rsidP="002D0B6C">
      <w:r>
        <w:t>Für den Export und Import wurde die JAXB API verwendet. Diese ermöglicht es JAVA Objekte in XML-Dateien und XML-Dateien in JAVA Objekte zu konvertieren.</w:t>
      </w:r>
    </w:p>
    <w:p w14:paraId="098317B4" w14:textId="2A4A4219" w:rsidR="00BB4BE4" w:rsidRDefault="002D0B6C" w:rsidP="002D0B6C">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C0798A">
      <w:pPr>
        <w:pStyle w:val="Heading1"/>
        <w:numPr>
          <w:ilvl w:val="2"/>
          <w:numId w:val="5"/>
        </w:numPr>
        <w:spacing w:line="360" w:lineRule="auto"/>
        <w:jc w:val="both"/>
        <w:rPr>
          <w:rFonts w:ascii="Arial" w:hAnsi="Arial" w:cs="Arial"/>
          <w:color w:val="auto"/>
          <w:sz w:val="28"/>
          <w:szCs w:val="22"/>
        </w:rPr>
      </w:pPr>
      <w:bookmarkStart w:id="70" w:name="_Toc43292570"/>
      <w:r w:rsidRPr="00C0798A">
        <w:rPr>
          <w:rFonts w:ascii="Arial" w:hAnsi="Arial" w:cs="Arial"/>
          <w:color w:val="auto"/>
          <w:sz w:val="28"/>
          <w:szCs w:val="22"/>
        </w:rPr>
        <w:t>Import</w:t>
      </w:r>
      <w:bookmarkEnd w:id="70"/>
    </w:p>
    <w:p w14:paraId="527046DC" w14:textId="43BB8F73" w:rsidR="00C5765B" w:rsidRDefault="00BB4BE4" w:rsidP="002D0B6C">
      <w:commentRangeStart w:id="71"/>
      <w:r>
        <w:t>In M_IMPORT gibt es die beiden</w:t>
      </w:r>
      <w:r w:rsidR="00FF72A4">
        <w:t xml:space="preserve"> überladenden</w:t>
      </w:r>
      <w:r>
        <w:t xml:space="preserve"> Methoden </w:t>
      </w:r>
      <w:r w:rsidRPr="00414BE3">
        <w:rPr>
          <w:i/>
          <w:iCs/>
        </w:rPr>
        <w:t>importProject</w:t>
      </w:r>
      <w:r w:rsidR="00C5765B">
        <w:t xml:space="preserve">. </w:t>
      </w:r>
      <w:commentRangeEnd w:id="71"/>
      <w:r w:rsidR="00BE6272">
        <w:rPr>
          <w:rStyle w:val="CommentReference"/>
        </w:rPr>
        <w:commentReference w:id="71"/>
      </w:r>
    </w:p>
    <w:p w14:paraId="147B33E5" w14:textId="398BA24E" w:rsidR="002D0B6C" w:rsidRDefault="00C5765B" w:rsidP="002D0B6C">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ED3DFC">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A903A5">
      <w:pPr>
        <w:pStyle w:val="ListParagraph"/>
        <w:numPr>
          <w:ilvl w:val="0"/>
          <w:numId w:val="13"/>
        </w:numPr>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A903A5">
      <w:pPr>
        <w:pStyle w:val="ListParagraph"/>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A20AB1">
      <w:pPr>
        <w:pStyle w:val="ListParagraph"/>
        <w:numPr>
          <w:ilvl w:val="0"/>
          <w:numId w:val="13"/>
        </w:numPr>
        <w:rPr>
          <w:b/>
          <w:bCs/>
        </w:rPr>
      </w:pPr>
      <w:r>
        <w:rPr>
          <w:b/>
          <w:bCs/>
        </w:rPr>
        <w:t xml:space="preserve">Der </w:t>
      </w:r>
      <w:r w:rsidR="00456FD9">
        <w:rPr>
          <w:b/>
          <w:bCs/>
        </w:rPr>
        <w:t>Dateip</w:t>
      </w:r>
      <w:r>
        <w:rPr>
          <w:b/>
          <w:bCs/>
        </w:rPr>
        <w:t>fad ist „null“</w:t>
      </w:r>
    </w:p>
    <w:p w14:paraId="26F35CF4" w14:textId="77777777" w:rsidR="00EA2DAC" w:rsidRPr="00A903A5" w:rsidRDefault="008D0E66" w:rsidP="00EA2DAC">
      <w:pPr>
        <w:pStyle w:val="ListParagraph"/>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EA2DAC">
      <w:pPr>
        <w:pStyle w:val="ListParagraph"/>
        <w:rPr>
          <w:b/>
          <w:bCs/>
        </w:rPr>
      </w:pPr>
      <w:r>
        <w:rPr>
          <w:b/>
          <w:bCs/>
        </w:rPr>
        <w:t>Bei der Konvertierung mit JAXB tritt ein Problem auf</w:t>
      </w:r>
    </w:p>
    <w:p w14:paraId="6530D7AC" w14:textId="2C839EED" w:rsidR="008D0E66" w:rsidRPr="00EA2DAC" w:rsidRDefault="008D0E66" w:rsidP="00EA2DAC">
      <w:pPr>
        <w:pStyle w:val="ListParagraph"/>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8D0E66">
      <w:pPr>
        <w:pStyle w:val="ListParagraph"/>
        <w:numPr>
          <w:ilvl w:val="0"/>
          <w:numId w:val="13"/>
        </w:numPr>
        <w:rPr>
          <w:b/>
          <w:bCs/>
        </w:rPr>
      </w:pPr>
      <w:r>
        <w:rPr>
          <w:b/>
          <w:bCs/>
        </w:rPr>
        <w:t>Die Methode wirft keinen Fehler</w:t>
      </w:r>
    </w:p>
    <w:p w14:paraId="644A63B8" w14:textId="4EBEA7C1" w:rsidR="00A910D5" w:rsidRDefault="00A910D5" w:rsidP="00A910D5">
      <w:pPr>
        <w:pStyle w:val="ListParagraph"/>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B76FCD">
      <w:pPr>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A910D5">
      <w:pPr>
        <w:pStyle w:val="ListParagraph"/>
        <w:rPr>
          <w:b/>
          <w:bCs/>
        </w:rPr>
      </w:pPr>
      <w:r w:rsidRPr="0047024F">
        <w:rPr>
          <w:b/>
          <w:bCs/>
          <w:noProof/>
          <w:lang w:val="en-GB"/>
        </w:rPr>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ED3DFC"/>
    <w:p w14:paraId="18996328" w14:textId="77777777" w:rsidR="0047024F" w:rsidRDefault="0047024F">
      <w:r>
        <w:br w:type="page"/>
      </w:r>
    </w:p>
    <w:p w14:paraId="1EB59882" w14:textId="57CA2AA1" w:rsidR="0047024F" w:rsidRDefault="00C5765B" w:rsidP="002D0B6C">
      <w:r>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7024F">
      <w:r>
        <w:t>Bei der Ausführung dieser Methode kann es zu 5 Fällen kommen, welche auch die Äquivalenzklassen darstellen:</w:t>
      </w:r>
    </w:p>
    <w:p w14:paraId="4FD95653" w14:textId="77777777" w:rsidR="0047024F" w:rsidRDefault="0047024F" w:rsidP="0047024F">
      <w:pPr>
        <w:pStyle w:val="ListParagraph"/>
        <w:numPr>
          <w:ilvl w:val="0"/>
          <w:numId w:val="13"/>
        </w:numPr>
        <w:rPr>
          <w:b/>
          <w:bCs/>
        </w:rPr>
      </w:pPr>
      <w:r>
        <w:rPr>
          <w:b/>
          <w:bCs/>
        </w:rPr>
        <w:t>Die Datei, welche durch den Dateipfad gegeben ist, existiert nicht</w:t>
      </w:r>
    </w:p>
    <w:p w14:paraId="5FD188E4" w14:textId="77777777" w:rsidR="0047024F" w:rsidRPr="00A903A5" w:rsidRDefault="0047024F" w:rsidP="0047024F">
      <w:pPr>
        <w:pStyle w:val="ListParagraph"/>
        <w:rPr>
          <w:b/>
          <w:bCs/>
        </w:rPr>
      </w:pPr>
      <w:r>
        <w:t>→ falls dies eintritt wird eine InvalidPathException geworfen, auf welche beim Testen geprüft wird</w:t>
      </w:r>
    </w:p>
    <w:p w14:paraId="047D6B66" w14:textId="77777777" w:rsidR="0047024F" w:rsidRDefault="0047024F" w:rsidP="0047024F">
      <w:pPr>
        <w:pStyle w:val="ListParagraph"/>
        <w:numPr>
          <w:ilvl w:val="0"/>
          <w:numId w:val="13"/>
        </w:numPr>
        <w:rPr>
          <w:b/>
          <w:bCs/>
        </w:rPr>
      </w:pPr>
      <w:r>
        <w:rPr>
          <w:b/>
          <w:bCs/>
        </w:rPr>
        <w:t>Der Dateipfad ist „null“</w:t>
      </w:r>
    </w:p>
    <w:p w14:paraId="5A8DCFFD" w14:textId="4E9E2ADF" w:rsidR="0047024F" w:rsidRDefault="0047024F" w:rsidP="0047024F">
      <w:pPr>
        <w:pStyle w:val="ListParagraph"/>
      </w:pPr>
      <w:r>
        <w:t>→ falls dies eintritt wird eine NullPointerException geworfen, auf welche beim Testen geprüft wird</w:t>
      </w:r>
    </w:p>
    <w:p w14:paraId="2E2B4C08" w14:textId="59B063E9" w:rsidR="00A6229F" w:rsidRDefault="00A6229F" w:rsidP="00A6229F">
      <w:pPr>
        <w:pStyle w:val="ListParagraph"/>
        <w:numPr>
          <w:ilvl w:val="0"/>
          <w:numId w:val="13"/>
        </w:numPr>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9D0912">
      <w:pPr>
        <w:pStyle w:val="ListParagraph"/>
        <w:rPr>
          <w:b/>
          <w:bCs/>
        </w:rPr>
      </w:pPr>
      <w:r>
        <w:t xml:space="preserve">→ </w:t>
      </w:r>
      <w:r w:rsidR="009D0912">
        <w:t>falls dies eintritt wird eine NullPointerException geworfen, auf welche beim Testen geprüft wird</w:t>
      </w:r>
    </w:p>
    <w:p w14:paraId="7AD76BA4" w14:textId="529FA157" w:rsidR="00A6229F" w:rsidRPr="00A6229F" w:rsidRDefault="00A6229F" w:rsidP="00A6229F">
      <w:pPr>
        <w:pStyle w:val="ListParagraph"/>
        <w:numPr>
          <w:ilvl w:val="0"/>
          <w:numId w:val="13"/>
        </w:numPr>
        <w:rPr>
          <w:b/>
          <w:bCs/>
        </w:rPr>
      </w:pPr>
      <w:r>
        <w:rPr>
          <w:b/>
          <w:bCs/>
        </w:rPr>
        <w:t>Bei der Konvertierung mit JAXB tritt ein Problem auf</w:t>
      </w:r>
    </w:p>
    <w:p w14:paraId="46659F7E" w14:textId="7531A0F9" w:rsidR="0047024F" w:rsidRPr="00EA2DAC" w:rsidRDefault="0047024F" w:rsidP="0047024F">
      <w:pPr>
        <w:pStyle w:val="ListParagraph"/>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7024F">
      <w:pPr>
        <w:pStyle w:val="ListParagraph"/>
        <w:numPr>
          <w:ilvl w:val="0"/>
          <w:numId w:val="13"/>
        </w:numPr>
        <w:rPr>
          <w:b/>
          <w:bCs/>
        </w:rPr>
      </w:pPr>
      <w:r>
        <w:rPr>
          <w:b/>
          <w:bCs/>
        </w:rPr>
        <w:t>Die Methode wirft keinen Fehler</w:t>
      </w:r>
    </w:p>
    <w:p w14:paraId="19B6B1E8" w14:textId="77777777" w:rsidR="0047024F" w:rsidRDefault="0047024F" w:rsidP="0047024F">
      <w:pPr>
        <w:pStyle w:val="ListParagraph"/>
      </w:pPr>
      <w:r>
        <w:t>→ falls dies eintritt wird erwartet, dass keine exception geworfen wird und darauf wird getestet</w:t>
      </w:r>
    </w:p>
    <w:p w14:paraId="10D3D252" w14:textId="202471F5" w:rsidR="0047024F" w:rsidRPr="009D0912" w:rsidRDefault="0047024F" w:rsidP="0047024F">
      <w:pPr>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2D0B6C"/>
    <w:p w14:paraId="1B4B6F83" w14:textId="77777777" w:rsidR="00242621" w:rsidRDefault="00242621" w:rsidP="0047024F"/>
    <w:p w14:paraId="352028C0" w14:textId="77777777" w:rsidR="00242621" w:rsidRDefault="00242621" w:rsidP="0047024F"/>
    <w:p w14:paraId="7198498D" w14:textId="77777777" w:rsidR="00242621" w:rsidRDefault="00242621" w:rsidP="0047024F"/>
    <w:p w14:paraId="1CBFD6B2" w14:textId="77777777" w:rsidR="00242621" w:rsidRDefault="00242621" w:rsidP="0047024F"/>
    <w:p w14:paraId="3775D126" w14:textId="77777777" w:rsidR="00486FB0" w:rsidRDefault="007852FB" w:rsidP="00486FB0">
      <w:pPr>
        <w:pStyle w:val="Heading1"/>
        <w:spacing w:line="360" w:lineRule="auto"/>
        <w:jc w:val="both"/>
      </w:pPr>
      <w:bookmarkStart w:id="72" w:name="_Toc43292571"/>
      <w:r w:rsidRPr="007852FB">
        <w:rPr>
          <w:noProof/>
        </w:rPr>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486FB0">
      <w:pPr>
        <w:pStyle w:val="Heading1"/>
        <w:numPr>
          <w:ilvl w:val="2"/>
          <w:numId w:val="5"/>
        </w:numPr>
        <w:spacing w:line="360" w:lineRule="auto"/>
        <w:jc w:val="both"/>
        <w:rPr>
          <w:rFonts w:ascii="Arial" w:hAnsi="Arial" w:cs="Arial"/>
          <w:color w:val="auto"/>
          <w:sz w:val="28"/>
          <w:szCs w:val="22"/>
        </w:rPr>
      </w:pPr>
      <w:bookmarkStart w:id="73" w:name="_Toc43292572"/>
      <w:r w:rsidRPr="00486FB0">
        <w:rPr>
          <w:rFonts w:ascii="Arial" w:hAnsi="Arial" w:cs="Arial"/>
          <w:color w:val="auto"/>
          <w:sz w:val="28"/>
          <w:szCs w:val="22"/>
        </w:rPr>
        <w:t>Export</w:t>
      </w:r>
      <w:bookmarkEnd w:id="73"/>
    </w:p>
    <w:p w14:paraId="6657B9F8" w14:textId="4448BE4D" w:rsidR="00225B05" w:rsidRDefault="00225B05" w:rsidP="00225B05">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225B05">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225B05">
      <w:r>
        <w:t xml:space="preserve">Bei der Ausführung dieser Methode kann es zu </w:t>
      </w:r>
      <w:r w:rsidR="009B2E95">
        <w:t>4</w:t>
      </w:r>
      <w:r>
        <w:t xml:space="preserve"> Fällen kommen, welche auch die Äquivalenzklassen darstellen:</w:t>
      </w:r>
    </w:p>
    <w:p w14:paraId="2267C296" w14:textId="43504FC0" w:rsidR="00225B05" w:rsidRDefault="00225B05" w:rsidP="00225B05">
      <w:pPr>
        <w:pStyle w:val="ListParagraph"/>
        <w:numPr>
          <w:ilvl w:val="0"/>
          <w:numId w:val="13"/>
        </w:numPr>
        <w:rPr>
          <w:b/>
          <w:bCs/>
        </w:rPr>
      </w:pPr>
      <w:r>
        <w:rPr>
          <w:b/>
          <w:bCs/>
        </w:rPr>
        <w:t>D</w:t>
      </w:r>
      <w:r w:rsidR="00DF7CEE">
        <w:rPr>
          <w:b/>
          <w:bCs/>
        </w:rPr>
        <w:t>er Dateipfad ist leer oder besteht nur aus Leerzeichen</w:t>
      </w:r>
    </w:p>
    <w:p w14:paraId="01A0B9A8" w14:textId="77777777" w:rsidR="00225B05" w:rsidRPr="00A903A5" w:rsidRDefault="00225B05" w:rsidP="00225B05">
      <w:pPr>
        <w:pStyle w:val="ListParagraph"/>
        <w:rPr>
          <w:b/>
          <w:bCs/>
        </w:rPr>
      </w:pPr>
      <w:r>
        <w:t>→ falls dies eintritt wird eine InvalidPathException geworfen, auf welche beim Testen geprüft wird</w:t>
      </w:r>
    </w:p>
    <w:p w14:paraId="0DFF0840" w14:textId="77777777" w:rsidR="00225B05" w:rsidRDefault="00225B05" w:rsidP="00225B05">
      <w:pPr>
        <w:pStyle w:val="ListParagraph"/>
        <w:numPr>
          <w:ilvl w:val="0"/>
          <w:numId w:val="13"/>
        </w:numPr>
        <w:rPr>
          <w:b/>
          <w:bCs/>
        </w:rPr>
      </w:pPr>
      <w:r>
        <w:rPr>
          <w:b/>
          <w:bCs/>
        </w:rPr>
        <w:t>Der Dateipfad ist „null“</w:t>
      </w:r>
    </w:p>
    <w:p w14:paraId="0BEC24CB" w14:textId="376426AB" w:rsidR="00225B05" w:rsidRDefault="00225B05" w:rsidP="00225B05">
      <w:pPr>
        <w:pStyle w:val="ListParagraph"/>
      </w:pPr>
      <w:r>
        <w:t>→ falls dies eintritt wird eine NullPointerException geworfen, auf welche beim Testen geprüft wird</w:t>
      </w:r>
    </w:p>
    <w:p w14:paraId="767272CB" w14:textId="410EBAA2" w:rsidR="003F373B" w:rsidRDefault="003F373B" w:rsidP="003F373B">
      <w:pPr>
        <w:pStyle w:val="ListParagraph"/>
        <w:numPr>
          <w:ilvl w:val="0"/>
          <w:numId w:val="13"/>
        </w:numPr>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3F373B">
      <w:pPr>
        <w:pStyle w:val="ListParagraph"/>
        <w:rPr>
          <w:b/>
          <w:bCs/>
        </w:rPr>
      </w:pPr>
      <w:r>
        <w:t>→ falls dies eintritt wird eine NullPointerException geworfen, auf welche beim Testen geprüft wird</w:t>
      </w:r>
    </w:p>
    <w:p w14:paraId="5A7FC1D9" w14:textId="77777777" w:rsidR="00225B05" w:rsidRDefault="00225B05" w:rsidP="00225B05">
      <w:pPr>
        <w:pStyle w:val="ListParagraph"/>
        <w:numPr>
          <w:ilvl w:val="0"/>
          <w:numId w:val="13"/>
        </w:numPr>
        <w:rPr>
          <w:b/>
          <w:bCs/>
        </w:rPr>
      </w:pPr>
      <w:r>
        <w:rPr>
          <w:b/>
          <w:bCs/>
        </w:rPr>
        <w:t>Die Methode wirft keinen Fehler</w:t>
      </w:r>
    </w:p>
    <w:p w14:paraId="723C7AEB" w14:textId="77777777" w:rsidR="00225B05" w:rsidRDefault="00225B05" w:rsidP="00225B05">
      <w:pPr>
        <w:pStyle w:val="ListParagraph"/>
      </w:pPr>
      <w:r>
        <w:t>→ falls dies eintritt wird erwartet, dass keine exception geworfen wird und darauf wird getestet</w:t>
      </w:r>
    </w:p>
    <w:p w14:paraId="61D8D68B" w14:textId="77777777" w:rsidR="005B1330" w:rsidRDefault="00225B05" w:rsidP="00225B05">
      <w:pPr>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225B05">
      <w:pPr>
        <w:rPr>
          <w:bCs/>
        </w:rPr>
      </w:pPr>
      <w:r>
        <w:rPr>
          <w:bCs/>
        </w:rPr>
        <w:t>Auf eine JAXBExeption kann hier nicht getestet werden, da</w:t>
      </w:r>
      <w:r w:rsidR="004A0DE6">
        <w:rPr>
          <w:bCs/>
        </w:rPr>
        <w:t xml:space="preserve"> eine JAXBException bei der Konvertierung von Objekt nach XML nur in zwei Fällen geworfen wird:</w:t>
      </w:r>
    </w:p>
    <w:p w14:paraId="47C74970" w14:textId="62529DC0" w:rsidR="004A0DE6" w:rsidRDefault="004A0DE6" w:rsidP="004A0DE6">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A0DE6">
      <w:pPr>
        <w:pStyle w:val="ListParagraph"/>
        <w:numPr>
          <w:ilvl w:val="0"/>
          <w:numId w:val="19"/>
        </w:numPr>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t>à</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225B05">
      <w:pPr>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7024F"/>
    <w:p w14:paraId="6D135A8C" w14:textId="44D57776" w:rsidR="00F2525C" w:rsidRDefault="001B11BF" w:rsidP="00F2525C">
      <w:r w:rsidRPr="001B11BF">
        <w:rPr>
          <w:noProof/>
        </w:rPr>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71DB556F">
        <w:t xml:space="preserve">Die </w:t>
      </w:r>
      <w:r w:rsidR="38D29D84">
        <w:t>zweite Methode</w:t>
      </w:r>
      <w:r w:rsidR="71DB556F">
        <w:t xml:space="preserve"> exportiert ein </w:t>
      </w:r>
      <w:r w:rsidR="352706C2">
        <w:t>die Konfiguration der Einflussfaktoren eines P</w:t>
      </w:r>
      <w:r w:rsidR="71DB556F">
        <w:t>rojekt</w:t>
      </w:r>
      <w:r w:rsidR="5A43D154">
        <w:t>es</w:t>
      </w:r>
      <w:r w:rsidR="71DB556F">
        <w:t>. Hierbei wird überprüft, ob der angegebene Pfad null oder leer ist oder nur aus Leerzeichen besteht. Außerdem wird überprüft, ob d</w:t>
      </w:r>
      <w:r w:rsidR="465CE5CC">
        <w:t>as Objekt der</w:t>
      </w:r>
      <w:r w:rsidR="71DB556F">
        <w:t xml:space="preserve"> zu exportierende</w:t>
      </w:r>
      <w:r w:rsidR="465CE5CC">
        <w:t>n Einflussfaktoren</w:t>
      </w:r>
      <w:r w:rsidR="71DB556F">
        <w:t xml:space="preserve"> null ist und die Konvertierung mit JAXB versucht.</w:t>
      </w:r>
    </w:p>
    <w:p w14:paraId="1A859A08" w14:textId="77777777" w:rsidR="00F2525C" w:rsidRDefault="00F2525C" w:rsidP="00F2525C">
      <w:r>
        <w:t>Bei der Ausführung dieser Methode kann es zu 4 Fällen kommen, welche auch die Äquivalenzklassen darstellen:</w:t>
      </w:r>
    </w:p>
    <w:p w14:paraId="1272F169" w14:textId="77777777" w:rsidR="00F2525C" w:rsidRDefault="00F2525C" w:rsidP="00F2525C">
      <w:pPr>
        <w:pStyle w:val="ListParagraph"/>
        <w:numPr>
          <w:ilvl w:val="0"/>
          <w:numId w:val="13"/>
        </w:numPr>
        <w:rPr>
          <w:b/>
          <w:bCs/>
        </w:rPr>
      </w:pPr>
      <w:r>
        <w:rPr>
          <w:b/>
          <w:bCs/>
        </w:rPr>
        <w:t>Der Dateipfad ist leer oder besteht nur aus Leerzeichen</w:t>
      </w:r>
    </w:p>
    <w:p w14:paraId="5EA40E14" w14:textId="77777777" w:rsidR="00F2525C" w:rsidRPr="00A903A5" w:rsidRDefault="00F2525C" w:rsidP="00F2525C">
      <w:pPr>
        <w:pStyle w:val="ListParagraph"/>
        <w:rPr>
          <w:b/>
          <w:bCs/>
        </w:rPr>
      </w:pPr>
      <w:r>
        <w:t>→ falls dies eintritt wird eine InvalidPathException geworfen, auf welche beim Testen geprüft wird</w:t>
      </w:r>
    </w:p>
    <w:p w14:paraId="56BCF34D" w14:textId="77777777" w:rsidR="00F2525C" w:rsidRDefault="00F2525C" w:rsidP="00F2525C">
      <w:pPr>
        <w:pStyle w:val="ListParagraph"/>
        <w:numPr>
          <w:ilvl w:val="0"/>
          <w:numId w:val="13"/>
        </w:numPr>
        <w:rPr>
          <w:b/>
          <w:bCs/>
        </w:rPr>
      </w:pPr>
      <w:r>
        <w:rPr>
          <w:b/>
          <w:bCs/>
        </w:rPr>
        <w:t>Der Dateipfad ist „null“</w:t>
      </w:r>
    </w:p>
    <w:p w14:paraId="29CEA93D" w14:textId="77777777" w:rsidR="00F2525C" w:rsidRDefault="00F2525C" w:rsidP="00F2525C">
      <w:pPr>
        <w:pStyle w:val="ListParagraph"/>
      </w:pPr>
      <w:r>
        <w:t>→ falls dies eintritt wird eine NullPointerException geworfen, auf welche beim Testen geprüft wird</w:t>
      </w:r>
    </w:p>
    <w:p w14:paraId="783F61F2" w14:textId="62B3C699" w:rsidR="00F2525C" w:rsidRDefault="00F2525C" w:rsidP="00F2525C">
      <w:pPr>
        <w:pStyle w:val="ListParagraph"/>
        <w:numPr>
          <w:ilvl w:val="0"/>
          <w:numId w:val="13"/>
        </w:numPr>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F2525C">
      <w:pPr>
        <w:pStyle w:val="ListParagraph"/>
        <w:rPr>
          <w:b/>
          <w:bCs/>
        </w:rPr>
      </w:pPr>
      <w:r>
        <w:t>→ falls dies eintritt wird eine NullPointerException geworfen, auf welche beim Testen geprüft wird</w:t>
      </w:r>
    </w:p>
    <w:p w14:paraId="60D67D67" w14:textId="77777777" w:rsidR="00F2525C" w:rsidRDefault="00F2525C" w:rsidP="00F2525C">
      <w:pPr>
        <w:pStyle w:val="ListParagraph"/>
        <w:numPr>
          <w:ilvl w:val="0"/>
          <w:numId w:val="13"/>
        </w:numPr>
        <w:rPr>
          <w:b/>
          <w:bCs/>
        </w:rPr>
      </w:pPr>
      <w:r>
        <w:rPr>
          <w:b/>
          <w:bCs/>
        </w:rPr>
        <w:t>Die Methode wirft keinen Fehler</w:t>
      </w:r>
    </w:p>
    <w:p w14:paraId="1F95C7C4" w14:textId="77777777" w:rsidR="00F2525C" w:rsidRDefault="00F2525C" w:rsidP="00F2525C">
      <w:pPr>
        <w:pStyle w:val="ListParagraph"/>
      </w:pPr>
      <w:r>
        <w:t>→ falls dies eintritt wird erwartet, dass keine exception geworfen wird und darauf wird getestet</w:t>
      </w:r>
    </w:p>
    <w:p w14:paraId="501D5A88" w14:textId="77777777" w:rsidR="00F2525C" w:rsidRDefault="00F2525C" w:rsidP="00F2525C">
      <w:pPr>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F2525C">
      <w:pPr>
        <w:rPr>
          <w:bCs/>
        </w:rPr>
      </w:pPr>
      <w:r>
        <w:rPr>
          <w:bCs/>
        </w:rPr>
        <w:t>Auf eine JAXBExeption kann hier nicht getestet werden, da eine JAXBException bei der Konvertierung von Objekt nach XML nur in zwei Fällen geworfen wird:</w:t>
      </w:r>
    </w:p>
    <w:p w14:paraId="1E513116" w14:textId="77777777" w:rsidR="00F2525C" w:rsidRDefault="00F2525C" w:rsidP="00F2525C">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Methode übergeben werden müsste</w:t>
      </w:r>
    </w:p>
    <w:p w14:paraId="2BD4D77C" w14:textId="36250566" w:rsidR="00F2525C" w:rsidRPr="004A0DE6" w:rsidRDefault="00F2525C" w:rsidP="00F2525C">
      <w:pPr>
        <w:pStyle w:val="ListParagraph"/>
        <w:numPr>
          <w:ilvl w:val="0"/>
          <w:numId w:val="19"/>
        </w:numPr>
        <w:rPr>
          <w:bCs/>
        </w:rPr>
      </w:pPr>
      <w:r>
        <w:rPr>
          <w:bCs/>
        </w:rPr>
        <w:t xml:space="preserve">Wenn der Output der Konvertierung an einen geschlossenen Outputstream übergeben wird </w:t>
      </w:r>
      <w:r w:rsidRPr="001C1F76">
        <w:rPr>
          <w:rFonts w:ascii="Wingdings" w:eastAsia="Wingdings" w:hAnsi="Wingdings" w:cs="Wingdings"/>
        </w:rPr>
        <w:t>à</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F2525C">
      <w:pPr>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7024F">
      <w:r w:rsidRPr="004774C6">
        <w:rPr>
          <w:noProof/>
        </w:rPr>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7024F">
      <w:r>
        <w:br w:type="page"/>
      </w:r>
    </w:p>
    <w:p w14:paraId="60A1AE9A" w14:textId="12328429" w:rsidR="00E27202" w:rsidRDefault="00E27202" w:rsidP="00E27202">
      <w:pPr>
        <w:pStyle w:val="Heading1"/>
        <w:numPr>
          <w:ilvl w:val="1"/>
          <w:numId w:val="5"/>
        </w:numPr>
        <w:spacing w:line="360" w:lineRule="auto"/>
        <w:jc w:val="both"/>
        <w:rPr>
          <w:rFonts w:ascii="Arial" w:hAnsi="Arial" w:cs="Arial"/>
          <w:color w:val="auto"/>
          <w:sz w:val="32"/>
          <w:szCs w:val="24"/>
        </w:rPr>
      </w:pPr>
      <w:bookmarkStart w:id="74" w:name="_Ref43217952"/>
      <w:bookmarkStart w:id="75" w:name="_Toc43292573"/>
      <w:r w:rsidRPr="00E27202">
        <w:rPr>
          <w:rFonts w:ascii="Arial" w:hAnsi="Arial" w:cs="Arial"/>
          <w:color w:val="auto"/>
          <w:sz w:val="32"/>
          <w:szCs w:val="24"/>
        </w:rPr>
        <w:t>Selbstoptimierung</w:t>
      </w:r>
      <w:bookmarkEnd w:id="74"/>
      <w:bookmarkEnd w:id="75"/>
    </w:p>
    <w:p w14:paraId="314D1790" w14:textId="5B09F76D" w:rsidR="00EB3A25" w:rsidRDefault="00997643" w:rsidP="00997643">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997643">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997643">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997643">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997643">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997643">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A75348">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57A0772A" w:rsidR="00A75348" w:rsidRPr="00A75348" w:rsidRDefault="00A75348" w:rsidP="00A75348">
      <w:pPr>
        <w:pStyle w:val="HTMLPreformatted"/>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(((Math.</w:t>
      </w:r>
      <w:r w:rsidRPr="00A75348">
        <w:rPr>
          <w:rFonts w:ascii="Menlo" w:hAnsi="Menlo" w:cs="Menlo"/>
          <w:i/>
          <w:iCs/>
          <w:color w:val="000000"/>
        </w:rPr>
        <w:t>pow</w:t>
      </w:r>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A75348">
      <w:pPr>
        <w:pStyle w:val="HTMLPreformatted"/>
        <w:shd w:val="clear" w:color="auto" w:fill="FFFFFF"/>
        <w:rPr>
          <w:rFonts w:ascii="Menlo" w:hAnsi="Menlo" w:cs="Menlo"/>
          <w:color w:val="000000"/>
        </w:rPr>
      </w:pPr>
    </w:p>
    <w:p w14:paraId="63428D73" w14:textId="4647E732" w:rsidR="00EA0BB1" w:rsidRDefault="008A2CCC" w:rsidP="00997643">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r w:rsidR="00B16E80">
        <w:rPr>
          <w:color w:val="000000" w:themeColor="text1"/>
        </w:rPr>
        <w:t xml:space="preserve">Math.exp()-Funktionen als korrekt angenommen werden können, </w:t>
      </w:r>
      <w:commentRangeStart w:id="76"/>
      <w:r w:rsidR="00B16E80">
        <w:rPr>
          <w:color w:val="000000" w:themeColor="text1"/>
        </w:rPr>
        <w:t xml:space="preserve">wird dieser Teil der Berechnung als korrekt angenommen. </w:t>
      </w:r>
      <w:commentRangeEnd w:id="76"/>
      <w:r w:rsidR="004A3694">
        <w:rPr>
          <w:rStyle w:val="CommentReference"/>
        </w:rPr>
        <w:commentReference w:id="76"/>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EA0BB1">
      <w:pPr>
        <w:pStyle w:val="ListParagraph"/>
        <w:numPr>
          <w:ilvl w:val="0"/>
          <w:numId w:val="12"/>
        </w:numPr>
        <w:rPr>
          <w:i/>
          <w:iCs/>
        </w:rPr>
      </w:pPr>
      <w:r w:rsidRPr="004A3694">
        <w:rPr>
          <w:i/>
          <w:iCs/>
        </w:rPr>
        <w:t>notifyAdjustFactors()</w:t>
      </w:r>
    </w:p>
    <w:p w14:paraId="39163751" w14:textId="2EE548A3" w:rsidR="00997643" w:rsidRPr="004A3694" w:rsidRDefault="00EA0BB1" w:rsidP="00EA0BB1">
      <w:pPr>
        <w:pStyle w:val="ListParagraph"/>
        <w:numPr>
          <w:ilvl w:val="0"/>
          <w:numId w:val="12"/>
        </w:numPr>
        <w:rPr>
          <w:i/>
          <w:iCs/>
        </w:rPr>
      </w:pPr>
      <w:r w:rsidRPr="004A3694">
        <w:rPr>
          <w:i/>
          <w:iCs/>
        </w:rPr>
        <w:t>increaseFactors()</w:t>
      </w:r>
    </w:p>
    <w:p w14:paraId="2D206CF5" w14:textId="3F889537" w:rsidR="00EA0BB1" w:rsidRPr="004A3694" w:rsidRDefault="00EA0BB1" w:rsidP="00EA0BB1">
      <w:pPr>
        <w:pStyle w:val="ListParagraph"/>
        <w:numPr>
          <w:ilvl w:val="0"/>
          <w:numId w:val="12"/>
        </w:numPr>
        <w:rPr>
          <w:i/>
          <w:iCs/>
        </w:rPr>
      </w:pPr>
      <w:r w:rsidRPr="004A3694">
        <w:rPr>
          <w:i/>
          <w:iCs/>
        </w:rPr>
        <w:t>decreaseFactors()</w:t>
      </w:r>
    </w:p>
    <w:p w14:paraId="3306DCC5" w14:textId="77777777" w:rsidR="007857F1" w:rsidRDefault="007857F1">
      <w:pPr>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482442">
      <w:pPr>
        <w:pStyle w:val="Heading1"/>
        <w:numPr>
          <w:ilvl w:val="2"/>
          <w:numId w:val="5"/>
        </w:numPr>
        <w:spacing w:line="360" w:lineRule="auto"/>
        <w:jc w:val="both"/>
        <w:rPr>
          <w:rFonts w:ascii="Arial" w:hAnsi="Arial" w:cs="Arial"/>
          <w:color w:val="auto"/>
          <w:sz w:val="28"/>
          <w:szCs w:val="22"/>
        </w:rPr>
      </w:pPr>
      <w:bookmarkStart w:id="77" w:name="_Toc43292574"/>
      <w:r w:rsidRPr="00482442">
        <w:rPr>
          <w:rFonts w:ascii="Arial" w:hAnsi="Arial" w:cs="Arial"/>
          <w:color w:val="auto"/>
          <w:sz w:val="28"/>
          <w:szCs w:val="22"/>
        </w:rPr>
        <w:t>notifyAdjust</w:t>
      </w:r>
      <w:r w:rsidR="00482442" w:rsidRPr="00482442">
        <w:rPr>
          <w:rFonts w:ascii="Arial" w:hAnsi="Arial" w:cs="Arial"/>
          <w:color w:val="auto"/>
          <w:sz w:val="28"/>
          <w:szCs w:val="22"/>
        </w:rPr>
        <w:t>Factors()</w:t>
      </w:r>
      <w:bookmarkEnd w:id="77"/>
    </w:p>
    <w:p w14:paraId="75D13273" w14:textId="5B7F71DB" w:rsidR="00EA0BB1" w:rsidRDefault="00EA0BB1" w:rsidP="00EA0BB1">
      <w:r>
        <w:t xml:space="preserve">In der Methode </w:t>
      </w:r>
      <w:r w:rsidRPr="004A3694">
        <w:rPr>
          <w:i/>
          <w:iCs/>
        </w:rPr>
        <w:t>notifyAdjustFactors()</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r w:rsidR="00B1232A" w:rsidRPr="00A942B9">
        <w:rPr>
          <w:i/>
          <w:iCs/>
        </w:rPr>
        <w:t>notifyAdjustFactors()</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8C2801">
      <w:pPr>
        <w:pStyle w:val="ListParagraph"/>
        <w:numPr>
          <w:ilvl w:val="0"/>
          <w:numId w:val="13"/>
        </w:numPr>
        <w:rPr>
          <w:b/>
          <w:bCs/>
        </w:rPr>
      </w:pPr>
      <w:r w:rsidRPr="00AB6A29">
        <w:rPr>
          <w:b/>
          <w:bCs/>
        </w:rPr>
        <w:t>e2Failure &gt; 0</w:t>
      </w:r>
    </w:p>
    <w:p w14:paraId="4EC0E19F" w14:textId="4D26F213" w:rsidR="00642172" w:rsidRPr="00AB6A29" w:rsidRDefault="00CF0F82" w:rsidP="00642172">
      <w:pPr>
        <w:pStyle w:val="ListParagraph"/>
        <w:numPr>
          <w:ilvl w:val="1"/>
          <w:numId w:val="13"/>
        </w:numPr>
        <w:rPr>
          <w:b/>
          <w:bCs/>
        </w:rPr>
      </w:pPr>
      <w:r w:rsidRPr="00AB6A29">
        <w:rPr>
          <w:b/>
          <w:bCs/>
        </w:rPr>
        <w:t>e2Sum - e2Failure &gt;= 0</w:t>
      </w:r>
    </w:p>
    <w:p w14:paraId="6A2197CB" w14:textId="5D987CA2" w:rsidR="008255C2" w:rsidRDefault="000028A2" w:rsidP="008255C2">
      <w:pPr>
        <w:ind w:left="1440"/>
      </w:pPr>
      <w:r>
        <w:t xml:space="preserve">→ </w:t>
      </w:r>
      <w:r w:rsidRPr="006A4EBC">
        <w:rPr>
          <w:i/>
          <w:iCs/>
        </w:rPr>
        <w:t>e2Sum</w:t>
      </w:r>
      <w:r>
        <w:t xml:space="preserve"> kann und sollte reduziert werden, die Methode </w:t>
      </w:r>
      <w:r w:rsidR="006A3D16" w:rsidRPr="003405F4">
        <w:rPr>
          <w:i/>
          <w:iCs/>
        </w:rPr>
        <w:t>decreaseFactors()</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EF483F">
      <w:pPr>
        <w:ind w:left="1416"/>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642172">
      <w:pPr>
        <w:pStyle w:val="ListParagraph"/>
        <w:numPr>
          <w:ilvl w:val="1"/>
          <w:numId w:val="13"/>
        </w:numPr>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187E0A">
      <w:pPr>
        <w:ind w:left="1440"/>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8C2801">
      <w:pPr>
        <w:pStyle w:val="ListParagraph"/>
        <w:numPr>
          <w:ilvl w:val="0"/>
          <w:numId w:val="13"/>
        </w:numPr>
        <w:rPr>
          <w:b/>
          <w:bCs/>
        </w:rPr>
      </w:pPr>
      <w:r w:rsidRPr="00AB6A29">
        <w:rPr>
          <w:b/>
          <w:bCs/>
        </w:rPr>
        <w:t>e2Failure</w:t>
      </w:r>
      <w:r w:rsidR="00351B6D" w:rsidRPr="00AB6A29">
        <w:rPr>
          <w:b/>
          <w:bCs/>
        </w:rPr>
        <w:t xml:space="preserve"> &lt; 0</w:t>
      </w:r>
    </w:p>
    <w:p w14:paraId="4B9D9942" w14:textId="3CE61685" w:rsidR="0093748F" w:rsidRPr="00AB6A29" w:rsidRDefault="0093748F" w:rsidP="0093748F">
      <w:pPr>
        <w:pStyle w:val="ListParagraph"/>
        <w:numPr>
          <w:ilvl w:val="1"/>
          <w:numId w:val="13"/>
        </w:numPr>
        <w:rPr>
          <w:b/>
          <w:bCs/>
        </w:rPr>
      </w:pPr>
      <w:r w:rsidRPr="00AB6A29">
        <w:rPr>
          <w:b/>
          <w:bCs/>
        </w:rPr>
        <w:t>e2Sum + Math.abs(e2Failure) &lt;= 60</w:t>
      </w:r>
    </w:p>
    <w:p w14:paraId="61FAC0D5" w14:textId="757A0F19" w:rsidR="00386001" w:rsidRDefault="00AB6A29" w:rsidP="00AB6A29">
      <w:pPr>
        <w:ind w:left="1440"/>
      </w:pPr>
      <w:r>
        <w:t xml:space="preserve">→ </w:t>
      </w:r>
      <w:r w:rsidRPr="0051697E">
        <w:rPr>
          <w:i/>
          <w:iCs/>
        </w:rPr>
        <w:t>e2Sum</w:t>
      </w:r>
      <w:r>
        <w:t xml:space="preserve"> kann und sollte erhöht werden, die Methode in</w:t>
      </w:r>
      <w:r w:rsidRPr="006A3D16">
        <w:t>creaseFactors(</w:t>
      </w:r>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93748F">
      <w:pPr>
        <w:pStyle w:val="ListParagraph"/>
        <w:numPr>
          <w:ilvl w:val="1"/>
          <w:numId w:val="13"/>
        </w:numPr>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E455C8">
      <w:pPr>
        <w:ind w:left="1416"/>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EF483F">
      <w:pPr>
        <w:ind w:left="1416"/>
      </w:pPr>
      <w:r>
        <w:t xml:space="preserve">→ </w:t>
      </w:r>
      <w:r w:rsidRPr="00EF483F">
        <w:rPr>
          <w:b/>
          <w:bCs/>
        </w:rPr>
        <w:t>gewählte Werte im Model</w:t>
      </w:r>
      <w:r>
        <w:t xml:space="preserve">: int e2Sum = 10; int e2Correction = </w:t>
      </w:r>
      <w:r w:rsidR="00403297">
        <w:t>80</w:t>
      </w:r>
      <w:r>
        <w:t>;</w:t>
      </w:r>
    </w:p>
    <w:p w14:paraId="1959096F" w14:textId="2831CC17" w:rsidR="00351B6D" w:rsidRPr="00187E0A" w:rsidRDefault="00351B6D" w:rsidP="008C2801">
      <w:pPr>
        <w:pStyle w:val="ListParagraph"/>
        <w:numPr>
          <w:ilvl w:val="0"/>
          <w:numId w:val="13"/>
        </w:numPr>
        <w:rPr>
          <w:b/>
          <w:bCs/>
        </w:rPr>
      </w:pPr>
      <w:r w:rsidRPr="00187E0A">
        <w:rPr>
          <w:b/>
          <w:bCs/>
        </w:rPr>
        <w:t>e2Failure = 0</w:t>
      </w:r>
    </w:p>
    <w:p w14:paraId="38882B34" w14:textId="54250289" w:rsidR="00987A2C" w:rsidRDefault="00187E0A" w:rsidP="00987A2C">
      <w:pPr>
        <w:ind w:left="1416"/>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455C8" w:rsidRDefault="00EF483F" w:rsidP="00EF483F">
      <w:pPr>
        <w:ind w:left="1416"/>
      </w:pPr>
      <w:r>
        <w:t xml:space="preserve">→ </w:t>
      </w:r>
      <w:r w:rsidRPr="00EF483F">
        <w:rPr>
          <w:b/>
          <w:bCs/>
        </w:rPr>
        <w:t>gewählte Werte im Model</w:t>
      </w:r>
      <w:r>
        <w:t>: int e2Sum = 10; int e2Correction = 10;</w:t>
      </w:r>
    </w:p>
    <w:p w14:paraId="454E7F14" w14:textId="6345F37A" w:rsidR="004C2A5C" w:rsidRDefault="00884A42" w:rsidP="004C2A5C">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C2A5C">
      <w:r w:rsidRPr="007A5F12">
        <w:rPr>
          <w:rFonts w:ascii="Arial" w:eastAsiaTheme="majorEastAsia" w:hAnsi="Arial" w:cs="Arial"/>
          <w:noProof/>
          <w:sz w:val="28"/>
        </w:rPr>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pPr>
        <w:rPr>
          <w:rFonts w:ascii="Arial" w:eastAsiaTheme="majorEastAsia" w:hAnsi="Arial" w:cs="Arial"/>
          <w:sz w:val="28"/>
        </w:rPr>
      </w:pPr>
      <w:r>
        <w:rPr>
          <w:rFonts w:ascii="Arial" w:hAnsi="Arial" w:cs="Arial"/>
          <w:sz w:val="28"/>
        </w:rPr>
        <w:br w:type="page"/>
      </w:r>
    </w:p>
    <w:p w14:paraId="0B8329A6" w14:textId="29503DD8" w:rsidR="004C2A5C" w:rsidRDefault="004C2A5C" w:rsidP="004C2A5C">
      <w:pPr>
        <w:pStyle w:val="Heading1"/>
        <w:numPr>
          <w:ilvl w:val="2"/>
          <w:numId w:val="5"/>
        </w:numPr>
        <w:spacing w:line="360" w:lineRule="auto"/>
        <w:jc w:val="both"/>
        <w:rPr>
          <w:rFonts w:ascii="Arial" w:hAnsi="Arial" w:cs="Arial"/>
          <w:color w:val="auto"/>
          <w:sz w:val="28"/>
          <w:szCs w:val="22"/>
        </w:rPr>
      </w:pPr>
      <w:bookmarkStart w:id="78" w:name="_Toc43292575"/>
      <w:r w:rsidRPr="00482442">
        <w:rPr>
          <w:rFonts w:ascii="Arial" w:hAnsi="Arial" w:cs="Arial"/>
          <w:color w:val="auto"/>
          <w:sz w:val="28"/>
          <w:szCs w:val="22"/>
        </w:rPr>
        <w:t>increaseFactors()</w:t>
      </w:r>
      <w:bookmarkEnd w:id="78"/>
    </w:p>
    <w:p w14:paraId="6CB1E2BC" w14:textId="5113F294" w:rsidR="00581802" w:rsidRDefault="00581802" w:rsidP="00581802">
      <w:r>
        <w:t xml:space="preserve">Die Methode </w:t>
      </w:r>
      <w:r w:rsidR="00EB3243" w:rsidRPr="0051697E">
        <w:rPr>
          <w:i/>
          <w:iCs/>
        </w:rPr>
        <w:t>in</w:t>
      </w:r>
      <w:r w:rsidRPr="0051697E">
        <w:rPr>
          <w:i/>
          <w:iCs/>
        </w:rPr>
        <w:t>creaseFactors()</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935BBB">
      <w:pPr>
        <w:pStyle w:val="ListParagraph"/>
        <w:numPr>
          <w:ilvl w:val="0"/>
          <w:numId w:val="13"/>
        </w:numPr>
        <w:rPr>
          <w:b/>
          <w:bCs/>
        </w:rPr>
      </w:pPr>
      <w:r w:rsidRPr="00B30438">
        <w:rPr>
          <w:b/>
          <w:bCs/>
        </w:rPr>
        <w:t>increase &lt; 0</w:t>
      </w:r>
      <w:r w:rsidR="00935BBB">
        <w:rPr>
          <w:b/>
          <w:bCs/>
        </w:rPr>
        <w:t xml:space="preserve"> | (e</w:t>
      </w:r>
      <w:r w:rsidR="00935BBB" w:rsidRPr="00BF6A52">
        <w:rPr>
          <w:b/>
          <w:bCs/>
        </w:rPr>
        <w:t>2Sum() + increase) &gt; 60</w:t>
      </w:r>
    </w:p>
    <w:p w14:paraId="3D932734" w14:textId="367956F2" w:rsidR="003D1D05" w:rsidRPr="003D1D05" w:rsidRDefault="003D1D05" w:rsidP="003D1D05">
      <w:pPr>
        <w:ind w:left="708"/>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r w:rsidR="000436F8" w:rsidRPr="002A6E00">
        <w:rPr>
          <w:i/>
          <w:iCs/>
        </w:rPr>
        <w:t>IllegalArgumentException("increase out of bounds")</w:t>
      </w:r>
      <w:r w:rsidR="000436F8">
        <w:t xml:space="preserve"> erzeugt</w:t>
      </w:r>
      <w:r w:rsidR="00935BBB">
        <w:t>.</w:t>
      </w:r>
    </w:p>
    <w:p w14:paraId="0CFC0209" w14:textId="2BD5463F" w:rsidR="00BF6A52" w:rsidRPr="002A6E00" w:rsidRDefault="007506A7" w:rsidP="00B42F8C">
      <w:pPr>
        <w:ind w:left="708"/>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B30438">
      <w:pPr>
        <w:pStyle w:val="ListParagraph"/>
        <w:numPr>
          <w:ilvl w:val="0"/>
          <w:numId w:val="13"/>
        </w:numPr>
        <w:rPr>
          <w:b/>
          <w:bCs/>
        </w:rPr>
      </w:pPr>
      <w:r w:rsidRPr="00B30438">
        <w:rPr>
          <w:b/>
          <w:bCs/>
        </w:rPr>
        <w:t>increase &gt;= 0</w:t>
      </w:r>
    </w:p>
    <w:p w14:paraId="56A3E93F" w14:textId="59F24E28" w:rsidR="00B163EF" w:rsidRDefault="00B163EF" w:rsidP="00B163EF">
      <w:pPr>
        <w:pStyle w:val="ListParagraph"/>
        <w:numPr>
          <w:ilvl w:val="1"/>
          <w:numId w:val="13"/>
        </w:numPr>
        <w:rPr>
          <w:b/>
          <w:bCs/>
        </w:rPr>
      </w:pPr>
      <w:r w:rsidRPr="00B30438">
        <w:rPr>
          <w:b/>
          <w:bCs/>
        </w:rPr>
        <w:t>increase = 0</w:t>
      </w:r>
    </w:p>
    <w:p w14:paraId="3FAD3111" w14:textId="222A2DCD" w:rsidR="00935BBB" w:rsidRPr="002A6E00" w:rsidRDefault="00935BBB" w:rsidP="00C94EE1">
      <w:pPr>
        <w:ind w:left="1416"/>
        <w:rPr>
          <w:i/>
          <w:iCs/>
        </w:rPr>
      </w:pPr>
      <w:r w:rsidRPr="00935BBB">
        <w:rPr>
          <w:b/>
          <w:bCs/>
        </w:rPr>
        <w:t>→ gewählter Wert im Model</w:t>
      </w:r>
      <w:r>
        <w:t xml:space="preserve">: </w:t>
      </w:r>
      <w:r w:rsidRPr="002A6E00">
        <w:rPr>
          <w:i/>
          <w:iCs/>
        </w:rPr>
        <w:t>int increase = 0</w:t>
      </w:r>
    </w:p>
    <w:p w14:paraId="6937F1AC" w14:textId="380C6D8E" w:rsidR="00B163EF" w:rsidRDefault="00B163EF" w:rsidP="00B163EF">
      <w:pPr>
        <w:pStyle w:val="ListParagraph"/>
        <w:numPr>
          <w:ilvl w:val="1"/>
          <w:numId w:val="13"/>
        </w:numPr>
        <w:rPr>
          <w:b/>
          <w:bCs/>
        </w:rPr>
      </w:pPr>
      <w:r w:rsidRPr="00B30438">
        <w:rPr>
          <w:b/>
          <w:bCs/>
        </w:rPr>
        <w:t>increase &gt;= 0</w:t>
      </w:r>
    </w:p>
    <w:p w14:paraId="4FD3A645" w14:textId="4F5EE39A" w:rsidR="00E011BD" w:rsidRDefault="00E011BD" w:rsidP="00E011BD">
      <w:pPr>
        <w:pStyle w:val="ListParagraph"/>
        <w:numPr>
          <w:ilvl w:val="2"/>
          <w:numId w:val="13"/>
        </w:numPr>
        <w:rPr>
          <w:b/>
          <w:bCs/>
        </w:rPr>
      </w:pPr>
      <w:r>
        <w:rPr>
          <w:b/>
          <w:bCs/>
        </w:rPr>
        <w:t xml:space="preserve">factorIterator == </w:t>
      </w:r>
      <w:r w:rsidR="00762C4A">
        <w:rPr>
          <w:b/>
          <w:bCs/>
        </w:rPr>
        <w:t>0 | 1 | 2 | 3 | 4 | 5 | 6 | 7 | 8 | 9</w:t>
      </w:r>
    </w:p>
    <w:p w14:paraId="7726266A" w14:textId="0103FB10" w:rsidR="00272843" w:rsidRDefault="00341548" w:rsidP="00341548">
      <w:pPr>
        <w:ind w:left="2160"/>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341548">
      <w:pPr>
        <w:pStyle w:val="ListParagraph"/>
        <w:ind w:left="2160"/>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922309">
      <w:pPr>
        <w:pStyle w:val="ListParagraph"/>
        <w:ind w:left="2160"/>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684C77">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684C77">
      <w:pPr>
        <w:ind w:left="2124"/>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E011BD">
      <w:pPr>
        <w:pStyle w:val="ListParagraph"/>
        <w:numPr>
          <w:ilvl w:val="2"/>
          <w:numId w:val="13"/>
        </w:numPr>
        <w:rPr>
          <w:b/>
          <w:bCs/>
        </w:rPr>
      </w:pPr>
      <w:r>
        <w:rPr>
          <w:b/>
          <w:bCs/>
        </w:rPr>
        <w:t>factorIterator != 0 | 1 | 2 | 3 | 4 | 5 | 6 | 7 | 8 | 9</w:t>
      </w:r>
    </w:p>
    <w:p w14:paraId="672E344C" w14:textId="70CDADD4" w:rsidR="00B42F8C" w:rsidRDefault="006D51C1" w:rsidP="006D51C1">
      <w:pPr>
        <w:ind w:left="2124"/>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r w:rsidR="00092F18" w:rsidRPr="00DF2283">
        <w:rPr>
          <w:i/>
          <w:iCs/>
        </w:rPr>
        <w:t>RuntimeException("factorIterator out of bounds")</w:t>
      </w:r>
      <w:r w:rsidR="007506A7">
        <w:t xml:space="preserve"> auftreten und die Endlosschleife verhindert</w:t>
      </w:r>
    </w:p>
    <w:p w14:paraId="1B7C4013" w14:textId="77777777" w:rsidR="0083732A" w:rsidRPr="00164064" w:rsidRDefault="00C94EE1" w:rsidP="0083732A">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83732A">
      <w:pPr>
        <w:ind w:left="3540" w:firstLine="708"/>
      </w:pPr>
      <w:r>
        <w:t xml:space="preserve">→ </w:t>
      </w:r>
      <w:r w:rsidRPr="00164064">
        <w:rPr>
          <w:i/>
          <w:iCs/>
        </w:rPr>
        <w:t>int increase = 50</w:t>
      </w:r>
      <w:r>
        <w:t>, alle Faktoren bereits maximal</w:t>
      </w:r>
    </w:p>
    <w:p w14:paraId="1B25FAF9" w14:textId="56595A7C" w:rsidR="00A97C10" w:rsidRDefault="48B51843">
      <w:pPr>
        <w:rPr>
          <w:rFonts w:ascii="Arial" w:eastAsiaTheme="majorEastAsia" w:hAnsi="Arial" w:cs="Arial"/>
          <w:sz w:val="28"/>
        </w:rPr>
      </w:pPr>
      <w:r>
        <w:rPr>
          <w:noProof/>
        </w:rPr>
        <w:drawing>
          <wp:inline distT="0" distB="0" distL="0" distR="0" wp14:anchorId="3CF12CBA" wp14:editId="283941CB">
            <wp:extent cx="5835925" cy="5530364"/>
            <wp:effectExtent l="0" t="0" r="6350" b="0"/>
            <wp:docPr id="25151350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41">
                      <a:extLst>
                        <a:ext uri="{28A0092B-C50C-407E-A947-70E740481C1C}">
                          <a14:useLocalDpi xmlns:a14="http://schemas.microsoft.com/office/drawing/2010/main" val="0"/>
                        </a:ext>
                      </a:extLst>
                    </a:blip>
                    <a:stretch>
                      <a:fillRect/>
                    </a:stretch>
                  </pic:blipFill>
                  <pic:spPr>
                    <a:xfrm>
                      <a:off x="0" y="0"/>
                      <a:ext cx="5835925" cy="5530364"/>
                    </a:xfrm>
                    <a:prstGeom prst="rect">
                      <a:avLst/>
                    </a:prstGeom>
                  </pic:spPr>
                </pic:pic>
              </a:graphicData>
            </a:graphic>
          </wp:inline>
        </w:drawing>
      </w:r>
      <w:r w:rsidR="00E57A49" w:rsidRPr="6E109712">
        <w:rPr>
          <w:rFonts w:ascii="Arial" w:hAnsi="Arial" w:cs="Arial"/>
          <w:sz w:val="28"/>
          <w:szCs w:val="28"/>
        </w:rPr>
        <w:br w:type="page"/>
      </w:r>
    </w:p>
    <w:p w14:paraId="00B84E63" w14:textId="0AEC026E" w:rsidR="00581802" w:rsidRDefault="00581802" w:rsidP="00581802">
      <w:pPr>
        <w:pStyle w:val="Heading1"/>
        <w:numPr>
          <w:ilvl w:val="2"/>
          <w:numId w:val="5"/>
        </w:numPr>
        <w:spacing w:line="360" w:lineRule="auto"/>
        <w:jc w:val="both"/>
        <w:rPr>
          <w:rFonts w:ascii="Arial" w:hAnsi="Arial" w:cs="Arial"/>
          <w:color w:val="auto"/>
          <w:sz w:val="28"/>
          <w:szCs w:val="22"/>
        </w:rPr>
      </w:pPr>
      <w:bookmarkStart w:id="79" w:name="_Toc43292576"/>
      <w:r w:rsidRPr="00482442">
        <w:rPr>
          <w:rFonts w:ascii="Arial" w:hAnsi="Arial" w:cs="Arial"/>
          <w:color w:val="auto"/>
          <w:sz w:val="28"/>
          <w:szCs w:val="22"/>
        </w:rPr>
        <w:t>decreaseFactors()</w:t>
      </w:r>
      <w:bookmarkEnd w:id="79"/>
    </w:p>
    <w:p w14:paraId="4C83B724" w14:textId="210DF64B" w:rsidR="001E6EB6" w:rsidRDefault="001E6EB6" w:rsidP="001E6EB6">
      <w:r>
        <w:t>Vergleichbar zu increaseFactors wird die Methode de</w:t>
      </w:r>
      <w:r w:rsidRPr="00EA0BB1">
        <w:t>creaseFactors</w:t>
      </w:r>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1E6EB6">
      <w:pPr>
        <w:pStyle w:val="ListParagraph"/>
        <w:numPr>
          <w:ilvl w:val="0"/>
          <w:numId w:val="13"/>
        </w:numPr>
        <w:rPr>
          <w:b/>
          <w:bCs/>
        </w:rPr>
      </w:pPr>
      <w:r>
        <w:rPr>
          <w:b/>
          <w:bCs/>
        </w:rPr>
        <w:t>de</w:t>
      </w:r>
      <w:r w:rsidR="001E6EB6" w:rsidRPr="00B30438">
        <w:rPr>
          <w:b/>
          <w:bCs/>
        </w:rPr>
        <w:t>crease &lt; 0</w:t>
      </w:r>
      <w:r w:rsidR="001E6EB6">
        <w:rPr>
          <w:b/>
          <w:bCs/>
        </w:rPr>
        <w:t xml:space="preserve"> | (e</w:t>
      </w:r>
      <w:r w:rsidR="001E6EB6" w:rsidRPr="00BF6A52">
        <w:rPr>
          <w:b/>
          <w:bCs/>
        </w:rPr>
        <w:t xml:space="preserve">2Sum()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1E6EB6">
      <w:pPr>
        <w:ind w:left="708"/>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r w:rsidRPr="009475B4">
        <w:rPr>
          <w:i/>
          <w:iCs/>
        </w:rPr>
        <w:t>IllegalArgumentException("</w:t>
      </w:r>
      <w:r w:rsidR="00EB3243" w:rsidRPr="009475B4">
        <w:rPr>
          <w:i/>
          <w:iCs/>
        </w:rPr>
        <w:t>de</w:t>
      </w:r>
      <w:r w:rsidRPr="009475B4">
        <w:rPr>
          <w:i/>
          <w:iCs/>
        </w:rPr>
        <w:t>crease out of bounds")</w:t>
      </w:r>
      <w:r>
        <w:t xml:space="preserve"> erzeugt.</w:t>
      </w:r>
    </w:p>
    <w:p w14:paraId="32D5A14C" w14:textId="34C3A59E" w:rsidR="001E6EB6" w:rsidRPr="00B42F8C" w:rsidRDefault="001E6EB6" w:rsidP="001E6EB6">
      <w:pPr>
        <w:ind w:left="708"/>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1E6EB6">
      <w:pPr>
        <w:pStyle w:val="ListParagraph"/>
        <w:numPr>
          <w:ilvl w:val="0"/>
          <w:numId w:val="13"/>
        </w:numPr>
        <w:rPr>
          <w:b/>
          <w:bCs/>
        </w:rPr>
      </w:pPr>
      <w:r>
        <w:rPr>
          <w:b/>
          <w:bCs/>
        </w:rPr>
        <w:t>de</w:t>
      </w:r>
      <w:r w:rsidR="001E6EB6" w:rsidRPr="00B30438">
        <w:rPr>
          <w:b/>
          <w:bCs/>
        </w:rPr>
        <w:t>crease &gt;= 0</w:t>
      </w:r>
    </w:p>
    <w:p w14:paraId="493CF15C" w14:textId="214BB40C" w:rsidR="001E6EB6" w:rsidRDefault="00EB3243" w:rsidP="001E6EB6">
      <w:pPr>
        <w:pStyle w:val="ListParagraph"/>
        <w:numPr>
          <w:ilvl w:val="1"/>
          <w:numId w:val="13"/>
        </w:numPr>
        <w:rPr>
          <w:b/>
          <w:bCs/>
        </w:rPr>
      </w:pPr>
      <w:r>
        <w:rPr>
          <w:b/>
          <w:bCs/>
        </w:rPr>
        <w:t>de</w:t>
      </w:r>
      <w:r w:rsidR="001E6EB6" w:rsidRPr="00B30438">
        <w:rPr>
          <w:b/>
          <w:bCs/>
        </w:rPr>
        <w:t>crease = 0</w:t>
      </w:r>
    </w:p>
    <w:p w14:paraId="42043AD3" w14:textId="190E41BF" w:rsidR="001E6EB6" w:rsidRPr="0054011B" w:rsidRDefault="001E6EB6" w:rsidP="001E6EB6">
      <w:pPr>
        <w:ind w:left="1416"/>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1E6EB6">
      <w:pPr>
        <w:pStyle w:val="ListParagraph"/>
        <w:numPr>
          <w:ilvl w:val="1"/>
          <w:numId w:val="13"/>
        </w:numPr>
        <w:rPr>
          <w:b/>
          <w:bCs/>
        </w:rPr>
      </w:pPr>
      <w:r>
        <w:rPr>
          <w:b/>
          <w:bCs/>
        </w:rPr>
        <w:t>de</w:t>
      </w:r>
      <w:r w:rsidR="001E6EB6" w:rsidRPr="00B30438">
        <w:rPr>
          <w:b/>
          <w:bCs/>
        </w:rPr>
        <w:t>crease &gt;= 0</w:t>
      </w:r>
    </w:p>
    <w:p w14:paraId="50853B10" w14:textId="77777777" w:rsidR="001E6EB6" w:rsidRDefault="001E6EB6" w:rsidP="001E6EB6">
      <w:pPr>
        <w:pStyle w:val="ListParagraph"/>
        <w:numPr>
          <w:ilvl w:val="2"/>
          <w:numId w:val="13"/>
        </w:numPr>
        <w:rPr>
          <w:b/>
          <w:bCs/>
        </w:rPr>
      </w:pPr>
      <w:r>
        <w:rPr>
          <w:b/>
          <w:bCs/>
        </w:rPr>
        <w:t>factorIterator == 0 | 1 | 2 | 3 | 4 | 5 | 6 | 7 | 8 | 9</w:t>
      </w:r>
    </w:p>
    <w:p w14:paraId="2237B180" w14:textId="77777777" w:rsidR="001E6EB6" w:rsidRDefault="001E6EB6" w:rsidP="001E6EB6">
      <w:pPr>
        <w:ind w:left="2160"/>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1E6EB6">
      <w:pPr>
        <w:pStyle w:val="ListParagraph"/>
        <w:ind w:left="2160"/>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1E6EB6">
      <w:pPr>
        <w:pStyle w:val="ListParagraph"/>
        <w:ind w:left="2160"/>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1E6EB6">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1E6EB6">
      <w:pPr>
        <w:ind w:left="2124"/>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1E6EB6">
      <w:pPr>
        <w:pStyle w:val="ListParagraph"/>
        <w:numPr>
          <w:ilvl w:val="2"/>
          <w:numId w:val="13"/>
        </w:numPr>
        <w:rPr>
          <w:b/>
          <w:bCs/>
        </w:rPr>
      </w:pPr>
      <w:r>
        <w:rPr>
          <w:b/>
          <w:bCs/>
        </w:rPr>
        <w:t xml:space="preserve">factorIterator != </w:t>
      </w:r>
      <w:r w:rsidR="008D2318">
        <w:rPr>
          <w:b/>
          <w:bCs/>
        </w:rPr>
        <w:t>(</w:t>
      </w:r>
      <w:r>
        <w:rPr>
          <w:b/>
          <w:bCs/>
        </w:rPr>
        <w:t>0 | 1 | 2 | 3 | 4 | 5 | 6 | 7 | 8 | 9</w:t>
      </w:r>
      <w:r w:rsidR="008D2318">
        <w:rPr>
          <w:b/>
          <w:bCs/>
        </w:rPr>
        <w:t>)</w:t>
      </w:r>
    </w:p>
    <w:p w14:paraId="1522F8AA" w14:textId="33AD6DE9" w:rsidR="00BB0253" w:rsidRDefault="00BB0253" w:rsidP="001B74CD">
      <w:pPr>
        <w:ind w:left="2124" w:firstLine="36"/>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r w:rsidRPr="003D1473">
        <w:rPr>
          <w:i/>
          <w:iCs/>
        </w:rPr>
        <w:t>RuntimeException("factorIterator out of bounds")</w:t>
      </w:r>
      <w:r>
        <w:t xml:space="preserve"> auftreten und die Endlosschleife verhindert</w:t>
      </w:r>
    </w:p>
    <w:p w14:paraId="7C2093FB" w14:textId="17FC11E5" w:rsidR="00FB4C6C" w:rsidRPr="003D1473" w:rsidRDefault="001E6EB6" w:rsidP="00FB4C6C">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FB4C6C">
      <w:pPr>
        <w:ind w:left="3540" w:firstLine="708"/>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51688289" w:rsidP="00CA5974">
      <w:r>
        <w:rPr>
          <w:noProof/>
        </w:rPr>
        <w:drawing>
          <wp:inline distT="0" distB="0" distL="0" distR="0" wp14:anchorId="2337D796" wp14:editId="6A07FA6C">
            <wp:extent cx="5760720" cy="5459096"/>
            <wp:effectExtent l="0" t="0" r="5080" b="1905"/>
            <wp:docPr id="50656743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2">
                      <a:extLst>
                        <a:ext uri="{28A0092B-C50C-407E-A947-70E740481C1C}">
                          <a14:useLocalDpi xmlns:a14="http://schemas.microsoft.com/office/drawing/2010/main" val="0"/>
                        </a:ext>
                      </a:extLst>
                    </a:blip>
                    <a:stretch>
                      <a:fillRect/>
                    </a:stretch>
                  </pic:blipFill>
                  <pic:spPr>
                    <a:xfrm>
                      <a:off x="0" y="0"/>
                      <a:ext cx="5760720" cy="5459096"/>
                    </a:xfrm>
                    <a:prstGeom prst="rect">
                      <a:avLst/>
                    </a:prstGeom>
                  </pic:spPr>
                </pic:pic>
              </a:graphicData>
            </a:graphic>
          </wp:inline>
        </w:drawing>
      </w:r>
      <w:r w:rsidR="001450DE">
        <w:br w:type="page"/>
      </w:r>
    </w:p>
    <w:p w14:paraId="1323562B" w14:textId="2A5BC1D1" w:rsidR="00BA09CD" w:rsidRPr="00D82101" w:rsidRDefault="31C768DE" w:rsidP="00E27202">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r w:rsidR="611433CA" w:rsidRPr="6E109712">
        <w:rPr>
          <w:rFonts w:ascii="Arial" w:hAnsi="Arial" w:cs="Arial"/>
          <w:color w:val="auto"/>
        </w:rPr>
        <w:t>Anhang</w:t>
      </w:r>
      <w:bookmarkStart w:id="80" w:name="_Toc43292577"/>
      <w:bookmarkEnd w:id="80"/>
    </w:p>
    <w:p w14:paraId="5389214A" w14:textId="606587F9" w:rsidR="00077A29" w:rsidRDefault="008A0FFC" w:rsidP="008A0FFC">
      <w:pPr>
        <w:pStyle w:val="Heading1"/>
        <w:numPr>
          <w:ilvl w:val="1"/>
          <w:numId w:val="5"/>
        </w:numPr>
        <w:spacing w:line="360" w:lineRule="auto"/>
        <w:jc w:val="both"/>
        <w:rPr>
          <w:rFonts w:ascii="Arial" w:hAnsi="Arial" w:cs="Arial"/>
          <w:color w:val="auto"/>
          <w:sz w:val="32"/>
          <w:szCs w:val="24"/>
        </w:rPr>
      </w:pPr>
      <w:bookmarkStart w:id="81" w:name="_Toc43292578"/>
      <w:r w:rsidRPr="008A0FFC">
        <w:rPr>
          <w:rFonts w:ascii="Arial" w:hAnsi="Arial" w:cs="Arial"/>
          <w:color w:val="auto"/>
          <w:sz w:val="32"/>
          <w:szCs w:val="24"/>
        </w:rPr>
        <w:t>Klassendiagramme</w:t>
      </w:r>
      <w:bookmarkEnd w:id="81"/>
    </w:p>
    <w:p w14:paraId="321E512C" w14:textId="36B73620"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2" w:name="_Toc43292579"/>
      <w:r w:rsidRPr="008A0FFC">
        <w:rPr>
          <w:rFonts w:ascii="Arial" w:hAnsi="Arial" w:cs="Arial"/>
          <w:color w:val="auto"/>
          <w:sz w:val="28"/>
          <w:szCs w:val="22"/>
        </w:rPr>
        <w:t>MODEL</w:t>
      </w:r>
      <w:bookmarkEnd w:id="82"/>
    </w:p>
    <w:p w14:paraId="2DA44809" w14:textId="6D10598B"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3" w:name="_Toc43292580"/>
      <w:r w:rsidRPr="008A0FFC">
        <w:rPr>
          <w:rFonts w:ascii="Arial" w:hAnsi="Arial" w:cs="Arial"/>
          <w:color w:val="auto"/>
          <w:sz w:val="28"/>
          <w:szCs w:val="22"/>
        </w:rPr>
        <w:t>VIEW</w:t>
      </w:r>
      <w:bookmarkEnd w:id="83"/>
    </w:p>
    <w:p w14:paraId="670B745F" w14:textId="77777777" w:rsidR="008A0FFC" w:rsidRDefault="008A0FFC" w:rsidP="008A0FFC"/>
    <w:p w14:paraId="6B47A7F0" w14:textId="24C106A6"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4" w:name="_Toc43292581"/>
      <w:r w:rsidRPr="008A0FFC">
        <w:rPr>
          <w:rFonts w:ascii="Arial" w:hAnsi="Arial" w:cs="Arial"/>
          <w:color w:val="auto"/>
          <w:sz w:val="28"/>
          <w:szCs w:val="22"/>
        </w:rPr>
        <w:t>CONTROLLER</w:t>
      </w:r>
      <w:bookmarkEnd w:id="84"/>
    </w:p>
    <w:sectPr w:rsidR="008A0FFC" w:rsidRPr="008A0FFC"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022D77" w:rsidRDefault="00022D77">
      <w:pPr>
        <w:pStyle w:val="CommentText"/>
      </w:pPr>
      <w:r>
        <w:rPr>
          <w:rStyle w:val="CommentReference"/>
        </w:rPr>
        <w:annotationRef/>
      </w:r>
      <w:r w:rsidR="0081535B">
        <w:t>Schön wären Einrückungen für Unterkapitel</w:t>
      </w:r>
    </w:p>
  </w:comment>
  <w:comment w:id="4" w:author="Schiffel Florian (inf18235)" w:date="2020-06-17T13:22:00Z" w:initials="SF(">
    <w:p w14:paraId="477ACDF2" w14:textId="33078B55" w:rsidR="00C40AB7" w:rsidRDefault="00C40AB7">
      <w:pPr>
        <w:pStyle w:val="CommentText"/>
      </w:pPr>
      <w:r>
        <w:rPr>
          <w:rStyle w:val="CommentReference"/>
        </w:rPr>
        <w:annotationRef/>
      </w:r>
      <w:r>
        <w:t xml:space="preserve">Müssen die Unterpunkte der </w:t>
      </w:r>
      <w:r w:rsidR="00022D77">
        <w:t>Installation im Inhaltsverzeichnis stehen?</w:t>
      </w:r>
    </w:p>
  </w:comment>
  <w:comment w:id="6" w:author="Schiffel Florian (inf18235)" w:date="2020-06-17T13:23:00Z" w:initials="SF(">
    <w:p w14:paraId="5E77A050" w14:textId="508C9699" w:rsidR="00A43A40" w:rsidRDefault="00A43A40">
      <w:pPr>
        <w:pStyle w:val="CommentText"/>
      </w:pPr>
      <w:r>
        <w:rPr>
          <w:rStyle w:val="CommentReference"/>
        </w:rPr>
        <w:annotationRef/>
      </w:r>
      <w:r>
        <w:t>Ist das so?</w:t>
      </w:r>
    </w:p>
  </w:comment>
  <w:comment w:id="12" w:author="Schiffel Florian (inf18235)" w:date="2020-06-17T13:09:00Z" w:initials="SF(">
    <w:p w14:paraId="2ECFCEF5" w14:textId="4C1B28BE" w:rsidR="00495CF4" w:rsidRDefault="00495CF4">
      <w:pPr>
        <w:pStyle w:val="CommentText"/>
      </w:pPr>
      <w:r>
        <w:rPr>
          <w:rStyle w:val="CommentReference"/>
        </w:rPr>
        <w:annotationRef/>
      </w:r>
      <w:r>
        <w:t>Das Kit oder?</w:t>
      </w:r>
      <w:r>
        <w:br/>
        <w:t>(Vorher stand hier die SDK)</w:t>
      </w:r>
    </w:p>
  </w:comment>
  <w:comment w:id="15" w:author="Schiffel Florian (inf18235)" w:date="2020-06-17T13:14:00Z" w:initials="SF(">
    <w:p w14:paraId="52806DDC" w14:textId="20113C58" w:rsidR="002D52F2" w:rsidRDefault="002D52F2">
      <w:pPr>
        <w:pStyle w:val="CommentText"/>
      </w:pPr>
      <w:r>
        <w:rPr>
          <w:rStyle w:val="CommentReference"/>
        </w:rPr>
        <w:annotationRef/>
      </w:r>
      <w:r>
        <w:t>ich würde eher auswählen schreiben, das ist unmissverständlicher</w:t>
      </w:r>
    </w:p>
  </w:comment>
  <w:comment w:id="14" w:author="Schiffel Florian (inf18235)" w:date="2020-06-17T13:13:00Z" w:initials="SF(">
    <w:p w14:paraId="798791A6" w14:textId="3AD52A7D" w:rsidR="003F7521" w:rsidRDefault="003F7521">
      <w:pPr>
        <w:pStyle w:val="CommentText"/>
      </w:pPr>
      <w:r>
        <w:rPr>
          <w:rStyle w:val="CommentReference"/>
        </w:rPr>
        <w:annotationRef/>
      </w:r>
      <w:r w:rsidR="003E4B2C">
        <w:t>warum Fett?</w:t>
      </w:r>
    </w:p>
  </w:comment>
  <w:comment w:id="30" w:author="Schiffel Florian (inf18235)" w:date="2020-06-16T20:25:00Z" w:initials="SF(">
    <w:p w14:paraId="4F0243D7" w14:textId="54169E98"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1" w:author="Schiffel Florian (inf18235)" w:date="2020-06-17T12:09:00Z" w:initials="SF(">
    <w:p w14:paraId="013A2A47" w14:textId="77777777" w:rsidR="00142F36" w:rsidRDefault="00142F36" w:rsidP="00142F36">
      <w:pPr>
        <w:pStyle w:val="CommentText"/>
      </w:pPr>
      <w:r>
        <w:rPr>
          <w:rStyle w:val="CommentReference"/>
        </w:rPr>
        <w:annotationRef/>
      </w:r>
      <w:r>
        <w:rPr>
          <w:rStyle w:val="CommentReference"/>
        </w:rPr>
        <w:annotationRef/>
      </w:r>
      <w:r>
        <w:t>Der Satzbau macht hier einfach keinen Sinn in meinen Augen</w:t>
      </w:r>
    </w:p>
    <w:p w14:paraId="4BEF29AD" w14:textId="2F748EB5" w:rsidR="00142F36" w:rsidRDefault="00142F36">
      <w:pPr>
        <w:pStyle w:val="CommentText"/>
      </w:pPr>
    </w:p>
  </w:comment>
  <w:comment w:id="32" w:author="Schiffel Florian (inf18235)" w:date="2020-06-16T20:25:00Z" w:initials="SF(">
    <w:p w14:paraId="796E3FD2" w14:textId="2294C7E0"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3" w:author="Schiffel Florian (inf18235)" w:date="2020-06-17T12:09:00Z" w:initials="SF(">
    <w:p w14:paraId="5DBAFE3E" w14:textId="6F1DE22D" w:rsidR="00142F36" w:rsidRDefault="00142F36">
      <w:pPr>
        <w:pStyle w:val="CommentText"/>
      </w:pPr>
      <w:r>
        <w:rPr>
          <w:rStyle w:val="CommentReference"/>
        </w:rPr>
        <w:annotationRef/>
      </w:r>
      <w:r>
        <w:t>Der Satzbau macht hier einfach keinen Sinn in meinen Augen</w:t>
      </w:r>
    </w:p>
  </w:comment>
  <w:comment w:id="34" w:author="Schiffel Florian (inf18235)" w:date="2020-06-16T20:26:00Z" w:initials="SF(">
    <w:p w14:paraId="3A6C2DCE" w14:textId="46DCE762" w:rsidR="003F1726" w:rsidRDefault="003F1726">
      <w:pPr>
        <w:pStyle w:val="CommentText"/>
      </w:pPr>
      <w:r>
        <w:rPr>
          <w:rStyle w:val="CommentReference"/>
        </w:rPr>
        <w:annotationRef/>
      </w:r>
      <w:r>
        <w:t>?</w:t>
      </w:r>
    </w:p>
  </w:comment>
  <w:comment w:id="35" w:author="Maier Stefan (inf18229)" w:date="2020-06-17T11:28:00Z" w:initials="MS(">
    <w:p w14:paraId="5BFAA760" w14:textId="35E64FA3" w:rsidR="00EF3F0F" w:rsidRDefault="00EF3F0F">
      <w:pPr>
        <w:pStyle w:val="CommentText"/>
      </w:pPr>
      <w:r>
        <w:t>S. XML Strutkur aufbau und Klassenstruktur</w:t>
      </w:r>
    </w:p>
  </w:comment>
  <w:comment w:id="36" w:author="Schiffel Florian (inf18235)" w:date="2020-06-17T12:09:00Z" w:initials="SF(">
    <w:p w14:paraId="25936FFA" w14:textId="25DFD316" w:rsidR="00142F36" w:rsidRDefault="00142F36">
      <w:pPr>
        <w:pStyle w:val="CommentText"/>
      </w:pPr>
      <w:r>
        <w:rPr>
          <w:rStyle w:val="CommentReference"/>
        </w:rPr>
        <w:annotationRef/>
      </w:r>
      <w:r w:rsidR="001C438B">
        <w:rPr>
          <w:rStyle w:val="CommentReference"/>
        </w:rPr>
        <w:annotationRef/>
      </w:r>
      <w:r w:rsidR="001C438B">
        <w:t>Der Satzbau macht hier einfach keinen Sinn in meinen Augen</w:t>
      </w:r>
    </w:p>
  </w:comment>
  <w:comment w:id="37" w:author="Schiffel Florian (inf18235)" w:date="2020-06-16T20:31:00Z" w:initials="SF(">
    <w:p w14:paraId="50EF7F5A" w14:textId="1CE74629" w:rsidR="009974C7" w:rsidRDefault="009974C7">
      <w:pPr>
        <w:pStyle w:val="CommentText"/>
      </w:pPr>
      <w:r>
        <w:rPr>
          <w:rStyle w:val="CommentReference"/>
        </w:rPr>
        <w:annotationRef/>
      </w:r>
      <w:r>
        <w:t>Ich würde alles im hellen Modus exportieren</w:t>
      </w:r>
    </w:p>
  </w:comment>
  <w:comment w:id="38" w:author="Schiffel Florian (inf18235)" w:date="2020-06-17T12:07:00Z" w:initials="SF(">
    <w:p w14:paraId="04CE7AEA" w14:textId="4BF5B325" w:rsidR="00E3213A" w:rsidRDefault="00E3213A">
      <w:pPr>
        <w:pStyle w:val="CommentText"/>
      </w:pPr>
      <w:r>
        <w:rPr>
          <w:rStyle w:val="CommentReference"/>
        </w:rPr>
        <w:annotationRef/>
      </w:r>
      <w:r>
        <w:t>am besten alle Diagramme im Bilder-Diagramme Ordner abspeichern und das Powered by ytools entfernen</w:t>
      </w:r>
    </w:p>
  </w:comment>
  <w:comment w:id="42" w:author="Schiffel Florian (inf18235)" w:date="2020-06-16T20:51:00Z" w:initials="SF(">
    <w:p w14:paraId="49612B8E" w14:textId="2316C53F" w:rsidR="003235D1" w:rsidRDefault="003235D1">
      <w:pPr>
        <w:pStyle w:val="CommentText"/>
      </w:pPr>
      <w:r>
        <w:rPr>
          <w:rStyle w:val="CommentReference"/>
        </w:rPr>
        <w:annotationRef/>
      </w:r>
      <w:r>
        <w:t>evtl. noch mehr zu ersten drei Tabs schreiben</w:t>
      </w:r>
    </w:p>
  </w:comment>
  <w:comment w:id="66" w:author="Schiffel Florian (inf18235)" w:date="2020-06-16T20:36:00Z" w:initials="SF(">
    <w:p w14:paraId="18FDC0E6" w14:textId="1A02B2F9" w:rsidR="004F7EA0" w:rsidRDefault="004F7EA0">
      <w:pPr>
        <w:pStyle w:val="CommentText"/>
      </w:pPr>
      <w:r>
        <w:rPr>
          <w:rStyle w:val="CommentReference"/>
        </w:rPr>
        <w:annotationRef/>
      </w:r>
      <w:r>
        <w:t>gibt es da kein Prinzip für Factory war ja anscheinend etwas anderes?</w:t>
      </w:r>
    </w:p>
  </w:comment>
  <w:comment w:id="67" w:author="Schiffel Florian (inf18235)" w:date="2020-06-16T20:36:00Z" w:initials="SF(">
    <w:p w14:paraId="033676CD" w14:textId="511A1BCF" w:rsidR="00414BE3" w:rsidRDefault="00414BE3">
      <w:pPr>
        <w:pStyle w:val="CommentText"/>
      </w:pPr>
      <w:r>
        <w:rPr>
          <w:rStyle w:val="CommentReference"/>
        </w:rPr>
        <w:annotationRef/>
      </w:r>
      <w:r>
        <w:t>Begriffe (Methode, Variablen, etc. )</w:t>
      </w:r>
      <w:r w:rsidR="00270180">
        <w:t xml:space="preserve"> aus dem Quellcode in kursiver Schrift</w:t>
      </w:r>
    </w:p>
  </w:comment>
  <w:comment w:id="71" w:author="Schiffel Florian (inf18235)" w:date="2020-06-16T16:55:00Z" w:initials="SF(">
    <w:p w14:paraId="02B66BC7" w14:textId="0F4120AA" w:rsidR="00BE6272" w:rsidRDefault="00BE6272">
      <w:pPr>
        <w:pStyle w:val="CommentText"/>
      </w:pPr>
      <w:r>
        <w:rPr>
          <w:rStyle w:val="CommentReference"/>
        </w:rPr>
        <w:annotationRef/>
      </w:r>
      <w:r>
        <w:t>evtl. besser</w:t>
      </w:r>
      <w:r w:rsidR="00C85636">
        <w:t>:</w:t>
      </w:r>
      <w:r w:rsidR="00C85636">
        <w:br/>
      </w:r>
      <w:r>
        <w:t xml:space="preserve">gibt es die zwei Methoden importProject, die beide </w:t>
      </w:r>
      <w:r w:rsidR="008E657B">
        <w:t>die entsprechende Methode im Interface überladen.</w:t>
      </w:r>
    </w:p>
  </w:comment>
  <w:comment w:id="76" w:author="Schiffel Florian (inf18235)" w:date="2020-06-16T17:14:00Z" w:initials="SF(">
    <w:p w14:paraId="4F7D32D1" w14:textId="57A0320A" w:rsidR="004A3694" w:rsidRDefault="004A3694">
      <w:pPr>
        <w:pStyle w:val="CommentText"/>
      </w:pPr>
      <w:r>
        <w:rPr>
          <w:rStyle w:val="CommentReference"/>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AC11" w14:textId="77777777" w:rsidR="00FC697F" w:rsidRDefault="00FC697F" w:rsidP="00657F85">
      <w:pPr>
        <w:spacing w:after="0" w:line="240" w:lineRule="auto"/>
      </w:pPr>
      <w:r>
        <w:separator/>
      </w:r>
    </w:p>
  </w:endnote>
  <w:endnote w:type="continuationSeparator" w:id="0">
    <w:p w14:paraId="010EB19E" w14:textId="77777777" w:rsidR="00FC697F" w:rsidRDefault="00FC697F" w:rsidP="00657F85">
      <w:pPr>
        <w:spacing w:after="0" w:line="240" w:lineRule="auto"/>
      </w:pPr>
      <w:r>
        <w:continuationSeparator/>
      </w:r>
    </w:p>
  </w:endnote>
  <w:endnote w:type="continuationNotice" w:id="1">
    <w:p w14:paraId="1984FFEE" w14:textId="77777777" w:rsidR="00FC697F" w:rsidRDefault="00FC69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Content>
      <w:p w14:paraId="7A4019E5" w14:textId="73DC47E3" w:rsidR="008A2A92" w:rsidRDefault="008A2A92">
        <w:pPr>
          <w:pStyle w:val="Footer"/>
          <w:jc w:val="right"/>
        </w:pPr>
        <w:r>
          <w:fldChar w:fldCharType="begin"/>
        </w:r>
        <w:r>
          <w:instrText>PAGE   \* MERGEFORMAT</w:instrText>
        </w:r>
        <w:r>
          <w:fldChar w:fldCharType="separate"/>
        </w:r>
        <w:r w:rsidR="00312441">
          <w:rPr>
            <w:noProof/>
          </w:rPr>
          <w:t>47</w:t>
        </w:r>
        <w:r>
          <w:fldChar w:fldCharType="end"/>
        </w:r>
      </w:p>
    </w:sdtContent>
  </w:sdt>
  <w:p w14:paraId="0CBC771A" w14:textId="77777777" w:rsidR="008A2A92" w:rsidRDefault="008A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D05E4" w14:textId="77777777" w:rsidR="00FC697F" w:rsidRDefault="00FC697F" w:rsidP="00657F85">
      <w:pPr>
        <w:spacing w:after="0" w:line="240" w:lineRule="auto"/>
      </w:pPr>
      <w:r>
        <w:separator/>
      </w:r>
    </w:p>
  </w:footnote>
  <w:footnote w:type="continuationSeparator" w:id="0">
    <w:p w14:paraId="584811F6" w14:textId="77777777" w:rsidR="00FC697F" w:rsidRDefault="00FC697F" w:rsidP="00657F85">
      <w:pPr>
        <w:spacing w:after="0" w:line="240" w:lineRule="auto"/>
      </w:pPr>
      <w:r>
        <w:continuationSeparator/>
      </w:r>
    </w:p>
  </w:footnote>
  <w:footnote w:type="continuationNotice" w:id="1">
    <w:p w14:paraId="10BE5EF2" w14:textId="77777777" w:rsidR="00FC697F" w:rsidRDefault="00FC69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8A2A92" w:rsidRDefault="008A2A92" w:rsidP="009522C6">
    <w:pPr>
      <w:pStyle w:val="Header"/>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hybridMultilevel"/>
    <w:tmpl w:val="B0B6AAEC"/>
    <w:lvl w:ilvl="0" w:tplc="B71E8350">
      <w:start w:val="1"/>
      <w:numFmt w:val="decimal"/>
      <w:lvlText w:val="%1."/>
      <w:lvlJc w:val="left"/>
      <w:pPr>
        <w:ind w:left="360" w:hanging="360"/>
      </w:pPr>
      <w:rPr>
        <w:rFonts w:hint="default"/>
        <w:color w:val="000000" w:themeColor="text1"/>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autoHyphenation/>
  <w:hyphenationZone w:val="425"/>
  <w:defaultTableStyle w:val="SWE-Standard"/>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05F6"/>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4F1F"/>
    <w:rsid w:val="008C56D9"/>
    <w:rsid w:val="008C7620"/>
    <w:rsid w:val="008D0E66"/>
    <w:rsid w:val="008D19F4"/>
    <w:rsid w:val="008D2318"/>
    <w:rsid w:val="008D5C39"/>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1F68920"/>
    <w:rsid w:val="024FE827"/>
    <w:rsid w:val="03DAD952"/>
    <w:rsid w:val="04A85787"/>
    <w:rsid w:val="05B8BA8D"/>
    <w:rsid w:val="06D8D085"/>
    <w:rsid w:val="07BA5FB4"/>
    <w:rsid w:val="08107842"/>
    <w:rsid w:val="08470026"/>
    <w:rsid w:val="08583DB7"/>
    <w:rsid w:val="089FCDA2"/>
    <w:rsid w:val="0936B2C2"/>
    <w:rsid w:val="0A928708"/>
    <w:rsid w:val="0B463B23"/>
    <w:rsid w:val="0B888F29"/>
    <w:rsid w:val="0BDB9144"/>
    <w:rsid w:val="0BE8266A"/>
    <w:rsid w:val="0C348C20"/>
    <w:rsid w:val="0CD64DE9"/>
    <w:rsid w:val="0D3C7492"/>
    <w:rsid w:val="0D5A5CDC"/>
    <w:rsid w:val="0D7CD0F5"/>
    <w:rsid w:val="0D87250C"/>
    <w:rsid w:val="0F1666F3"/>
    <w:rsid w:val="0F444A3F"/>
    <w:rsid w:val="0FB2A32B"/>
    <w:rsid w:val="10BA334C"/>
    <w:rsid w:val="11D060F9"/>
    <w:rsid w:val="12040F7F"/>
    <w:rsid w:val="12DF99DD"/>
    <w:rsid w:val="13066E43"/>
    <w:rsid w:val="131FA333"/>
    <w:rsid w:val="1382667A"/>
    <w:rsid w:val="145FDD9F"/>
    <w:rsid w:val="1465E5EC"/>
    <w:rsid w:val="146C0B3F"/>
    <w:rsid w:val="14E7FD1E"/>
    <w:rsid w:val="1525C7B1"/>
    <w:rsid w:val="1581162F"/>
    <w:rsid w:val="161CB675"/>
    <w:rsid w:val="1630E42D"/>
    <w:rsid w:val="166221CC"/>
    <w:rsid w:val="175DEA79"/>
    <w:rsid w:val="17C8D8A5"/>
    <w:rsid w:val="17E8BCF8"/>
    <w:rsid w:val="18384C8B"/>
    <w:rsid w:val="18C7A09A"/>
    <w:rsid w:val="19B80CA2"/>
    <w:rsid w:val="19E0E406"/>
    <w:rsid w:val="1A0E0498"/>
    <w:rsid w:val="1B545B1A"/>
    <w:rsid w:val="1B81C657"/>
    <w:rsid w:val="1E950CE1"/>
    <w:rsid w:val="1EF9914E"/>
    <w:rsid w:val="1FC6750C"/>
    <w:rsid w:val="1FD4EE1D"/>
    <w:rsid w:val="219E4813"/>
    <w:rsid w:val="21BC78D3"/>
    <w:rsid w:val="21C940B2"/>
    <w:rsid w:val="227931C8"/>
    <w:rsid w:val="2314994A"/>
    <w:rsid w:val="2347F140"/>
    <w:rsid w:val="23760B64"/>
    <w:rsid w:val="23C69A29"/>
    <w:rsid w:val="23C88CD4"/>
    <w:rsid w:val="251A5BDC"/>
    <w:rsid w:val="25672C37"/>
    <w:rsid w:val="25D73103"/>
    <w:rsid w:val="25F0A7AF"/>
    <w:rsid w:val="26494350"/>
    <w:rsid w:val="27F2F16F"/>
    <w:rsid w:val="27FD608B"/>
    <w:rsid w:val="2969669C"/>
    <w:rsid w:val="29E38E92"/>
    <w:rsid w:val="29FC8620"/>
    <w:rsid w:val="2A0A2267"/>
    <w:rsid w:val="2B2F2D91"/>
    <w:rsid w:val="2B585E11"/>
    <w:rsid w:val="2BD5A0BC"/>
    <w:rsid w:val="2C5207EB"/>
    <w:rsid w:val="2CF86A91"/>
    <w:rsid w:val="2F9D4A0E"/>
    <w:rsid w:val="2FE6C17B"/>
    <w:rsid w:val="2FF90B6D"/>
    <w:rsid w:val="31C768DE"/>
    <w:rsid w:val="31EB8CC0"/>
    <w:rsid w:val="3321F8DA"/>
    <w:rsid w:val="33B15408"/>
    <w:rsid w:val="34165A48"/>
    <w:rsid w:val="352706C2"/>
    <w:rsid w:val="35465907"/>
    <w:rsid w:val="35A60D5B"/>
    <w:rsid w:val="35C488F4"/>
    <w:rsid w:val="3630B9B1"/>
    <w:rsid w:val="36FF8AB7"/>
    <w:rsid w:val="3710EE00"/>
    <w:rsid w:val="3793552B"/>
    <w:rsid w:val="37FEEA79"/>
    <w:rsid w:val="380E7D80"/>
    <w:rsid w:val="38D29D84"/>
    <w:rsid w:val="39D5C373"/>
    <w:rsid w:val="39F6E485"/>
    <w:rsid w:val="3B0D274F"/>
    <w:rsid w:val="3CCA2F70"/>
    <w:rsid w:val="3CFF2422"/>
    <w:rsid w:val="3D38F032"/>
    <w:rsid w:val="3E07377F"/>
    <w:rsid w:val="3E141722"/>
    <w:rsid w:val="3EA93C66"/>
    <w:rsid w:val="3F01971A"/>
    <w:rsid w:val="3FA4D814"/>
    <w:rsid w:val="40371E97"/>
    <w:rsid w:val="415205C1"/>
    <w:rsid w:val="41A0B19E"/>
    <w:rsid w:val="41A81DBE"/>
    <w:rsid w:val="4223BFA0"/>
    <w:rsid w:val="437EE878"/>
    <w:rsid w:val="43AA93B3"/>
    <w:rsid w:val="455D1A3E"/>
    <w:rsid w:val="45D7A262"/>
    <w:rsid w:val="465CE5CC"/>
    <w:rsid w:val="4791D0E1"/>
    <w:rsid w:val="482C1673"/>
    <w:rsid w:val="48B51843"/>
    <w:rsid w:val="48CC286C"/>
    <w:rsid w:val="48DF0EC4"/>
    <w:rsid w:val="49946EA0"/>
    <w:rsid w:val="4A2C5DA6"/>
    <w:rsid w:val="4A787CFE"/>
    <w:rsid w:val="4A789F07"/>
    <w:rsid w:val="4A909D39"/>
    <w:rsid w:val="4A9B7E7D"/>
    <w:rsid w:val="4AD377B7"/>
    <w:rsid w:val="4B4CEA30"/>
    <w:rsid w:val="4F79D5A0"/>
    <w:rsid w:val="4FF51DB3"/>
    <w:rsid w:val="4FF67347"/>
    <w:rsid w:val="5046AD58"/>
    <w:rsid w:val="51624E46"/>
    <w:rsid w:val="51688289"/>
    <w:rsid w:val="51689A44"/>
    <w:rsid w:val="5206BB73"/>
    <w:rsid w:val="5286BB53"/>
    <w:rsid w:val="52D74748"/>
    <w:rsid w:val="52F11897"/>
    <w:rsid w:val="53578916"/>
    <w:rsid w:val="53862405"/>
    <w:rsid w:val="54B9A4AE"/>
    <w:rsid w:val="54EABD4C"/>
    <w:rsid w:val="5526C788"/>
    <w:rsid w:val="56532ADB"/>
    <w:rsid w:val="56DF8DE7"/>
    <w:rsid w:val="577BB9C5"/>
    <w:rsid w:val="57BA2ECB"/>
    <w:rsid w:val="57CCB85F"/>
    <w:rsid w:val="580046E8"/>
    <w:rsid w:val="58709072"/>
    <w:rsid w:val="58A62786"/>
    <w:rsid w:val="58C37CA5"/>
    <w:rsid w:val="5A43D154"/>
    <w:rsid w:val="5B5EFCB0"/>
    <w:rsid w:val="5B77EFDE"/>
    <w:rsid w:val="5B98AD15"/>
    <w:rsid w:val="5CDDAE77"/>
    <w:rsid w:val="5D61BAE1"/>
    <w:rsid w:val="5E4A33C6"/>
    <w:rsid w:val="5FFA9E6B"/>
    <w:rsid w:val="6075E29A"/>
    <w:rsid w:val="611433CA"/>
    <w:rsid w:val="617DDAD1"/>
    <w:rsid w:val="61ADD814"/>
    <w:rsid w:val="6251DBDE"/>
    <w:rsid w:val="62728D71"/>
    <w:rsid w:val="64458582"/>
    <w:rsid w:val="64C96AD1"/>
    <w:rsid w:val="64ED4D34"/>
    <w:rsid w:val="65485EFC"/>
    <w:rsid w:val="65DC1C73"/>
    <w:rsid w:val="669294BD"/>
    <w:rsid w:val="66BB9CE5"/>
    <w:rsid w:val="6801C2AE"/>
    <w:rsid w:val="683485C9"/>
    <w:rsid w:val="6919C9AE"/>
    <w:rsid w:val="6A04A382"/>
    <w:rsid w:val="6AE524E3"/>
    <w:rsid w:val="6B1A2E3D"/>
    <w:rsid w:val="6B28AFC2"/>
    <w:rsid w:val="6B468C7D"/>
    <w:rsid w:val="6BB6BCB5"/>
    <w:rsid w:val="6BBC3B7B"/>
    <w:rsid w:val="6C416D3E"/>
    <w:rsid w:val="6CDC3DE6"/>
    <w:rsid w:val="6D50BA5C"/>
    <w:rsid w:val="6E109712"/>
    <w:rsid w:val="6EC56E6C"/>
    <w:rsid w:val="6F75FEA7"/>
    <w:rsid w:val="6F7F113A"/>
    <w:rsid w:val="701BF9BD"/>
    <w:rsid w:val="7090750B"/>
    <w:rsid w:val="71192E74"/>
    <w:rsid w:val="71DB556F"/>
    <w:rsid w:val="71ED3ECC"/>
    <w:rsid w:val="7218E410"/>
    <w:rsid w:val="727D607F"/>
    <w:rsid w:val="72DDF200"/>
    <w:rsid w:val="730C3542"/>
    <w:rsid w:val="73637137"/>
    <w:rsid w:val="73691315"/>
    <w:rsid w:val="7438A328"/>
    <w:rsid w:val="74427264"/>
    <w:rsid w:val="74D328A7"/>
    <w:rsid w:val="750714D9"/>
    <w:rsid w:val="755A881F"/>
    <w:rsid w:val="7579F301"/>
    <w:rsid w:val="7583E695"/>
    <w:rsid w:val="75DD965B"/>
    <w:rsid w:val="75FFDD3E"/>
    <w:rsid w:val="764997AB"/>
    <w:rsid w:val="772FAC24"/>
    <w:rsid w:val="77FD3D6F"/>
    <w:rsid w:val="7966831F"/>
    <w:rsid w:val="7A5E84A0"/>
    <w:rsid w:val="7A7F65BC"/>
    <w:rsid w:val="7A84FFAE"/>
    <w:rsid w:val="7AA3BF43"/>
    <w:rsid w:val="7C6F0C20"/>
    <w:rsid w:val="7C8E33A5"/>
    <w:rsid w:val="7C980D10"/>
    <w:rsid w:val="7D204A9A"/>
    <w:rsid w:val="7E0A0680"/>
    <w:rsid w:val="7E775E35"/>
    <w:rsid w:val="7ECA2C8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89C60C"/>
  <w15:chartTrackingRefBased/>
  <w15:docId w15:val="{69AAF1C1-CDC9-44D1-A17B-08D6C7089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70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DefaultParagraphFont"/>
    <w:rsid w:val="00E453AE"/>
  </w:style>
  <w:style w:type="character" w:customStyle="1" w:styleId="Heading1Char">
    <w:name w:val="Heading 1 Char"/>
    <w:basedOn w:val="DefaultParagraphFont"/>
    <w:link w:val="Heading1"/>
    <w:uiPriority w:val="9"/>
    <w:rsid w:val="001D10F6"/>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714B0"/>
    <w:pPr>
      <w:ind w:left="720"/>
      <w:contextualSpacing/>
    </w:pPr>
  </w:style>
  <w:style w:type="paragraph" w:styleId="TOCHeading">
    <w:name w:val="TOC Heading"/>
    <w:basedOn w:val="Heading1"/>
    <w:next w:val="Normal"/>
    <w:uiPriority w:val="39"/>
    <w:unhideWhenUsed/>
    <w:qFormat/>
    <w:rsid w:val="00077A29"/>
    <w:pPr>
      <w:outlineLvl w:val="9"/>
    </w:pPr>
    <w:rPr>
      <w:lang w:eastAsia="de-DE"/>
    </w:rPr>
  </w:style>
  <w:style w:type="paragraph" w:styleId="TOC2">
    <w:name w:val="toc 2"/>
    <w:basedOn w:val="Normal"/>
    <w:next w:val="Normal"/>
    <w:autoRedefine/>
    <w:uiPriority w:val="39"/>
    <w:unhideWhenUsed/>
    <w:rsid w:val="00077A29"/>
    <w:pPr>
      <w:spacing w:before="120" w:after="0"/>
      <w:ind w:left="220"/>
    </w:pPr>
    <w:rPr>
      <w:rFonts w:cstheme="minorHAnsi"/>
      <w:i/>
      <w:iCs/>
      <w:sz w:val="20"/>
      <w:szCs w:val="20"/>
    </w:rPr>
  </w:style>
  <w:style w:type="paragraph" w:styleId="TOC1">
    <w:name w:val="toc 1"/>
    <w:basedOn w:val="Normal"/>
    <w:next w:val="Normal"/>
    <w:autoRedefine/>
    <w:uiPriority w:val="39"/>
    <w:unhideWhenUsed/>
    <w:rsid w:val="00077A29"/>
    <w:pPr>
      <w:spacing w:before="240" w:after="120"/>
    </w:pPr>
    <w:rPr>
      <w:rFonts w:cstheme="minorHAnsi"/>
      <w:b/>
      <w:bCs/>
      <w:sz w:val="20"/>
      <w:szCs w:val="20"/>
    </w:rPr>
  </w:style>
  <w:style w:type="paragraph" w:styleId="TOC3">
    <w:name w:val="toc 3"/>
    <w:basedOn w:val="Normal"/>
    <w:next w:val="Normal"/>
    <w:autoRedefine/>
    <w:uiPriority w:val="39"/>
    <w:unhideWhenUsed/>
    <w:rsid w:val="00077A29"/>
    <w:pPr>
      <w:spacing w:after="0"/>
      <w:ind w:left="440"/>
    </w:pPr>
    <w:rPr>
      <w:rFonts w:cstheme="minorHAnsi"/>
      <w:sz w:val="20"/>
      <w:szCs w:val="20"/>
    </w:rPr>
  </w:style>
  <w:style w:type="character" w:styleId="Hyperlink">
    <w:name w:val="Hyperlink"/>
    <w:basedOn w:val="DefaultParagraphFont"/>
    <w:uiPriority w:val="99"/>
    <w:unhideWhenUsed/>
    <w:rsid w:val="00077A29"/>
    <w:rPr>
      <w:color w:val="0563C1" w:themeColor="hyperlink"/>
      <w:u w:val="single"/>
    </w:rPr>
  </w:style>
  <w:style w:type="paragraph" w:styleId="Subtitle">
    <w:name w:val="Subtitle"/>
    <w:basedOn w:val="Normal"/>
    <w:next w:val="Normal"/>
    <w:link w:val="SubtitleChar"/>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1D10F6"/>
    <w:rPr>
      <w:rFonts w:eastAsiaTheme="minorEastAsia"/>
      <w:color w:val="5A5A5A" w:themeColor="text1" w:themeTint="A5"/>
      <w:spacing w:val="15"/>
      <w:sz w:val="26"/>
    </w:rPr>
  </w:style>
  <w:style w:type="character" w:styleId="CommentReference">
    <w:name w:val="annotation reference"/>
    <w:basedOn w:val="DefaultParagraphFont"/>
    <w:uiPriority w:val="99"/>
    <w:semiHidden/>
    <w:unhideWhenUsed/>
    <w:rsid w:val="00585C08"/>
    <w:rPr>
      <w:sz w:val="16"/>
      <w:szCs w:val="16"/>
    </w:rPr>
  </w:style>
  <w:style w:type="paragraph" w:styleId="CommentText">
    <w:name w:val="annotation text"/>
    <w:basedOn w:val="Normal"/>
    <w:link w:val="CommentTextChar"/>
    <w:uiPriority w:val="99"/>
    <w:semiHidden/>
    <w:unhideWhenUsed/>
    <w:rsid w:val="00585C08"/>
    <w:pPr>
      <w:spacing w:line="240" w:lineRule="auto"/>
    </w:pPr>
    <w:rPr>
      <w:sz w:val="20"/>
      <w:szCs w:val="20"/>
    </w:rPr>
  </w:style>
  <w:style w:type="character" w:customStyle="1" w:styleId="CommentTextChar">
    <w:name w:val="Comment Text Char"/>
    <w:basedOn w:val="DefaultParagraphFont"/>
    <w:link w:val="CommentText"/>
    <w:uiPriority w:val="99"/>
    <w:semiHidden/>
    <w:rsid w:val="00585C08"/>
    <w:rPr>
      <w:sz w:val="20"/>
      <w:szCs w:val="20"/>
    </w:rPr>
  </w:style>
  <w:style w:type="paragraph" w:styleId="CommentSubject">
    <w:name w:val="annotation subject"/>
    <w:basedOn w:val="CommentText"/>
    <w:next w:val="CommentText"/>
    <w:link w:val="CommentSubjectChar"/>
    <w:uiPriority w:val="99"/>
    <w:semiHidden/>
    <w:unhideWhenUsed/>
    <w:rsid w:val="00585C08"/>
    <w:rPr>
      <w:b/>
      <w:bCs/>
    </w:rPr>
  </w:style>
  <w:style w:type="character" w:customStyle="1" w:styleId="CommentSubjectChar">
    <w:name w:val="Comment Subject Char"/>
    <w:basedOn w:val="CommentTextChar"/>
    <w:link w:val="CommentSubject"/>
    <w:uiPriority w:val="99"/>
    <w:semiHidden/>
    <w:rsid w:val="00585C08"/>
    <w:rPr>
      <w:b/>
      <w:bCs/>
      <w:sz w:val="20"/>
      <w:szCs w:val="20"/>
    </w:rPr>
  </w:style>
  <w:style w:type="paragraph" w:styleId="BalloonText">
    <w:name w:val="Balloon Text"/>
    <w:basedOn w:val="Normal"/>
    <w:link w:val="BalloonTextChar"/>
    <w:uiPriority w:val="99"/>
    <w:semiHidden/>
    <w:unhideWhenUsed/>
    <w:rsid w:val="00585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C08"/>
    <w:rPr>
      <w:rFonts w:ascii="Segoe UI" w:hAnsi="Segoe UI" w:cs="Segoe UI"/>
      <w:sz w:val="18"/>
      <w:szCs w:val="18"/>
    </w:rPr>
  </w:style>
  <w:style w:type="paragraph" w:styleId="Revision">
    <w:name w:val="Revision"/>
    <w:hidden/>
    <w:uiPriority w:val="99"/>
    <w:semiHidden/>
    <w:rsid w:val="001848BD"/>
    <w:pPr>
      <w:spacing w:after="0" w:line="240" w:lineRule="auto"/>
    </w:pPr>
  </w:style>
  <w:style w:type="character" w:customStyle="1" w:styleId="Heading2Char">
    <w:name w:val="Heading 2 Char"/>
    <w:basedOn w:val="DefaultParagraphFont"/>
    <w:link w:val="Heading2"/>
    <w:uiPriority w:val="9"/>
    <w:rsid w:val="0057186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7186A"/>
    <w:pPr>
      <w:spacing w:after="0" w:line="240" w:lineRule="auto"/>
    </w:pPr>
  </w:style>
  <w:style w:type="character" w:customStyle="1" w:styleId="NichtaufgelsteErwhnung1">
    <w:name w:val="Nicht aufgelöste Erwähnung1"/>
    <w:basedOn w:val="DefaultParagraphFont"/>
    <w:uiPriority w:val="99"/>
    <w:semiHidden/>
    <w:unhideWhenUsed/>
    <w:rsid w:val="003F1029"/>
    <w:rPr>
      <w:color w:val="605E5C"/>
      <w:shd w:val="clear" w:color="auto" w:fill="E1DFDD"/>
    </w:rPr>
  </w:style>
  <w:style w:type="table" w:customStyle="1" w:styleId="SWE-Standard">
    <w:name w:val="SWE-Standard"/>
    <w:basedOn w:val="TableGrid"/>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Header">
    <w:name w:val="header"/>
    <w:basedOn w:val="Normal"/>
    <w:link w:val="HeaderChar"/>
    <w:uiPriority w:val="99"/>
    <w:unhideWhenUsed/>
    <w:rsid w:val="00657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F85"/>
  </w:style>
  <w:style w:type="paragraph" w:styleId="Footer">
    <w:name w:val="footer"/>
    <w:basedOn w:val="Normal"/>
    <w:link w:val="FooterChar"/>
    <w:uiPriority w:val="99"/>
    <w:unhideWhenUsed/>
    <w:rsid w:val="00657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F85"/>
  </w:style>
  <w:style w:type="character" w:customStyle="1" w:styleId="Heading3Char">
    <w:name w:val="Heading 3 Char"/>
    <w:basedOn w:val="DefaultParagraphFont"/>
    <w:link w:val="Heading3"/>
    <w:uiPriority w:val="9"/>
    <w:semiHidden/>
    <w:rsid w:val="00A676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35A40"/>
    <w:rPr>
      <w:color w:val="808080"/>
    </w:rPr>
  </w:style>
  <w:style w:type="paragraph" w:styleId="HTMLPreformatted">
    <w:name w:val="HTML Preformatted"/>
    <w:basedOn w:val="Normal"/>
    <w:link w:val="HTMLPreformattedChar"/>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526C02"/>
    <w:rPr>
      <w:rFonts w:ascii="Courier New" w:eastAsia="Times New Roman" w:hAnsi="Courier New" w:cs="Courier New"/>
      <w:sz w:val="20"/>
      <w:szCs w:val="20"/>
      <w:lang w:eastAsia="de-DE"/>
    </w:rPr>
  </w:style>
  <w:style w:type="paragraph" w:styleId="TOC4">
    <w:name w:val="toc 4"/>
    <w:basedOn w:val="Normal"/>
    <w:next w:val="Normal"/>
    <w:autoRedefine/>
    <w:uiPriority w:val="39"/>
    <w:semiHidden/>
    <w:unhideWhenUsed/>
    <w:rsid w:val="00C058FE"/>
    <w:pPr>
      <w:spacing w:after="0"/>
      <w:ind w:left="660"/>
    </w:pPr>
    <w:rPr>
      <w:rFonts w:cstheme="minorHAnsi"/>
      <w:sz w:val="20"/>
      <w:szCs w:val="20"/>
    </w:rPr>
  </w:style>
  <w:style w:type="paragraph" w:styleId="TOC5">
    <w:name w:val="toc 5"/>
    <w:basedOn w:val="Normal"/>
    <w:next w:val="Normal"/>
    <w:autoRedefine/>
    <w:uiPriority w:val="39"/>
    <w:semiHidden/>
    <w:unhideWhenUsed/>
    <w:rsid w:val="00C058FE"/>
    <w:pPr>
      <w:spacing w:after="0"/>
      <w:ind w:left="880"/>
    </w:pPr>
    <w:rPr>
      <w:rFonts w:cstheme="minorHAnsi"/>
      <w:sz w:val="20"/>
      <w:szCs w:val="20"/>
    </w:rPr>
  </w:style>
  <w:style w:type="paragraph" w:styleId="TOC6">
    <w:name w:val="toc 6"/>
    <w:basedOn w:val="Normal"/>
    <w:next w:val="Normal"/>
    <w:autoRedefine/>
    <w:uiPriority w:val="39"/>
    <w:semiHidden/>
    <w:unhideWhenUsed/>
    <w:rsid w:val="00C058FE"/>
    <w:pPr>
      <w:spacing w:after="0"/>
      <w:ind w:left="1100"/>
    </w:pPr>
    <w:rPr>
      <w:rFonts w:cstheme="minorHAnsi"/>
      <w:sz w:val="20"/>
      <w:szCs w:val="20"/>
    </w:rPr>
  </w:style>
  <w:style w:type="paragraph" w:styleId="TOC7">
    <w:name w:val="toc 7"/>
    <w:basedOn w:val="Normal"/>
    <w:next w:val="Normal"/>
    <w:autoRedefine/>
    <w:uiPriority w:val="39"/>
    <w:semiHidden/>
    <w:unhideWhenUsed/>
    <w:rsid w:val="00C058FE"/>
    <w:pPr>
      <w:spacing w:after="0"/>
      <w:ind w:left="1320"/>
    </w:pPr>
    <w:rPr>
      <w:rFonts w:cstheme="minorHAnsi"/>
      <w:sz w:val="20"/>
      <w:szCs w:val="20"/>
    </w:rPr>
  </w:style>
  <w:style w:type="paragraph" w:styleId="TOC8">
    <w:name w:val="toc 8"/>
    <w:basedOn w:val="Normal"/>
    <w:next w:val="Normal"/>
    <w:autoRedefine/>
    <w:uiPriority w:val="39"/>
    <w:semiHidden/>
    <w:unhideWhenUsed/>
    <w:rsid w:val="00C058FE"/>
    <w:pPr>
      <w:spacing w:after="0"/>
      <w:ind w:left="1540"/>
    </w:pPr>
    <w:rPr>
      <w:rFonts w:cstheme="minorHAnsi"/>
      <w:sz w:val="20"/>
      <w:szCs w:val="20"/>
    </w:rPr>
  </w:style>
  <w:style w:type="paragraph" w:styleId="TOC9">
    <w:name w:val="toc 9"/>
    <w:basedOn w:val="Normal"/>
    <w:next w:val="Normal"/>
    <w:autoRedefine/>
    <w:uiPriority w:val="39"/>
    <w:semiHidden/>
    <w:unhideWhenUsed/>
    <w:rsid w:val="00C058FE"/>
    <w:pPr>
      <w:spacing w:after="0"/>
      <w:ind w:left="1760"/>
    </w:pPr>
    <w:rPr>
      <w:rFonts w:cstheme="minorHAnsi"/>
      <w:sz w:val="20"/>
      <w:szCs w:val="20"/>
    </w:rPr>
  </w:style>
  <w:style w:type="paragraph" w:styleId="ListBullet">
    <w:name w:val="List Bullet"/>
    <w:basedOn w:val="Normal"/>
    <w:uiPriority w:val="99"/>
    <w:unhideWhenUsed/>
    <w:rsid w:val="006258F2"/>
    <w:pPr>
      <w:numPr>
        <w:numId w:val="14"/>
      </w:numPr>
      <w:contextualSpacing/>
    </w:pPr>
  </w:style>
  <w:style w:type="paragraph" w:customStyle="1" w:styleId="berschriftCustom">
    <w:name w:val="Überschrift Custom"/>
    <w:basedOn w:val="Heading2"/>
    <w:link w:val="berschriftCustomZchn"/>
    <w:qFormat/>
    <w:rsid w:val="002F26CD"/>
    <w:pPr>
      <w:spacing w:line="360" w:lineRule="auto"/>
      <w:jc w:val="both"/>
    </w:pPr>
    <w:rPr>
      <w:rFonts w:ascii="Arial" w:hAnsi="Arial" w:cs="Arial"/>
      <w:color w:val="000000" w:themeColor="text1"/>
    </w:rPr>
  </w:style>
  <w:style w:type="character" w:styleId="FollowedHyperlink">
    <w:name w:val="FollowedHyperlink"/>
    <w:basedOn w:val="DefaultParagraphFont"/>
    <w:uiPriority w:val="99"/>
    <w:semiHidden/>
    <w:unhideWhenUsed/>
    <w:rsid w:val="00DD0148"/>
    <w:rPr>
      <w:color w:val="954F72" w:themeColor="followedHyperlink"/>
      <w:u w:val="single"/>
    </w:rPr>
  </w:style>
  <w:style w:type="character" w:customStyle="1" w:styleId="berschriftCustomZchn">
    <w:name w:val="Überschrift Custom Zchn"/>
    <w:basedOn w:val="Heading2Char"/>
    <w:link w:val="berschriftCustom"/>
    <w:rsid w:val="002F26CD"/>
    <w:rPr>
      <w:rFonts w:ascii="Arial" w:eastAsiaTheme="majorEastAsia" w:hAnsi="Arial" w:cs="Arial"/>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other.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isual-paradigm.com/download/community.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jdk.java.net/arch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472BD-12E4-4907-9EB5-0E5D704B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6382</Words>
  <Characters>36383</Characters>
  <Application>Microsoft Office Word</Application>
  <DocSecurity>4</DocSecurity>
  <Lines>303</Lines>
  <Paragraphs>85</Paragraphs>
  <ScaleCrop>false</ScaleCrop>
  <Company/>
  <LinksUpToDate>false</LinksUpToDate>
  <CharactersWithSpaces>42680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Maier Stefan (inf18229)</cp:lastModifiedBy>
  <cp:revision>721</cp:revision>
  <cp:lastPrinted>2019-10-14T04:23:00Z</cp:lastPrinted>
  <dcterms:created xsi:type="dcterms:W3CDTF">2019-10-11T06:32:00Z</dcterms:created>
  <dcterms:modified xsi:type="dcterms:W3CDTF">2020-06-17T16:16:00Z</dcterms:modified>
</cp:coreProperties>
</file>