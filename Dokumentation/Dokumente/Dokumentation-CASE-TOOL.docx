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BFE8A" w14:textId="0E3CC00E" w:rsidR="00134FCF" w:rsidRDefault="00134FCF" w:rsidP="004009DD">
      <w:pPr>
        <w:pStyle w:val="Titel"/>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el"/>
        <w:spacing w:line="360" w:lineRule="auto"/>
        <w:jc w:val="both"/>
        <w:rPr>
          <w:rFonts w:ascii="Arial" w:hAnsi="Arial" w:cs="Arial"/>
        </w:rPr>
      </w:pPr>
    </w:p>
    <w:p w14:paraId="4D1C4D67" w14:textId="4D40E56D" w:rsidR="001C5BE2" w:rsidRPr="00AA726B" w:rsidRDefault="00134FCF" w:rsidP="00226E31">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53100D80" w:rsidR="00037B26" w:rsidRPr="00AA726B" w:rsidRDefault="00134FCF" w:rsidP="00226E31">
      <w:pPr>
        <w:pStyle w:val="Titel"/>
        <w:jc w:val="center"/>
        <w:rPr>
          <w:sz w:val="30"/>
          <w:szCs w:val="30"/>
        </w:rPr>
      </w:pPr>
      <w:r>
        <w:t>Entwicklung eines SWE-CASE-TOOLs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5A91148A" w14:textId="0ACDCB87"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 xml:space="preserve">Bohl, Peter, </w:t>
            </w:r>
            <w:proofErr w:type="spellStart"/>
            <w:r w:rsidRPr="00AA726B">
              <w:rPr>
                <w:rStyle w:val="person"/>
                <w:rFonts w:ascii="Arial" w:hAnsi="Arial" w:cs="Arial"/>
                <w:sz w:val="24"/>
                <w:szCs w:val="24"/>
              </w:rPr>
              <w:t>Dipl</w:t>
            </w:r>
            <w:proofErr w:type="spellEnd"/>
            <w:r w:rsidRPr="00AA726B">
              <w:rPr>
                <w:rStyle w:val="person"/>
                <w:rFonts w:ascii="Arial" w:hAnsi="Arial" w:cs="Arial"/>
                <w:sz w:val="24"/>
                <w:szCs w:val="24"/>
              </w:rPr>
              <w:t>-Ing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4009DD">
          <w:pPr>
            <w:pStyle w:val="Inhaltsverzeichnisberschrift"/>
            <w:spacing w:line="360" w:lineRule="auto"/>
            <w:jc w:val="both"/>
            <w:rPr>
              <w:rFonts w:ascii="Arial" w:hAnsi="Arial" w:cs="Arial"/>
              <w:color w:val="auto"/>
            </w:rPr>
          </w:pPr>
          <w:r w:rsidRPr="00D82101">
            <w:rPr>
              <w:rFonts w:ascii="Arial" w:hAnsi="Arial" w:cs="Arial"/>
              <w:color w:val="auto"/>
            </w:rPr>
            <w:t>Inhalt</w:t>
          </w:r>
          <w:commentRangeEnd w:id="3"/>
          <w:r w:rsidR="00022D77">
            <w:rPr>
              <w:rStyle w:val="Kommentarzeichen"/>
              <w:rFonts w:asciiTheme="minorHAnsi" w:eastAsiaTheme="minorHAnsi" w:hAnsiTheme="minorHAnsi" w:cstheme="minorBidi"/>
              <w:color w:val="auto"/>
              <w:lang w:eastAsia="en-US"/>
            </w:rPr>
            <w:commentReference w:id="3"/>
          </w:r>
          <w:bookmarkStart w:id="4" w:name="_GoBack"/>
          <w:bookmarkEnd w:id="4"/>
        </w:p>
        <w:commentRangeStart w:id="5"/>
        <w:p w14:paraId="5BE18CE2" w14:textId="25695851" w:rsidR="00751E6B" w:rsidRDefault="00077A29">
          <w:pPr>
            <w:pStyle w:val="Verzeichnis1"/>
            <w:tabs>
              <w:tab w:val="right" w:leader="dot" w:pos="9062"/>
            </w:tabs>
            <w:rPr>
              <w:rFonts w:eastAsiaTheme="minorEastAsia" w:cstheme="minorBidi"/>
              <w:b w:val="0"/>
              <w:bCs w:val="0"/>
              <w:noProof/>
              <w:sz w:val="22"/>
              <w:szCs w:val="22"/>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304864" w:history="1">
            <w:r w:rsidR="00751E6B" w:rsidRPr="004B23D7">
              <w:rPr>
                <w:rStyle w:val="Hyperlink"/>
                <w:noProof/>
              </w:rPr>
              <w:t>Einleitung</w:t>
            </w:r>
            <w:r w:rsidR="00751E6B">
              <w:rPr>
                <w:noProof/>
                <w:webHidden/>
              </w:rPr>
              <w:tab/>
            </w:r>
            <w:r w:rsidR="00751E6B">
              <w:rPr>
                <w:noProof/>
                <w:webHidden/>
              </w:rPr>
              <w:fldChar w:fldCharType="begin"/>
            </w:r>
            <w:r w:rsidR="00751E6B">
              <w:rPr>
                <w:noProof/>
                <w:webHidden/>
              </w:rPr>
              <w:instrText xml:space="preserve"> PAGEREF _Toc43304864 \h </w:instrText>
            </w:r>
            <w:r w:rsidR="00751E6B">
              <w:rPr>
                <w:noProof/>
                <w:webHidden/>
              </w:rPr>
            </w:r>
            <w:r w:rsidR="00751E6B">
              <w:rPr>
                <w:noProof/>
                <w:webHidden/>
              </w:rPr>
              <w:fldChar w:fldCharType="separate"/>
            </w:r>
            <w:r w:rsidR="00751E6B">
              <w:rPr>
                <w:noProof/>
                <w:webHidden/>
              </w:rPr>
              <w:t>4</w:t>
            </w:r>
            <w:r w:rsidR="00751E6B">
              <w:rPr>
                <w:noProof/>
                <w:webHidden/>
              </w:rPr>
              <w:fldChar w:fldCharType="end"/>
            </w:r>
          </w:hyperlink>
        </w:p>
        <w:p w14:paraId="76E6A8EB" w14:textId="4309A9F5"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65" w:history="1">
            <w:r w:rsidRPr="004B23D7">
              <w:rPr>
                <w:rStyle w:val="Hyperlink"/>
                <w:noProof/>
              </w:rPr>
              <w:t>Installations-/ Debugging-Hinweise</w:t>
            </w:r>
            <w:r>
              <w:rPr>
                <w:noProof/>
                <w:webHidden/>
              </w:rPr>
              <w:tab/>
            </w:r>
            <w:r>
              <w:rPr>
                <w:noProof/>
                <w:webHidden/>
              </w:rPr>
              <w:fldChar w:fldCharType="begin"/>
            </w:r>
            <w:r>
              <w:rPr>
                <w:noProof/>
                <w:webHidden/>
              </w:rPr>
              <w:instrText xml:space="preserve"> PAGEREF _Toc43304865 \h </w:instrText>
            </w:r>
            <w:r>
              <w:rPr>
                <w:noProof/>
                <w:webHidden/>
              </w:rPr>
            </w:r>
            <w:r>
              <w:rPr>
                <w:noProof/>
                <w:webHidden/>
              </w:rPr>
              <w:fldChar w:fldCharType="separate"/>
            </w:r>
            <w:r>
              <w:rPr>
                <w:noProof/>
                <w:webHidden/>
              </w:rPr>
              <w:t>4</w:t>
            </w:r>
            <w:r>
              <w:rPr>
                <w:noProof/>
                <w:webHidden/>
              </w:rPr>
              <w:fldChar w:fldCharType="end"/>
            </w:r>
          </w:hyperlink>
        </w:p>
        <w:p w14:paraId="09EB3204" w14:textId="4FD7825A"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66" w:history="1">
            <w:r w:rsidRPr="004B23D7">
              <w:rPr>
                <w:rStyle w:val="Hyperlink"/>
                <w:noProof/>
              </w:rPr>
              <w:t>Installation Java IDE</w:t>
            </w:r>
            <w:r>
              <w:rPr>
                <w:noProof/>
                <w:webHidden/>
              </w:rPr>
              <w:tab/>
            </w:r>
            <w:r>
              <w:rPr>
                <w:noProof/>
                <w:webHidden/>
              </w:rPr>
              <w:fldChar w:fldCharType="begin"/>
            </w:r>
            <w:r>
              <w:rPr>
                <w:noProof/>
                <w:webHidden/>
              </w:rPr>
              <w:instrText xml:space="preserve"> PAGEREF _Toc43304866 \h </w:instrText>
            </w:r>
            <w:r>
              <w:rPr>
                <w:noProof/>
                <w:webHidden/>
              </w:rPr>
            </w:r>
            <w:r>
              <w:rPr>
                <w:noProof/>
                <w:webHidden/>
              </w:rPr>
              <w:fldChar w:fldCharType="separate"/>
            </w:r>
            <w:r>
              <w:rPr>
                <w:noProof/>
                <w:webHidden/>
              </w:rPr>
              <w:t>4</w:t>
            </w:r>
            <w:r>
              <w:rPr>
                <w:noProof/>
                <w:webHidden/>
              </w:rPr>
              <w:fldChar w:fldCharType="end"/>
            </w:r>
          </w:hyperlink>
        </w:p>
        <w:p w14:paraId="1EEA73A2" w14:textId="7265A263"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67" w:history="1">
            <w:r w:rsidRPr="004B23D7">
              <w:rPr>
                <w:rStyle w:val="Hyperlink"/>
                <w:noProof/>
              </w:rPr>
              <w:t>Installation des SDK</w:t>
            </w:r>
            <w:r>
              <w:rPr>
                <w:noProof/>
                <w:webHidden/>
              </w:rPr>
              <w:tab/>
            </w:r>
            <w:r>
              <w:rPr>
                <w:noProof/>
                <w:webHidden/>
              </w:rPr>
              <w:fldChar w:fldCharType="begin"/>
            </w:r>
            <w:r>
              <w:rPr>
                <w:noProof/>
                <w:webHidden/>
              </w:rPr>
              <w:instrText xml:space="preserve"> PAGEREF _Toc43304867 \h </w:instrText>
            </w:r>
            <w:r>
              <w:rPr>
                <w:noProof/>
                <w:webHidden/>
              </w:rPr>
            </w:r>
            <w:r>
              <w:rPr>
                <w:noProof/>
                <w:webHidden/>
              </w:rPr>
              <w:fldChar w:fldCharType="separate"/>
            </w:r>
            <w:r>
              <w:rPr>
                <w:noProof/>
                <w:webHidden/>
              </w:rPr>
              <w:t>4</w:t>
            </w:r>
            <w:r>
              <w:rPr>
                <w:noProof/>
                <w:webHidden/>
              </w:rPr>
              <w:fldChar w:fldCharType="end"/>
            </w:r>
          </w:hyperlink>
        </w:p>
        <w:p w14:paraId="2362DFD3" w14:textId="63608E26"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68" w:history="1">
            <w:r w:rsidRPr="004B23D7">
              <w:rPr>
                <w:rStyle w:val="Hyperlink"/>
                <w:noProof/>
              </w:rPr>
              <w:t>INSTALLATION UND KONFIGURATION ALS MAVEN PROJEKT</w:t>
            </w:r>
            <w:r>
              <w:rPr>
                <w:noProof/>
                <w:webHidden/>
              </w:rPr>
              <w:tab/>
            </w:r>
            <w:r>
              <w:rPr>
                <w:noProof/>
                <w:webHidden/>
              </w:rPr>
              <w:fldChar w:fldCharType="begin"/>
            </w:r>
            <w:r>
              <w:rPr>
                <w:noProof/>
                <w:webHidden/>
              </w:rPr>
              <w:instrText xml:space="preserve"> PAGEREF _Toc43304868 \h </w:instrText>
            </w:r>
            <w:r>
              <w:rPr>
                <w:noProof/>
                <w:webHidden/>
              </w:rPr>
            </w:r>
            <w:r>
              <w:rPr>
                <w:noProof/>
                <w:webHidden/>
              </w:rPr>
              <w:fldChar w:fldCharType="separate"/>
            </w:r>
            <w:r>
              <w:rPr>
                <w:noProof/>
                <w:webHidden/>
              </w:rPr>
              <w:t>8</w:t>
            </w:r>
            <w:r>
              <w:rPr>
                <w:noProof/>
                <w:webHidden/>
              </w:rPr>
              <w:fldChar w:fldCharType="end"/>
            </w:r>
          </w:hyperlink>
        </w:p>
        <w:p w14:paraId="2331708E" w14:textId="29327BEF"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69" w:history="1">
            <w:r w:rsidRPr="004B23D7">
              <w:rPr>
                <w:rStyle w:val="Hyperlink"/>
                <w:noProof/>
              </w:rPr>
              <w:t>KOMPILIEREN DER APPLIKATION</w:t>
            </w:r>
            <w:r>
              <w:rPr>
                <w:noProof/>
                <w:webHidden/>
              </w:rPr>
              <w:tab/>
            </w:r>
            <w:r>
              <w:rPr>
                <w:noProof/>
                <w:webHidden/>
              </w:rPr>
              <w:fldChar w:fldCharType="begin"/>
            </w:r>
            <w:r>
              <w:rPr>
                <w:noProof/>
                <w:webHidden/>
              </w:rPr>
              <w:instrText xml:space="preserve"> PAGEREF _Toc43304869 \h </w:instrText>
            </w:r>
            <w:r>
              <w:rPr>
                <w:noProof/>
                <w:webHidden/>
              </w:rPr>
            </w:r>
            <w:r>
              <w:rPr>
                <w:noProof/>
                <w:webHidden/>
              </w:rPr>
              <w:fldChar w:fldCharType="separate"/>
            </w:r>
            <w:r>
              <w:rPr>
                <w:noProof/>
                <w:webHidden/>
              </w:rPr>
              <w:t>9</w:t>
            </w:r>
            <w:r>
              <w:rPr>
                <w:noProof/>
                <w:webHidden/>
              </w:rPr>
              <w:fldChar w:fldCharType="end"/>
            </w:r>
          </w:hyperlink>
        </w:p>
        <w:p w14:paraId="3AB7B554" w14:textId="76B964E3"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70" w:history="1">
            <w:r w:rsidRPr="004B23D7">
              <w:rPr>
                <w:rStyle w:val="Hyperlink"/>
                <w:noProof/>
              </w:rPr>
              <w:t>Kompilation der Unit Tests</w:t>
            </w:r>
            <w:r>
              <w:rPr>
                <w:noProof/>
                <w:webHidden/>
              </w:rPr>
              <w:tab/>
            </w:r>
            <w:r>
              <w:rPr>
                <w:noProof/>
                <w:webHidden/>
              </w:rPr>
              <w:fldChar w:fldCharType="begin"/>
            </w:r>
            <w:r>
              <w:rPr>
                <w:noProof/>
                <w:webHidden/>
              </w:rPr>
              <w:instrText xml:space="preserve"> PAGEREF _Toc43304870 \h </w:instrText>
            </w:r>
            <w:r>
              <w:rPr>
                <w:noProof/>
                <w:webHidden/>
              </w:rPr>
            </w:r>
            <w:r>
              <w:rPr>
                <w:noProof/>
                <w:webHidden/>
              </w:rPr>
              <w:fldChar w:fldCharType="separate"/>
            </w:r>
            <w:r>
              <w:rPr>
                <w:noProof/>
                <w:webHidden/>
              </w:rPr>
              <w:t>10</w:t>
            </w:r>
            <w:r>
              <w:rPr>
                <w:noProof/>
                <w:webHidden/>
              </w:rPr>
              <w:fldChar w:fldCharType="end"/>
            </w:r>
          </w:hyperlink>
        </w:p>
        <w:p w14:paraId="34B424C5" w14:textId="60A32EEC"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71" w:history="1">
            <w:r w:rsidRPr="004B23D7">
              <w:rPr>
                <w:rStyle w:val="Hyperlink"/>
                <w:noProof/>
              </w:rPr>
              <w:t>Installation von Visual Paradigm</w:t>
            </w:r>
            <w:r>
              <w:rPr>
                <w:noProof/>
                <w:webHidden/>
              </w:rPr>
              <w:tab/>
            </w:r>
            <w:r>
              <w:rPr>
                <w:noProof/>
                <w:webHidden/>
              </w:rPr>
              <w:fldChar w:fldCharType="begin"/>
            </w:r>
            <w:r>
              <w:rPr>
                <w:noProof/>
                <w:webHidden/>
              </w:rPr>
              <w:instrText xml:space="preserve"> PAGEREF _Toc43304871 \h </w:instrText>
            </w:r>
            <w:r>
              <w:rPr>
                <w:noProof/>
                <w:webHidden/>
              </w:rPr>
            </w:r>
            <w:r>
              <w:rPr>
                <w:noProof/>
                <w:webHidden/>
              </w:rPr>
              <w:fldChar w:fldCharType="separate"/>
            </w:r>
            <w:r>
              <w:rPr>
                <w:noProof/>
                <w:webHidden/>
              </w:rPr>
              <w:t>11</w:t>
            </w:r>
            <w:r>
              <w:rPr>
                <w:noProof/>
                <w:webHidden/>
              </w:rPr>
              <w:fldChar w:fldCharType="end"/>
            </w:r>
          </w:hyperlink>
        </w:p>
        <w:p w14:paraId="7DF35774" w14:textId="20281DB8"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73" w:history="1">
            <w:r w:rsidRPr="004B23D7">
              <w:rPr>
                <w:rStyle w:val="Hyperlink"/>
                <w:noProof/>
              </w:rPr>
              <w:t>Programmstruktur</w:t>
            </w:r>
            <w:r>
              <w:rPr>
                <w:noProof/>
                <w:webHidden/>
              </w:rPr>
              <w:tab/>
            </w:r>
            <w:r>
              <w:rPr>
                <w:noProof/>
                <w:webHidden/>
              </w:rPr>
              <w:fldChar w:fldCharType="begin"/>
            </w:r>
            <w:r>
              <w:rPr>
                <w:noProof/>
                <w:webHidden/>
              </w:rPr>
              <w:instrText xml:space="preserve"> PAGEREF _Toc43304873 \h </w:instrText>
            </w:r>
            <w:r>
              <w:rPr>
                <w:noProof/>
                <w:webHidden/>
              </w:rPr>
            </w:r>
            <w:r>
              <w:rPr>
                <w:noProof/>
                <w:webHidden/>
              </w:rPr>
              <w:fldChar w:fldCharType="separate"/>
            </w:r>
            <w:r>
              <w:rPr>
                <w:noProof/>
                <w:webHidden/>
              </w:rPr>
              <w:t>12</w:t>
            </w:r>
            <w:r>
              <w:rPr>
                <w:noProof/>
                <w:webHidden/>
              </w:rPr>
              <w:fldChar w:fldCharType="end"/>
            </w:r>
          </w:hyperlink>
        </w:p>
        <w:p w14:paraId="7B6EFEB0" w14:textId="779C2D2D"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74" w:history="1">
            <w:r w:rsidRPr="004B23D7">
              <w:rPr>
                <w:rStyle w:val="Hyperlink"/>
                <w:noProof/>
              </w:rPr>
              <w:t>MODEL</w:t>
            </w:r>
            <w:r>
              <w:rPr>
                <w:noProof/>
                <w:webHidden/>
              </w:rPr>
              <w:tab/>
            </w:r>
            <w:r>
              <w:rPr>
                <w:noProof/>
                <w:webHidden/>
              </w:rPr>
              <w:fldChar w:fldCharType="begin"/>
            </w:r>
            <w:r>
              <w:rPr>
                <w:noProof/>
                <w:webHidden/>
              </w:rPr>
              <w:instrText xml:space="preserve"> PAGEREF _Toc43304874 \h </w:instrText>
            </w:r>
            <w:r>
              <w:rPr>
                <w:noProof/>
                <w:webHidden/>
              </w:rPr>
            </w:r>
            <w:r>
              <w:rPr>
                <w:noProof/>
                <w:webHidden/>
              </w:rPr>
              <w:fldChar w:fldCharType="separate"/>
            </w:r>
            <w:r>
              <w:rPr>
                <w:noProof/>
                <w:webHidden/>
              </w:rPr>
              <w:t>13</w:t>
            </w:r>
            <w:r>
              <w:rPr>
                <w:noProof/>
                <w:webHidden/>
              </w:rPr>
              <w:fldChar w:fldCharType="end"/>
            </w:r>
          </w:hyperlink>
        </w:p>
        <w:p w14:paraId="6C2DA863" w14:textId="78B78B0C" w:rsidR="00751E6B" w:rsidRDefault="00751E6B">
          <w:pPr>
            <w:pStyle w:val="Verzeichnis3"/>
            <w:tabs>
              <w:tab w:val="right" w:leader="dot" w:pos="9062"/>
            </w:tabs>
            <w:rPr>
              <w:rFonts w:eastAsiaTheme="minorEastAsia" w:cstheme="minorBidi"/>
              <w:noProof/>
              <w:sz w:val="22"/>
              <w:szCs w:val="22"/>
              <w:lang w:eastAsia="de-DE"/>
            </w:rPr>
          </w:pPr>
          <w:hyperlink w:anchor="_Toc43304875" w:history="1">
            <w:r w:rsidRPr="004B23D7">
              <w:rPr>
                <w:rStyle w:val="Hyperlink"/>
                <w:noProof/>
              </w:rPr>
              <w:t>Projektdaten</w:t>
            </w:r>
            <w:r>
              <w:rPr>
                <w:noProof/>
                <w:webHidden/>
              </w:rPr>
              <w:tab/>
            </w:r>
            <w:r>
              <w:rPr>
                <w:noProof/>
                <w:webHidden/>
              </w:rPr>
              <w:fldChar w:fldCharType="begin"/>
            </w:r>
            <w:r>
              <w:rPr>
                <w:noProof/>
                <w:webHidden/>
              </w:rPr>
              <w:instrText xml:space="preserve"> PAGEREF _Toc43304875 \h </w:instrText>
            </w:r>
            <w:r>
              <w:rPr>
                <w:noProof/>
                <w:webHidden/>
              </w:rPr>
            </w:r>
            <w:r>
              <w:rPr>
                <w:noProof/>
                <w:webHidden/>
              </w:rPr>
              <w:fldChar w:fldCharType="separate"/>
            </w:r>
            <w:r>
              <w:rPr>
                <w:noProof/>
                <w:webHidden/>
              </w:rPr>
              <w:t>13</w:t>
            </w:r>
            <w:r>
              <w:rPr>
                <w:noProof/>
                <w:webHidden/>
              </w:rPr>
              <w:fldChar w:fldCharType="end"/>
            </w:r>
          </w:hyperlink>
        </w:p>
        <w:p w14:paraId="2EA1C0F2" w14:textId="4666D4C9" w:rsidR="00751E6B" w:rsidRDefault="00751E6B">
          <w:pPr>
            <w:pStyle w:val="Verzeichnis3"/>
            <w:tabs>
              <w:tab w:val="right" w:leader="dot" w:pos="9062"/>
            </w:tabs>
            <w:rPr>
              <w:rFonts w:eastAsiaTheme="minorEastAsia" w:cstheme="minorBidi"/>
              <w:noProof/>
              <w:sz w:val="22"/>
              <w:szCs w:val="22"/>
              <w:lang w:eastAsia="de-DE"/>
            </w:rPr>
          </w:pPr>
          <w:hyperlink w:anchor="_Toc43304876" w:history="1">
            <w:r w:rsidRPr="004B23D7">
              <w:rPr>
                <w:rStyle w:val="Hyperlink"/>
                <w:noProof/>
              </w:rPr>
              <w:t>Factory Methode für Produktinhalte</w:t>
            </w:r>
            <w:r>
              <w:rPr>
                <w:noProof/>
                <w:webHidden/>
              </w:rPr>
              <w:tab/>
            </w:r>
            <w:r>
              <w:rPr>
                <w:noProof/>
                <w:webHidden/>
              </w:rPr>
              <w:fldChar w:fldCharType="begin"/>
            </w:r>
            <w:r>
              <w:rPr>
                <w:noProof/>
                <w:webHidden/>
              </w:rPr>
              <w:instrText xml:space="preserve"> PAGEREF _Toc43304876 \h </w:instrText>
            </w:r>
            <w:r>
              <w:rPr>
                <w:noProof/>
                <w:webHidden/>
              </w:rPr>
            </w:r>
            <w:r>
              <w:rPr>
                <w:noProof/>
                <w:webHidden/>
              </w:rPr>
              <w:fldChar w:fldCharType="separate"/>
            </w:r>
            <w:r>
              <w:rPr>
                <w:noProof/>
                <w:webHidden/>
              </w:rPr>
              <w:t>14</w:t>
            </w:r>
            <w:r>
              <w:rPr>
                <w:noProof/>
                <w:webHidden/>
              </w:rPr>
              <w:fldChar w:fldCharType="end"/>
            </w:r>
          </w:hyperlink>
        </w:p>
        <w:p w14:paraId="0E73DBCF" w14:textId="1DA05B3B" w:rsidR="00751E6B" w:rsidRDefault="00751E6B">
          <w:pPr>
            <w:pStyle w:val="Verzeichnis3"/>
            <w:tabs>
              <w:tab w:val="right" w:leader="dot" w:pos="9062"/>
            </w:tabs>
            <w:rPr>
              <w:rFonts w:eastAsiaTheme="minorEastAsia" w:cstheme="minorBidi"/>
              <w:noProof/>
              <w:sz w:val="22"/>
              <w:szCs w:val="22"/>
              <w:lang w:eastAsia="de-DE"/>
            </w:rPr>
          </w:pPr>
          <w:hyperlink w:anchor="_Toc43304877" w:history="1">
            <w:r w:rsidRPr="004B23D7">
              <w:rPr>
                <w:rStyle w:val="Hyperlink"/>
                <w:noProof/>
              </w:rPr>
              <w:t>Aufwandsabschätzung</w:t>
            </w:r>
            <w:r>
              <w:rPr>
                <w:noProof/>
                <w:webHidden/>
              </w:rPr>
              <w:tab/>
            </w:r>
            <w:r>
              <w:rPr>
                <w:noProof/>
                <w:webHidden/>
              </w:rPr>
              <w:fldChar w:fldCharType="begin"/>
            </w:r>
            <w:r>
              <w:rPr>
                <w:noProof/>
                <w:webHidden/>
              </w:rPr>
              <w:instrText xml:space="preserve"> PAGEREF _Toc43304877 \h </w:instrText>
            </w:r>
            <w:r>
              <w:rPr>
                <w:noProof/>
                <w:webHidden/>
              </w:rPr>
            </w:r>
            <w:r>
              <w:rPr>
                <w:noProof/>
                <w:webHidden/>
              </w:rPr>
              <w:fldChar w:fldCharType="separate"/>
            </w:r>
            <w:r>
              <w:rPr>
                <w:noProof/>
                <w:webHidden/>
              </w:rPr>
              <w:t>15</w:t>
            </w:r>
            <w:r>
              <w:rPr>
                <w:noProof/>
                <w:webHidden/>
              </w:rPr>
              <w:fldChar w:fldCharType="end"/>
            </w:r>
          </w:hyperlink>
        </w:p>
        <w:p w14:paraId="0DC44A27" w14:textId="7ED67D12"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78" w:history="1">
            <w:r w:rsidRPr="004B23D7">
              <w:rPr>
                <w:rStyle w:val="Hyperlink"/>
                <w:noProof/>
              </w:rPr>
              <w:t>VIEW</w:t>
            </w:r>
            <w:r>
              <w:rPr>
                <w:noProof/>
                <w:webHidden/>
              </w:rPr>
              <w:tab/>
            </w:r>
            <w:r>
              <w:rPr>
                <w:noProof/>
                <w:webHidden/>
              </w:rPr>
              <w:fldChar w:fldCharType="begin"/>
            </w:r>
            <w:r>
              <w:rPr>
                <w:noProof/>
                <w:webHidden/>
              </w:rPr>
              <w:instrText xml:space="preserve"> PAGEREF _Toc43304878 \h </w:instrText>
            </w:r>
            <w:r>
              <w:rPr>
                <w:noProof/>
                <w:webHidden/>
              </w:rPr>
            </w:r>
            <w:r>
              <w:rPr>
                <w:noProof/>
                <w:webHidden/>
              </w:rPr>
              <w:fldChar w:fldCharType="separate"/>
            </w:r>
            <w:r>
              <w:rPr>
                <w:noProof/>
                <w:webHidden/>
              </w:rPr>
              <w:t>16</w:t>
            </w:r>
            <w:r>
              <w:rPr>
                <w:noProof/>
                <w:webHidden/>
              </w:rPr>
              <w:fldChar w:fldCharType="end"/>
            </w:r>
          </w:hyperlink>
        </w:p>
        <w:p w14:paraId="3E5D6541" w14:textId="616F09A5"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79" w:history="1">
            <w:r w:rsidRPr="004B23D7">
              <w:rPr>
                <w:rStyle w:val="Hyperlink"/>
                <w:noProof/>
              </w:rPr>
              <w:t>CONTROLLER</w:t>
            </w:r>
            <w:r>
              <w:rPr>
                <w:noProof/>
                <w:webHidden/>
              </w:rPr>
              <w:tab/>
            </w:r>
            <w:r>
              <w:rPr>
                <w:noProof/>
                <w:webHidden/>
              </w:rPr>
              <w:fldChar w:fldCharType="begin"/>
            </w:r>
            <w:r>
              <w:rPr>
                <w:noProof/>
                <w:webHidden/>
              </w:rPr>
              <w:instrText xml:space="preserve"> PAGEREF _Toc43304879 \h </w:instrText>
            </w:r>
            <w:r>
              <w:rPr>
                <w:noProof/>
                <w:webHidden/>
              </w:rPr>
            </w:r>
            <w:r>
              <w:rPr>
                <w:noProof/>
                <w:webHidden/>
              </w:rPr>
              <w:fldChar w:fldCharType="separate"/>
            </w:r>
            <w:r>
              <w:rPr>
                <w:noProof/>
                <w:webHidden/>
              </w:rPr>
              <w:t>18</w:t>
            </w:r>
            <w:r>
              <w:rPr>
                <w:noProof/>
                <w:webHidden/>
              </w:rPr>
              <w:fldChar w:fldCharType="end"/>
            </w:r>
          </w:hyperlink>
        </w:p>
        <w:p w14:paraId="2002331A" w14:textId="6331242F"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82" w:history="1">
            <w:r w:rsidRPr="004B23D7">
              <w:rPr>
                <w:rStyle w:val="Hyperlink"/>
                <w:noProof/>
              </w:rPr>
              <w:t>Prinzipien und Muster</w:t>
            </w:r>
            <w:r>
              <w:rPr>
                <w:noProof/>
                <w:webHidden/>
              </w:rPr>
              <w:tab/>
            </w:r>
            <w:r>
              <w:rPr>
                <w:noProof/>
                <w:webHidden/>
              </w:rPr>
              <w:fldChar w:fldCharType="begin"/>
            </w:r>
            <w:r>
              <w:rPr>
                <w:noProof/>
                <w:webHidden/>
              </w:rPr>
              <w:instrText xml:space="preserve"> PAGEREF _Toc43304882 \h </w:instrText>
            </w:r>
            <w:r>
              <w:rPr>
                <w:noProof/>
                <w:webHidden/>
              </w:rPr>
            </w:r>
            <w:r>
              <w:rPr>
                <w:noProof/>
                <w:webHidden/>
              </w:rPr>
              <w:fldChar w:fldCharType="separate"/>
            </w:r>
            <w:r>
              <w:rPr>
                <w:noProof/>
                <w:webHidden/>
              </w:rPr>
              <w:t>19</w:t>
            </w:r>
            <w:r>
              <w:rPr>
                <w:noProof/>
                <w:webHidden/>
              </w:rPr>
              <w:fldChar w:fldCharType="end"/>
            </w:r>
          </w:hyperlink>
        </w:p>
        <w:p w14:paraId="0F6F20AC" w14:textId="10ECA04C"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83" w:history="1">
            <w:r w:rsidRPr="004B23D7">
              <w:rPr>
                <w:rStyle w:val="Hyperlink"/>
                <w:noProof/>
              </w:rPr>
              <w:t>Interfaces</w:t>
            </w:r>
            <w:r>
              <w:rPr>
                <w:noProof/>
                <w:webHidden/>
              </w:rPr>
              <w:tab/>
            </w:r>
            <w:r>
              <w:rPr>
                <w:noProof/>
                <w:webHidden/>
              </w:rPr>
              <w:fldChar w:fldCharType="begin"/>
            </w:r>
            <w:r>
              <w:rPr>
                <w:noProof/>
                <w:webHidden/>
              </w:rPr>
              <w:instrText xml:space="preserve"> PAGEREF _Toc43304883 \h </w:instrText>
            </w:r>
            <w:r>
              <w:rPr>
                <w:noProof/>
                <w:webHidden/>
              </w:rPr>
            </w:r>
            <w:r>
              <w:rPr>
                <w:noProof/>
                <w:webHidden/>
              </w:rPr>
              <w:fldChar w:fldCharType="separate"/>
            </w:r>
            <w:r>
              <w:rPr>
                <w:noProof/>
                <w:webHidden/>
              </w:rPr>
              <w:t>19</w:t>
            </w:r>
            <w:r>
              <w:rPr>
                <w:noProof/>
                <w:webHidden/>
              </w:rPr>
              <w:fldChar w:fldCharType="end"/>
            </w:r>
          </w:hyperlink>
        </w:p>
        <w:p w14:paraId="3545311D" w14:textId="306BA3C7"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84" w:history="1">
            <w:r w:rsidRPr="004B23D7">
              <w:rPr>
                <w:rStyle w:val="Hyperlink"/>
                <w:noProof/>
              </w:rPr>
              <w:t>Singleton</w:t>
            </w:r>
            <w:r>
              <w:rPr>
                <w:noProof/>
                <w:webHidden/>
              </w:rPr>
              <w:tab/>
            </w:r>
            <w:r>
              <w:rPr>
                <w:noProof/>
                <w:webHidden/>
              </w:rPr>
              <w:fldChar w:fldCharType="begin"/>
            </w:r>
            <w:r>
              <w:rPr>
                <w:noProof/>
                <w:webHidden/>
              </w:rPr>
              <w:instrText xml:space="preserve"> PAGEREF _Toc43304884 \h </w:instrText>
            </w:r>
            <w:r>
              <w:rPr>
                <w:noProof/>
                <w:webHidden/>
              </w:rPr>
            </w:r>
            <w:r>
              <w:rPr>
                <w:noProof/>
                <w:webHidden/>
              </w:rPr>
              <w:fldChar w:fldCharType="separate"/>
            </w:r>
            <w:r>
              <w:rPr>
                <w:noProof/>
                <w:webHidden/>
              </w:rPr>
              <w:t>19</w:t>
            </w:r>
            <w:r>
              <w:rPr>
                <w:noProof/>
                <w:webHidden/>
              </w:rPr>
              <w:fldChar w:fldCharType="end"/>
            </w:r>
          </w:hyperlink>
        </w:p>
        <w:p w14:paraId="3A79FC14" w14:textId="0CD9DCF5"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85" w:history="1">
            <w:r w:rsidRPr="004B23D7">
              <w:rPr>
                <w:rStyle w:val="Hyperlink"/>
                <w:noProof/>
              </w:rPr>
              <w:t>Factory</w:t>
            </w:r>
            <w:r>
              <w:rPr>
                <w:noProof/>
                <w:webHidden/>
              </w:rPr>
              <w:tab/>
            </w:r>
            <w:r>
              <w:rPr>
                <w:noProof/>
                <w:webHidden/>
              </w:rPr>
              <w:fldChar w:fldCharType="begin"/>
            </w:r>
            <w:r>
              <w:rPr>
                <w:noProof/>
                <w:webHidden/>
              </w:rPr>
              <w:instrText xml:space="preserve"> PAGEREF _Toc43304885 \h </w:instrText>
            </w:r>
            <w:r>
              <w:rPr>
                <w:noProof/>
                <w:webHidden/>
              </w:rPr>
            </w:r>
            <w:r>
              <w:rPr>
                <w:noProof/>
                <w:webHidden/>
              </w:rPr>
              <w:fldChar w:fldCharType="separate"/>
            </w:r>
            <w:r>
              <w:rPr>
                <w:noProof/>
                <w:webHidden/>
              </w:rPr>
              <w:t>19</w:t>
            </w:r>
            <w:r>
              <w:rPr>
                <w:noProof/>
                <w:webHidden/>
              </w:rPr>
              <w:fldChar w:fldCharType="end"/>
            </w:r>
          </w:hyperlink>
        </w:p>
        <w:p w14:paraId="74C85D3C" w14:textId="3241FFEC"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86" w:history="1">
            <w:r w:rsidRPr="004B23D7">
              <w:rPr>
                <w:rStyle w:val="Hyperlink"/>
                <w:noProof/>
              </w:rPr>
              <w:t>Programmtests</w:t>
            </w:r>
            <w:r>
              <w:rPr>
                <w:noProof/>
                <w:webHidden/>
              </w:rPr>
              <w:tab/>
            </w:r>
            <w:r>
              <w:rPr>
                <w:noProof/>
                <w:webHidden/>
              </w:rPr>
              <w:fldChar w:fldCharType="begin"/>
            </w:r>
            <w:r>
              <w:rPr>
                <w:noProof/>
                <w:webHidden/>
              </w:rPr>
              <w:instrText xml:space="preserve"> PAGEREF _Toc43304886 \h </w:instrText>
            </w:r>
            <w:r>
              <w:rPr>
                <w:noProof/>
                <w:webHidden/>
              </w:rPr>
            </w:r>
            <w:r>
              <w:rPr>
                <w:noProof/>
                <w:webHidden/>
              </w:rPr>
              <w:fldChar w:fldCharType="separate"/>
            </w:r>
            <w:r>
              <w:rPr>
                <w:noProof/>
                <w:webHidden/>
              </w:rPr>
              <w:t>20</w:t>
            </w:r>
            <w:r>
              <w:rPr>
                <w:noProof/>
                <w:webHidden/>
              </w:rPr>
              <w:fldChar w:fldCharType="end"/>
            </w:r>
          </w:hyperlink>
        </w:p>
        <w:p w14:paraId="45ADBC0F" w14:textId="1A1BC90C"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87" w:history="1">
            <w:r w:rsidRPr="004B23D7">
              <w:rPr>
                <w:rStyle w:val="Hyperlink"/>
                <w:noProof/>
              </w:rPr>
              <w:t>Import/Export</w:t>
            </w:r>
            <w:r>
              <w:rPr>
                <w:noProof/>
                <w:webHidden/>
              </w:rPr>
              <w:tab/>
            </w:r>
            <w:r>
              <w:rPr>
                <w:noProof/>
                <w:webHidden/>
              </w:rPr>
              <w:fldChar w:fldCharType="begin"/>
            </w:r>
            <w:r>
              <w:rPr>
                <w:noProof/>
                <w:webHidden/>
              </w:rPr>
              <w:instrText xml:space="preserve"> PAGEREF _Toc43304887 \h </w:instrText>
            </w:r>
            <w:r>
              <w:rPr>
                <w:noProof/>
                <w:webHidden/>
              </w:rPr>
            </w:r>
            <w:r>
              <w:rPr>
                <w:noProof/>
                <w:webHidden/>
              </w:rPr>
              <w:fldChar w:fldCharType="separate"/>
            </w:r>
            <w:r>
              <w:rPr>
                <w:noProof/>
                <w:webHidden/>
              </w:rPr>
              <w:t>20</w:t>
            </w:r>
            <w:r>
              <w:rPr>
                <w:noProof/>
                <w:webHidden/>
              </w:rPr>
              <w:fldChar w:fldCharType="end"/>
            </w:r>
          </w:hyperlink>
        </w:p>
        <w:p w14:paraId="35146FA1" w14:textId="3AE47333" w:rsidR="00751E6B" w:rsidRDefault="00751E6B">
          <w:pPr>
            <w:pStyle w:val="Verzeichnis3"/>
            <w:tabs>
              <w:tab w:val="right" w:leader="dot" w:pos="9062"/>
            </w:tabs>
            <w:rPr>
              <w:rFonts w:eastAsiaTheme="minorEastAsia" w:cstheme="minorBidi"/>
              <w:noProof/>
              <w:sz w:val="22"/>
              <w:szCs w:val="22"/>
              <w:lang w:eastAsia="de-DE"/>
            </w:rPr>
          </w:pPr>
          <w:hyperlink w:anchor="_Toc43304888" w:history="1">
            <w:r w:rsidRPr="004B23D7">
              <w:rPr>
                <w:rStyle w:val="Hyperlink"/>
                <w:noProof/>
              </w:rPr>
              <w:t>Import</w:t>
            </w:r>
            <w:r>
              <w:rPr>
                <w:noProof/>
                <w:webHidden/>
              </w:rPr>
              <w:tab/>
            </w:r>
            <w:r>
              <w:rPr>
                <w:noProof/>
                <w:webHidden/>
              </w:rPr>
              <w:fldChar w:fldCharType="begin"/>
            </w:r>
            <w:r>
              <w:rPr>
                <w:noProof/>
                <w:webHidden/>
              </w:rPr>
              <w:instrText xml:space="preserve"> PAGEREF _Toc43304888 \h </w:instrText>
            </w:r>
            <w:r>
              <w:rPr>
                <w:noProof/>
                <w:webHidden/>
              </w:rPr>
            </w:r>
            <w:r>
              <w:rPr>
                <w:noProof/>
                <w:webHidden/>
              </w:rPr>
              <w:fldChar w:fldCharType="separate"/>
            </w:r>
            <w:r>
              <w:rPr>
                <w:noProof/>
                <w:webHidden/>
              </w:rPr>
              <w:t>20</w:t>
            </w:r>
            <w:r>
              <w:rPr>
                <w:noProof/>
                <w:webHidden/>
              </w:rPr>
              <w:fldChar w:fldCharType="end"/>
            </w:r>
          </w:hyperlink>
        </w:p>
        <w:p w14:paraId="6C0B47B5" w14:textId="0493077E"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89" w:history="1">
            <w:r>
              <w:rPr>
                <w:noProof/>
                <w:webHidden/>
              </w:rPr>
              <w:tab/>
            </w:r>
            <w:r>
              <w:rPr>
                <w:noProof/>
                <w:webHidden/>
              </w:rPr>
              <w:fldChar w:fldCharType="begin"/>
            </w:r>
            <w:r>
              <w:rPr>
                <w:noProof/>
                <w:webHidden/>
              </w:rPr>
              <w:instrText xml:space="preserve"> PAGEREF _Toc43304889 \h </w:instrText>
            </w:r>
            <w:r>
              <w:rPr>
                <w:noProof/>
                <w:webHidden/>
              </w:rPr>
            </w:r>
            <w:r>
              <w:rPr>
                <w:noProof/>
                <w:webHidden/>
              </w:rPr>
              <w:fldChar w:fldCharType="separate"/>
            </w:r>
            <w:r>
              <w:rPr>
                <w:noProof/>
                <w:webHidden/>
              </w:rPr>
              <w:t>23</w:t>
            </w:r>
            <w:r>
              <w:rPr>
                <w:noProof/>
                <w:webHidden/>
              </w:rPr>
              <w:fldChar w:fldCharType="end"/>
            </w:r>
          </w:hyperlink>
        </w:p>
        <w:p w14:paraId="07CACAE4" w14:textId="5EAFB6C6" w:rsidR="00751E6B" w:rsidRDefault="00751E6B">
          <w:pPr>
            <w:pStyle w:val="Verzeichnis3"/>
            <w:tabs>
              <w:tab w:val="right" w:leader="dot" w:pos="9062"/>
            </w:tabs>
            <w:rPr>
              <w:rFonts w:eastAsiaTheme="minorEastAsia" w:cstheme="minorBidi"/>
              <w:noProof/>
              <w:sz w:val="22"/>
              <w:szCs w:val="22"/>
              <w:lang w:eastAsia="de-DE"/>
            </w:rPr>
          </w:pPr>
          <w:hyperlink w:anchor="_Toc43304890" w:history="1">
            <w:r w:rsidRPr="004B23D7">
              <w:rPr>
                <w:rStyle w:val="Hyperlink"/>
                <w:noProof/>
              </w:rPr>
              <w:t>Export</w:t>
            </w:r>
            <w:r>
              <w:rPr>
                <w:noProof/>
                <w:webHidden/>
              </w:rPr>
              <w:tab/>
            </w:r>
            <w:r>
              <w:rPr>
                <w:noProof/>
                <w:webHidden/>
              </w:rPr>
              <w:fldChar w:fldCharType="begin"/>
            </w:r>
            <w:r>
              <w:rPr>
                <w:noProof/>
                <w:webHidden/>
              </w:rPr>
              <w:instrText xml:space="preserve"> PAGEREF _Toc43304890 \h </w:instrText>
            </w:r>
            <w:r>
              <w:rPr>
                <w:noProof/>
                <w:webHidden/>
              </w:rPr>
            </w:r>
            <w:r>
              <w:rPr>
                <w:noProof/>
                <w:webHidden/>
              </w:rPr>
              <w:fldChar w:fldCharType="separate"/>
            </w:r>
            <w:r>
              <w:rPr>
                <w:noProof/>
                <w:webHidden/>
              </w:rPr>
              <w:t>24</w:t>
            </w:r>
            <w:r>
              <w:rPr>
                <w:noProof/>
                <w:webHidden/>
              </w:rPr>
              <w:fldChar w:fldCharType="end"/>
            </w:r>
          </w:hyperlink>
        </w:p>
        <w:p w14:paraId="09D6421B" w14:textId="1227F485"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91" w:history="1">
            <w:r w:rsidRPr="004B23D7">
              <w:rPr>
                <w:rStyle w:val="Hyperlink"/>
                <w:noProof/>
              </w:rPr>
              <w:t>Selbstoptimierung</w:t>
            </w:r>
            <w:r>
              <w:rPr>
                <w:noProof/>
                <w:webHidden/>
              </w:rPr>
              <w:tab/>
            </w:r>
            <w:r>
              <w:rPr>
                <w:noProof/>
                <w:webHidden/>
              </w:rPr>
              <w:fldChar w:fldCharType="begin"/>
            </w:r>
            <w:r>
              <w:rPr>
                <w:noProof/>
                <w:webHidden/>
              </w:rPr>
              <w:instrText xml:space="preserve"> PAGEREF _Toc43304891 \h </w:instrText>
            </w:r>
            <w:r>
              <w:rPr>
                <w:noProof/>
                <w:webHidden/>
              </w:rPr>
            </w:r>
            <w:r>
              <w:rPr>
                <w:noProof/>
                <w:webHidden/>
              </w:rPr>
              <w:fldChar w:fldCharType="separate"/>
            </w:r>
            <w:r>
              <w:rPr>
                <w:noProof/>
                <w:webHidden/>
              </w:rPr>
              <w:t>28</w:t>
            </w:r>
            <w:r>
              <w:rPr>
                <w:noProof/>
                <w:webHidden/>
              </w:rPr>
              <w:fldChar w:fldCharType="end"/>
            </w:r>
          </w:hyperlink>
        </w:p>
        <w:p w14:paraId="7BB2BEE7" w14:textId="6C282EC4" w:rsidR="00751E6B" w:rsidRDefault="00751E6B">
          <w:pPr>
            <w:pStyle w:val="Verzeichnis3"/>
            <w:tabs>
              <w:tab w:val="right" w:leader="dot" w:pos="9062"/>
            </w:tabs>
            <w:rPr>
              <w:rFonts w:eastAsiaTheme="minorEastAsia" w:cstheme="minorBidi"/>
              <w:noProof/>
              <w:sz w:val="22"/>
              <w:szCs w:val="22"/>
              <w:lang w:eastAsia="de-DE"/>
            </w:rPr>
          </w:pPr>
          <w:hyperlink w:anchor="_Toc43304892" w:history="1">
            <w:r w:rsidRPr="004B23D7">
              <w:rPr>
                <w:rStyle w:val="Hyperlink"/>
                <w:noProof/>
              </w:rPr>
              <w:t>notifyAdjustFactors()</w:t>
            </w:r>
            <w:r>
              <w:rPr>
                <w:noProof/>
                <w:webHidden/>
              </w:rPr>
              <w:tab/>
            </w:r>
            <w:r>
              <w:rPr>
                <w:noProof/>
                <w:webHidden/>
              </w:rPr>
              <w:fldChar w:fldCharType="begin"/>
            </w:r>
            <w:r>
              <w:rPr>
                <w:noProof/>
                <w:webHidden/>
              </w:rPr>
              <w:instrText xml:space="preserve"> PAGEREF _Toc43304892 \h </w:instrText>
            </w:r>
            <w:r>
              <w:rPr>
                <w:noProof/>
                <w:webHidden/>
              </w:rPr>
            </w:r>
            <w:r>
              <w:rPr>
                <w:noProof/>
                <w:webHidden/>
              </w:rPr>
              <w:fldChar w:fldCharType="separate"/>
            </w:r>
            <w:r>
              <w:rPr>
                <w:noProof/>
                <w:webHidden/>
              </w:rPr>
              <w:t>29</w:t>
            </w:r>
            <w:r>
              <w:rPr>
                <w:noProof/>
                <w:webHidden/>
              </w:rPr>
              <w:fldChar w:fldCharType="end"/>
            </w:r>
          </w:hyperlink>
        </w:p>
        <w:p w14:paraId="13528D7F" w14:textId="757ABEB8" w:rsidR="00751E6B" w:rsidRDefault="00751E6B">
          <w:pPr>
            <w:pStyle w:val="Verzeichnis3"/>
            <w:tabs>
              <w:tab w:val="right" w:leader="dot" w:pos="9062"/>
            </w:tabs>
            <w:rPr>
              <w:rFonts w:eastAsiaTheme="minorEastAsia" w:cstheme="minorBidi"/>
              <w:noProof/>
              <w:sz w:val="22"/>
              <w:szCs w:val="22"/>
              <w:lang w:eastAsia="de-DE"/>
            </w:rPr>
          </w:pPr>
          <w:hyperlink w:anchor="_Toc43304893" w:history="1">
            <w:r w:rsidRPr="004B23D7">
              <w:rPr>
                <w:rStyle w:val="Hyperlink"/>
                <w:noProof/>
              </w:rPr>
              <w:t>increaseFactors()</w:t>
            </w:r>
            <w:r>
              <w:rPr>
                <w:noProof/>
                <w:webHidden/>
              </w:rPr>
              <w:tab/>
            </w:r>
            <w:r>
              <w:rPr>
                <w:noProof/>
                <w:webHidden/>
              </w:rPr>
              <w:fldChar w:fldCharType="begin"/>
            </w:r>
            <w:r>
              <w:rPr>
                <w:noProof/>
                <w:webHidden/>
              </w:rPr>
              <w:instrText xml:space="preserve"> PAGEREF _Toc43304893 \h </w:instrText>
            </w:r>
            <w:r>
              <w:rPr>
                <w:noProof/>
                <w:webHidden/>
              </w:rPr>
            </w:r>
            <w:r>
              <w:rPr>
                <w:noProof/>
                <w:webHidden/>
              </w:rPr>
              <w:fldChar w:fldCharType="separate"/>
            </w:r>
            <w:r>
              <w:rPr>
                <w:noProof/>
                <w:webHidden/>
              </w:rPr>
              <w:t>31</w:t>
            </w:r>
            <w:r>
              <w:rPr>
                <w:noProof/>
                <w:webHidden/>
              </w:rPr>
              <w:fldChar w:fldCharType="end"/>
            </w:r>
          </w:hyperlink>
        </w:p>
        <w:p w14:paraId="610AF210" w14:textId="56DD164E" w:rsidR="00751E6B" w:rsidRDefault="00751E6B">
          <w:pPr>
            <w:pStyle w:val="Verzeichnis3"/>
            <w:tabs>
              <w:tab w:val="right" w:leader="dot" w:pos="9062"/>
            </w:tabs>
            <w:rPr>
              <w:rFonts w:eastAsiaTheme="minorEastAsia" w:cstheme="minorBidi"/>
              <w:noProof/>
              <w:sz w:val="22"/>
              <w:szCs w:val="22"/>
              <w:lang w:eastAsia="de-DE"/>
            </w:rPr>
          </w:pPr>
          <w:hyperlink w:anchor="_Toc43304894" w:history="1">
            <w:r w:rsidRPr="004B23D7">
              <w:rPr>
                <w:rStyle w:val="Hyperlink"/>
                <w:noProof/>
              </w:rPr>
              <w:t>decreaseFactors()</w:t>
            </w:r>
            <w:r>
              <w:rPr>
                <w:noProof/>
                <w:webHidden/>
              </w:rPr>
              <w:tab/>
            </w:r>
            <w:r>
              <w:rPr>
                <w:noProof/>
                <w:webHidden/>
              </w:rPr>
              <w:fldChar w:fldCharType="begin"/>
            </w:r>
            <w:r>
              <w:rPr>
                <w:noProof/>
                <w:webHidden/>
              </w:rPr>
              <w:instrText xml:space="preserve"> PAGEREF _Toc43304894 \h </w:instrText>
            </w:r>
            <w:r>
              <w:rPr>
                <w:noProof/>
                <w:webHidden/>
              </w:rPr>
            </w:r>
            <w:r>
              <w:rPr>
                <w:noProof/>
                <w:webHidden/>
              </w:rPr>
              <w:fldChar w:fldCharType="separate"/>
            </w:r>
            <w:r>
              <w:rPr>
                <w:noProof/>
                <w:webHidden/>
              </w:rPr>
              <w:t>33</w:t>
            </w:r>
            <w:r>
              <w:rPr>
                <w:noProof/>
                <w:webHidden/>
              </w:rPr>
              <w:fldChar w:fldCharType="end"/>
            </w:r>
          </w:hyperlink>
        </w:p>
        <w:p w14:paraId="7BF5411A" w14:textId="25282A45" w:rsidR="00751E6B" w:rsidRDefault="00751E6B">
          <w:pPr>
            <w:pStyle w:val="Verzeichnis1"/>
            <w:tabs>
              <w:tab w:val="right" w:leader="dot" w:pos="9062"/>
            </w:tabs>
            <w:rPr>
              <w:rFonts w:eastAsiaTheme="minorEastAsia" w:cstheme="minorBidi"/>
              <w:b w:val="0"/>
              <w:bCs w:val="0"/>
              <w:noProof/>
              <w:sz w:val="22"/>
              <w:szCs w:val="22"/>
              <w:lang w:eastAsia="de-DE"/>
            </w:rPr>
          </w:pPr>
          <w:hyperlink w:anchor="_Toc43304895" w:history="1">
            <w:r w:rsidRPr="004B23D7">
              <w:rPr>
                <w:rStyle w:val="Hyperlink"/>
                <w:noProof/>
              </w:rPr>
              <w:t>Anhang</w:t>
            </w:r>
            <w:r>
              <w:rPr>
                <w:noProof/>
                <w:webHidden/>
              </w:rPr>
              <w:tab/>
            </w:r>
            <w:r>
              <w:rPr>
                <w:noProof/>
                <w:webHidden/>
              </w:rPr>
              <w:fldChar w:fldCharType="begin"/>
            </w:r>
            <w:r>
              <w:rPr>
                <w:noProof/>
                <w:webHidden/>
              </w:rPr>
              <w:instrText xml:space="preserve"> PAGEREF _Toc43304895 \h </w:instrText>
            </w:r>
            <w:r>
              <w:rPr>
                <w:noProof/>
                <w:webHidden/>
              </w:rPr>
            </w:r>
            <w:r>
              <w:rPr>
                <w:noProof/>
                <w:webHidden/>
              </w:rPr>
              <w:fldChar w:fldCharType="separate"/>
            </w:r>
            <w:r>
              <w:rPr>
                <w:noProof/>
                <w:webHidden/>
              </w:rPr>
              <w:t>35</w:t>
            </w:r>
            <w:r>
              <w:rPr>
                <w:noProof/>
                <w:webHidden/>
              </w:rPr>
              <w:fldChar w:fldCharType="end"/>
            </w:r>
          </w:hyperlink>
        </w:p>
        <w:p w14:paraId="0ACF74DD" w14:textId="6495FF36" w:rsidR="00751E6B" w:rsidRDefault="00751E6B">
          <w:pPr>
            <w:pStyle w:val="Verzeichnis2"/>
            <w:tabs>
              <w:tab w:val="right" w:leader="dot" w:pos="9062"/>
            </w:tabs>
            <w:rPr>
              <w:rFonts w:eastAsiaTheme="minorEastAsia" w:cstheme="minorBidi"/>
              <w:i w:val="0"/>
              <w:iCs w:val="0"/>
              <w:noProof/>
              <w:sz w:val="22"/>
              <w:szCs w:val="22"/>
              <w:lang w:eastAsia="de-DE"/>
            </w:rPr>
          </w:pPr>
          <w:hyperlink w:anchor="_Toc43304896" w:history="1">
            <w:r w:rsidRPr="004B23D7">
              <w:rPr>
                <w:rStyle w:val="Hyperlink"/>
                <w:noProof/>
              </w:rPr>
              <w:t>Klassendiagramme</w:t>
            </w:r>
            <w:r>
              <w:rPr>
                <w:noProof/>
                <w:webHidden/>
              </w:rPr>
              <w:tab/>
            </w:r>
            <w:r>
              <w:rPr>
                <w:noProof/>
                <w:webHidden/>
              </w:rPr>
              <w:fldChar w:fldCharType="begin"/>
            </w:r>
            <w:r>
              <w:rPr>
                <w:noProof/>
                <w:webHidden/>
              </w:rPr>
              <w:instrText xml:space="preserve"> PAGEREF _Toc43304896 \h </w:instrText>
            </w:r>
            <w:r>
              <w:rPr>
                <w:noProof/>
                <w:webHidden/>
              </w:rPr>
            </w:r>
            <w:r>
              <w:rPr>
                <w:noProof/>
                <w:webHidden/>
              </w:rPr>
              <w:fldChar w:fldCharType="separate"/>
            </w:r>
            <w:r>
              <w:rPr>
                <w:noProof/>
                <w:webHidden/>
              </w:rPr>
              <w:t>35</w:t>
            </w:r>
            <w:r>
              <w:rPr>
                <w:noProof/>
                <w:webHidden/>
              </w:rPr>
              <w:fldChar w:fldCharType="end"/>
            </w:r>
          </w:hyperlink>
        </w:p>
        <w:p w14:paraId="53C303D9" w14:textId="6750F7EA" w:rsidR="00751E6B" w:rsidRDefault="00751E6B">
          <w:pPr>
            <w:pStyle w:val="Verzeichnis3"/>
            <w:tabs>
              <w:tab w:val="right" w:leader="dot" w:pos="9062"/>
            </w:tabs>
            <w:rPr>
              <w:rFonts w:eastAsiaTheme="minorEastAsia" w:cstheme="minorBidi"/>
              <w:noProof/>
              <w:sz w:val="22"/>
              <w:szCs w:val="22"/>
              <w:lang w:eastAsia="de-DE"/>
            </w:rPr>
          </w:pPr>
          <w:hyperlink w:anchor="_Toc43304897" w:history="1">
            <w:r w:rsidRPr="004B23D7">
              <w:rPr>
                <w:rStyle w:val="Hyperlink"/>
                <w:noProof/>
              </w:rPr>
              <w:t>MODEL</w:t>
            </w:r>
            <w:r>
              <w:rPr>
                <w:noProof/>
                <w:webHidden/>
              </w:rPr>
              <w:tab/>
            </w:r>
            <w:r>
              <w:rPr>
                <w:noProof/>
                <w:webHidden/>
              </w:rPr>
              <w:fldChar w:fldCharType="begin"/>
            </w:r>
            <w:r>
              <w:rPr>
                <w:noProof/>
                <w:webHidden/>
              </w:rPr>
              <w:instrText xml:space="preserve"> PAGEREF _Toc43304897 \h </w:instrText>
            </w:r>
            <w:r>
              <w:rPr>
                <w:noProof/>
                <w:webHidden/>
              </w:rPr>
            </w:r>
            <w:r>
              <w:rPr>
                <w:noProof/>
                <w:webHidden/>
              </w:rPr>
              <w:fldChar w:fldCharType="separate"/>
            </w:r>
            <w:r>
              <w:rPr>
                <w:noProof/>
                <w:webHidden/>
              </w:rPr>
              <w:t>35</w:t>
            </w:r>
            <w:r>
              <w:rPr>
                <w:noProof/>
                <w:webHidden/>
              </w:rPr>
              <w:fldChar w:fldCharType="end"/>
            </w:r>
          </w:hyperlink>
        </w:p>
        <w:p w14:paraId="7B777332" w14:textId="7243BFCB" w:rsidR="00751E6B" w:rsidRDefault="00751E6B">
          <w:pPr>
            <w:pStyle w:val="Verzeichnis3"/>
            <w:tabs>
              <w:tab w:val="right" w:leader="dot" w:pos="9062"/>
            </w:tabs>
            <w:rPr>
              <w:rFonts w:eastAsiaTheme="minorEastAsia" w:cstheme="minorBidi"/>
              <w:noProof/>
              <w:sz w:val="22"/>
              <w:szCs w:val="22"/>
              <w:lang w:eastAsia="de-DE"/>
            </w:rPr>
          </w:pPr>
          <w:hyperlink w:anchor="_Toc43304898" w:history="1">
            <w:r w:rsidRPr="004B23D7">
              <w:rPr>
                <w:rStyle w:val="Hyperlink"/>
                <w:noProof/>
              </w:rPr>
              <w:t>VIEW</w:t>
            </w:r>
            <w:r>
              <w:rPr>
                <w:noProof/>
                <w:webHidden/>
              </w:rPr>
              <w:tab/>
            </w:r>
            <w:r>
              <w:rPr>
                <w:noProof/>
                <w:webHidden/>
              </w:rPr>
              <w:fldChar w:fldCharType="begin"/>
            </w:r>
            <w:r>
              <w:rPr>
                <w:noProof/>
                <w:webHidden/>
              </w:rPr>
              <w:instrText xml:space="preserve"> PAGEREF _Toc43304898 \h </w:instrText>
            </w:r>
            <w:r>
              <w:rPr>
                <w:noProof/>
                <w:webHidden/>
              </w:rPr>
            </w:r>
            <w:r>
              <w:rPr>
                <w:noProof/>
                <w:webHidden/>
              </w:rPr>
              <w:fldChar w:fldCharType="separate"/>
            </w:r>
            <w:r>
              <w:rPr>
                <w:noProof/>
                <w:webHidden/>
              </w:rPr>
              <w:t>35</w:t>
            </w:r>
            <w:r>
              <w:rPr>
                <w:noProof/>
                <w:webHidden/>
              </w:rPr>
              <w:fldChar w:fldCharType="end"/>
            </w:r>
          </w:hyperlink>
        </w:p>
        <w:p w14:paraId="308B3D6D" w14:textId="478673B8" w:rsidR="00751E6B" w:rsidRDefault="00751E6B">
          <w:pPr>
            <w:pStyle w:val="Verzeichnis3"/>
            <w:tabs>
              <w:tab w:val="right" w:leader="dot" w:pos="9062"/>
            </w:tabs>
            <w:rPr>
              <w:rFonts w:eastAsiaTheme="minorEastAsia" w:cstheme="minorBidi"/>
              <w:noProof/>
              <w:sz w:val="22"/>
              <w:szCs w:val="22"/>
              <w:lang w:eastAsia="de-DE"/>
            </w:rPr>
          </w:pPr>
          <w:hyperlink w:anchor="_Toc43304899" w:history="1">
            <w:r w:rsidRPr="004B23D7">
              <w:rPr>
                <w:rStyle w:val="Hyperlink"/>
                <w:noProof/>
              </w:rPr>
              <w:t>CONTROLLER</w:t>
            </w:r>
            <w:r>
              <w:rPr>
                <w:noProof/>
                <w:webHidden/>
              </w:rPr>
              <w:tab/>
            </w:r>
            <w:r>
              <w:rPr>
                <w:noProof/>
                <w:webHidden/>
              </w:rPr>
              <w:fldChar w:fldCharType="begin"/>
            </w:r>
            <w:r>
              <w:rPr>
                <w:noProof/>
                <w:webHidden/>
              </w:rPr>
              <w:instrText xml:space="preserve"> PAGEREF _Toc43304899 \h </w:instrText>
            </w:r>
            <w:r>
              <w:rPr>
                <w:noProof/>
                <w:webHidden/>
              </w:rPr>
            </w:r>
            <w:r>
              <w:rPr>
                <w:noProof/>
                <w:webHidden/>
              </w:rPr>
              <w:fldChar w:fldCharType="separate"/>
            </w:r>
            <w:r>
              <w:rPr>
                <w:noProof/>
                <w:webHidden/>
              </w:rPr>
              <w:t>35</w:t>
            </w:r>
            <w:r>
              <w:rPr>
                <w:noProof/>
                <w:webHidden/>
              </w:rPr>
              <w:fldChar w:fldCharType="end"/>
            </w:r>
          </w:hyperlink>
        </w:p>
        <w:p w14:paraId="7F622B26" w14:textId="5A3C548B" w:rsidR="00077A29" w:rsidRPr="007F50A3" w:rsidRDefault="00077A29" w:rsidP="004009DD">
          <w:pPr>
            <w:spacing w:line="360" w:lineRule="auto"/>
            <w:jc w:val="both"/>
            <w:rPr>
              <w:rFonts w:ascii="Arial" w:hAnsi="Arial" w:cs="Arial"/>
            </w:rPr>
          </w:pPr>
          <w:r w:rsidRPr="00C058FE">
            <w:rPr>
              <w:rFonts w:ascii="Arial" w:hAnsi="Arial" w:cs="Arial"/>
              <w:sz w:val="24"/>
              <w:szCs w:val="24"/>
            </w:rPr>
            <w:fldChar w:fldCharType="end"/>
          </w:r>
          <w:commentRangeEnd w:id="5"/>
          <w:r w:rsidR="00C40AB7">
            <w:rPr>
              <w:rStyle w:val="Kommentarzeichen"/>
            </w:rPr>
            <w:commentReference w:id="5"/>
          </w:r>
        </w:p>
      </w:sdtContent>
    </w:sdt>
    <w:p w14:paraId="313C133C" w14:textId="77777777" w:rsidR="00D66F95" w:rsidRPr="007F50A3" w:rsidRDefault="00D66F95" w:rsidP="004009DD">
      <w:pPr>
        <w:spacing w:line="360" w:lineRule="auto"/>
        <w:jc w:val="both"/>
        <w:rPr>
          <w:rFonts w:ascii="Arial" w:hAnsi="Arial" w:cs="Arial"/>
          <w:sz w:val="30"/>
          <w:szCs w:val="30"/>
        </w:rPr>
      </w:pPr>
    </w:p>
    <w:p w14:paraId="5F1945EB" w14:textId="7D9396E7" w:rsidR="00D66F95" w:rsidRPr="007F50A3" w:rsidRDefault="00D66F95" w:rsidP="004009DD">
      <w:pPr>
        <w:spacing w:line="360" w:lineRule="auto"/>
        <w:jc w:val="both"/>
        <w:rPr>
          <w:rFonts w:ascii="Arial" w:hAnsi="Arial" w:cs="Arial"/>
          <w:sz w:val="30"/>
          <w:szCs w:val="30"/>
        </w:rPr>
      </w:pPr>
      <w:r w:rsidRPr="007F50A3">
        <w:rPr>
          <w:rFonts w:ascii="Arial" w:hAnsi="Arial" w:cs="Arial"/>
          <w:sz w:val="30"/>
          <w:szCs w:val="30"/>
        </w:rPr>
        <w:lastRenderedPageBreak/>
        <w:br w:type="page"/>
      </w:r>
    </w:p>
    <w:p w14:paraId="145E28EB" w14:textId="4ECD204B" w:rsidR="00134FCF" w:rsidRPr="00226E31" w:rsidRDefault="00134FCF" w:rsidP="00226E31">
      <w:pPr>
        <w:pStyle w:val="berschrift1"/>
      </w:pPr>
      <w:r w:rsidRPr="00226E31">
        <w:lastRenderedPageBreak/>
        <w:t xml:space="preserve"> </w:t>
      </w:r>
      <w:bookmarkStart w:id="6" w:name="_Toc43304864"/>
      <w:r w:rsidRPr="00226E31">
        <w:t>Einleitung</w:t>
      </w:r>
      <w:bookmarkEnd w:id="6"/>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Computer-</w:t>
      </w:r>
      <w:proofErr w:type="spellStart"/>
      <w:r w:rsidR="00EB5C4B" w:rsidRPr="00EB5C4B">
        <w:rPr>
          <w:rFonts w:ascii="Arial" w:hAnsi="Arial" w:cs="Arial"/>
        </w:rPr>
        <w:t>aided</w:t>
      </w:r>
      <w:proofErr w:type="spellEnd"/>
      <w:r w:rsidR="00EB5C4B" w:rsidRPr="00EB5C4B">
        <w:rPr>
          <w:rFonts w:ascii="Arial" w:hAnsi="Arial" w:cs="Arial"/>
        </w:rPr>
        <w:t xml:space="preserve">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7"/>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7"/>
      <w:r w:rsidR="00A43A40">
        <w:rPr>
          <w:rStyle w:val="Kommentarzeichen"/>
        </w:rPr>
        <w:commentReference w:id="7"/>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 xml:space="preserve">Als </w:t>
      </w:r>
      <w:proofErr w:type="spellStart"/>
      <w:r>
        <w:rPr>
          <w:rFonts w:ascii="Arial" w:hAnsi="Arial" w:cs="Arial"/>
        </w:rPr>
        <w:t>Build</w:t>
      </w:r>
      <w:proofErr w:type="spellEnd"/>
      <w:r>
        <w:rPr>
          <w:rFonts w:ascii="Arial" w:hAnsi="Arial" w:cs="Arial"/>
        </w:rPr>
        <w:t xml:space="preserve"> Tool wird Maven eingesetzt und als Testframework </w:t>
      </w:r>
      <w:proofErr w:type="spellStart"/>
      <w:r>
        <w:rPr>
          <w:rFonts w:ascii="Arial" w:hAnsi="Arial" w:cs="Arial"/>
        </w:rPr>
        <w:t>JUnit</w:t>
      </w:r>
      <w:proofErr w:type="spellEnd"/>
      <w:r>
        <w:rPr>
          <w:rFonts w:ascii="Arial" w:hAnsi="Arial" w:cs="Arial"/>
        </w:rPr>
        <w:t>.</w:t>
      </w:r>
    </w:p>
    <w:p w14:paraId="62C34405" w14:textId="4EFBB68E" w:rsidR="00710608" w:rsidRDefault="00710608" w:rsidP="004009DD">
      <w:pPr>
        <w:spacing w:line="360" w:lineRule="auto"/>
        <w:jc w:val="both"/>
        <w:rPr>
          <w:rFonts w:ascii="Arial" w:hAnsi="Arial" w:cs="Arial"/>
        </w:rPr>
      </w:pPr>
      <w:r>
        <w:rPr>
          <w:rFonts w:ascii="Arial" w:hAnsi="Arial" w:cs="Arial"/>
        </w:rPr>
        <w:t xml:space="preserve">Die Softwarearchitektur wurde mittels Visual </w:t>
      </w:r>
      <w:proofErr w:type="spellStart"/>
      <w:r>
        <w:rPr>
          <w:rFonts w:ascii="Arial" w:hAnsi="Arial" w:cs="Arial"/>
        </w:rPr>
        <w:t>Paradigm</w:t>
      </w:r>
      <w:proofErr w:type="spellEnd"/>
      <w:r>
        <w:rPr>
          <w:rFonts w:ascii="Arial" w:hAnsi="Arial" w:cs="Arial"/>
        </w:rPr>
        <w:t xml:space="preserve">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w:t>
      </w:r>
      <w:proofErr w:type="spellStart"/>
      <w:r w:rsidR="001D614E">
        <w:rPr>
          <w:rFonts w:ascii="Arial" w:hAnsi="Arial" w:cs="Arial"/>
        </w:rPr>
        <w:t>Paradigm</w:t>
      </w:r>
      <w:proofErr w:type="spellEnd"/>
      <w:r w:rsidR="001D614E">
        <w:rPr>
          <w:rFonts w:ascii="Arial" w:hAnsi="Arial" w:cs="Arial"/>
        </w:rPr>
        <w:t xml:space="preserve"> einzusehen.</w:t>
      </w:r>
    </w:p>
    <w:p w14:paraId="562DD0E8" w14:textId="7B2CDD00" w:rsidR="000C3C48" w:rsidRPr="00226E31" w:rsidRDefault="00134FCF" w:rsidP="00226E31">
      <w:pPr>
        <w:pStyle w:val="berschrift1"/>
        <w:rPr>
          <w:ins w:id="8" w:author="Maier Stefan (inf18229)" w:date="2019-10-10T13:58:00Z"/>
        </w:rPr>
      </w:pPr>
      <w:bookmarkStart w:id="9" w:name="_Toc21688791"/>
      <w:bookmarkEnd w:id="9"/>
      <w:r w:rsidRPr="00226E31">
        <w:t xml:space="preserve"> </w:t>
      </w:r>
      <w:bookmarkStart w:id="10" w:name="_Toc43304865"/>
      <w:r w:rsidRPr="00226E31">
        <w:t>Installations-/ Debugging-Hinweise</w:t>
      </w:r>
      <w:bookmarkEnd w:id="10"/>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berschrift2"/>
      </w:pPr>
      <w:bookmarkStart w:id="11" w:name="_Toc43304866"/>
      <w:r w:rsidRPr="00226E31">
        <w:t>Installation Java IDE</w:t>
      </w:r>
      <w:bookmarkEnd w:id="11"/>
    </w:p>
    <w:p w14:paraId="1F417185" w14:textId="7184A3D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proofErr w:type="spellStart"/>
      <w:r w:rsidR="00C52AF3" w:rsidRPr="004009DD">
        <w:rPr>
          <w:rFonts w:ascii="Arial" w:hAnsi="Arial" w:cs="Arial"/>
          <w:b/>
          <w:bCs/>
        </w:rPr>
        <w:t>Intellij</w:t>
      </w:r>
      <w:proofErr w:type="spellEnd"/>
      <w:r w:rsidR="00C52AF3" w:rsidRPr="004009DD">
        <w:rPr>
          <w:rFonts w:ascii="Arial" w:hAnsi="Arial" w:cs="Arial"/>
          <w:b/>
          <w:bCs/>
        </w:rPr>
        <w:t xml:space="preserve">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w:t>
      </w:r>
      <w:proofErr w:type="spellStart"/>
      <w:r w:rsidR="00C52AF3">
        <w:rPr>
          <w:rFonts w:ascii="Arial" w:hAnsi="Arial" w:cs="Arial"/>
        </w:rPr>
        <w:t>Developement</w:t>
      </w:r>
      <w:proofErr w:type="spellEnd"/>
      <w:r w:rsidR="00C52AF3">
        <w:rPr>
          <w:rFonts w:ascii="Arial" w:hAnsi="Arial" w:cs="Arial"/>
        </w:rPr>
        <w:t xml:space="preserve">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4009DD" w:rsidP="004009DD">
      <w:pPr>
        <w:spacing w:line="360" w:lineRule="auto"/>
        <w:jc w:val="both"/>
        <w:rPr>
          <w:rFonts w:ascii="Arial" w:hAnsi="Arial" w:cs="Arial"/>
        </w:rPr>
      </w:pPr>
      <w:hyperlink r:id="rId12" w:history="1">
        <w:r w:rsidR="00C27725">
          <w:rPr>
            <w:rStyle w:val="Hyperlink"/>
          </w:rPr>
          <w:t>https://www.jetbrains.com/idea/download/other.html</w:t>
        </w:r>
      </w:hyperlink>
    </w:p>
    <w:p w14:paraId="50C20F63" w14:textId="56AF28FB" w:rsidR="00C27725" w:rsidRPr="00226E31" w:rsidRDefault="004009DD" w:rsidP="00226E31">
      <w:pPr>
        <w:pStyle w:val="berschrift2"/>
      </w:pPr>
      <w:bookmarkStart w:id="12" w:name="_Toc43304867"/>
      <w:r w:rsidRPr="00226E31">
        <w:t>Installation des SDK</w:t>
      </w:r>
      <w:bookmarkEnd w:id="12"/>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proofErr w:type="spellStart"/>
      <w:r w:rsidR="00B87960">
        <w:rPr>
          <w:rFonts w:ascii="Arial" w:hAnsi="Arial" w:cs="Arial"/>
        </w:rPr>
        <w:t>OpenJDK</w:t>
      </w:r>
      <w:proofErr w:type="spellEnd"/>
      <w:r w:rsidR="00B87960">
        <w:rPr>
          <w:rFonts w:ascii="Arial" w:hAnsi="Arial" w:cs="Arial"/>
        </w:rPr>
        <w:t xml:space="preserve"> 13.0.2 als SDK zu verwenden.</w:t>
      </w:r>
      <w:r w:rsidR="00ED55C1">
        <w:rPr>
          <w:rFonts w:ascii="Arial" w:hAnsi="Arial" w:cs="Arial"/>
        </w:rPr>
        <w:t xml:space="preserve"> </w:t>
      </w:r>
      <w:commentRangeStart w:id="13"/>
      <w:r w:rsidR="00ED55C1">
        <w:rPr>
          <w:rFonts w:ascii="Arial" w:hAnsi="Arial" w:cs="Arial"/>
        </w:rPr>
        <w:t>D</w:t>
      </w:r>
      <w:r w:rsidR="00495CF4">
        <w:rPr>
          <w:rFonts w:ascii="Arial" w:hAnsi="Arial" w:cs="Arial"/>
        </w:rPr>
        <w:t>as</w:t>
      </w:r>
      <w:r w:rsidR="00ED55C1">
        <w:rPr>
          <w:rFonts w:ascii="Arial" w:hAnsi="Arial" w:cs="Arial"/>
        </w:rPr>
        <w:t xml:space="preserve"> SDK </w:t>
      </w:r>
      <w:commentRangeEnd w:id="13"/>
      <w:r w:rsidR="00495CF4">
        <w:rPr>
          <w:rStyle w:val="Kommentarzeichen"/>
        </w:rPr>
        <w:commentReference w:id="13"/>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4009DD" w:rsidP="004009DD">
      <w:pPr>
        <w:spacing w:line="360" w:lineRule="auto"/>
        <w:jc w:val="both"/>
      </w:pPr>
      <w:hyperlink r:id="rId13" w:history="1">
        <w:r w:rsidR="00ED55C1">
          <w:rPr>
            <w:rStyle w:val="Hyperlink"/>
          </w:rPr>
          <w:t>https://jdk.java.net/archive/</w:t>
        </w:r>
      </w:hyperlink>
    </w:p>
    <w:p w14:paraId="7ADA1441" w14:textId="0A4E00AF" w:rsidR="007F6897" w:rsidRDefault="00F80A8A" w:rsidP="004009DD">
      <w:pPr>
        <w:spacing w:line="360" w:lineRule="auto"/>
        <w:jc w:val="both"/>
      </w:pPr>
      <w:r>
        <w:lastRenderedPageBreak/>
        <w:t xml:space="preserve">Für die Installation von </w:t>
      </w:r>
      <w:proofErr w:type="spellStart"/>
      <w:r>
        <w:t>OpenJD</w:t>
      </w:r>
      <w:r w:rsidR="00EB6A48">
        <w:t>K</w:t>
      </w:r>
      <w:proofErr w:type="spellEnd"/>
      <w:r w:rsidR="00EB6A48">
        <w:t xml:space="preserve">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w:t>
      </w:r>
      <w:proofErr w:type="spellStart"/>
      <w:r w:rsidR="00B22A11">
        <w:t>IntelliJ</w:t>
      </w:r>
      <w:proofErr w:type="spellEnd"/>
      <w:r w:rsidR="00B22A11">
        <w:t xml:space="preserve"> </w:t>
      </w:r>
      <w:r w:rsidR="004323AC">
        <w:t xml:space="preserve">IDEA </w:t>
      </w:r>
      <w:r w:rsidR="00B22A11">
        <w:t>durchführen.</w:t>
      </w:r>
    </w:p>
    <w:p w14:paraId="70C2D3EC" w14:textId="4EB773EA" w:rsidR="004323AC" w:rsidRDefault="0096154C" w:rsidP="004009DD">
      <w:pPr>
        <w:pStyle w:val="Listenabsatz"/>
        <w:numPr>
          <w:ilvl w:val="0"/>
          <w:numId w:val="22"/>
        </w:numPr>
        <w:spacing w:line="360" w:lineRule="auto"/>
        <w:jc w:val="both"/>
      </w:pPr>
      <w:r>
        <w:t xml:space="preserve">Öffnen Sie </w:t>
      </w:r>
      <w:proofErr w:type="spellStart"/>
      <w:r>
        <w:t>IntelliJ</w:t>
      </w:r>
      <w:proofErr w:type="spellEnd"/>
      <w:r>
        <w:t xml:space="preserve"> </w:t>
      </w:r>
      <w:proofErr w:type="gramStart"/>
      <w:r>
        <w:t>IDEA</w:t>
      </w:r>
      <w:r w:rsidR="00F3743C">
        <w:t xml:space="preserve">, </w:t>
      </w:r>
      <w:r w:rsidR="00C46600">
        <w:t xml:space="preserve"> folgendes</w:t>
      </w:r>
      <w:proofErr w:type="gramEnd"/>
      <w:r w:rsidR="00C46600">
        <w:t xml:space="preserve"> Fester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enabsatz"/>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enabsatz"/>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proofErr w:type="spellStart"/>
      <w:r w:rsidR="001A74B3">
        <w:t>IntelliJ</w:t>
      </w:r>
      <w:proofErr w:type="spellEnd"/>
      <w:r w:rsidR="001A74B3">
        <w:t xml:space="preserve">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lastRenderedPageBreak/>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enabsatz"/>
        <w:numPr>
          <w:ilvl w:val="0"/>
          <w:numId w:val="22"/>
        </w:numPr>
        <w:spacing w:line="360" w:lineRule="auto"/>
        <w:jc w:val="both"/>
      </w:pPr>
      <w:r>
        <w:t xml:space="preserve">Das Projekt wird in </w:t>
      </w:r>
      <w:proofErr w:type="spellStart"/>
      <w:r>
        <w:t>IntelliJ</w:t>
      </w:r>
      <w:proofErr w:type="spellEnd"/>
      <w:r>
        <w:t xml:space="preserve"> IDEA geladen.</w:t>
      </w:r>
    </w:p>
    <w:p w14:paraId="7571179B" w14:textId="011000DD" w:rsidR="00126192" w:rsidRDefault="00E95FB5" w:rsidP="004009DD">
      <w:pPr>
        <w:pStyle w:val="Listenabsatz"/>
        <w:numPr>
          <w:ilvl w:val="0"/>
          <w:numId w:val="22"/>
        </w:numPr>
        <w:spacing w:line="360" w:lineRule="auto"/>
        <w:jc w:val="both"/>
      </w:pPr>
      <w:r>
        <w:t xml:space="preserve">Gehen Sie nun im Menü auf </w:t>
      </w:r>
      <w:r w:rsidRPr="00194159">
        <w:t>File/</w:t>
      </w:r>
      <w:r w:rsidR="0039793F" w:rsidRPr="00194159">
        <w:t xml:space="preserve">Project </w:t>
      </w:r>
      <w:proofErr w:type="spellStart"/>
      <w:r w:rsidR="0039793F" w:rsidRPr="00194159">
        <w:t>Structure</w:t>
      </w:r>
      <w:proofErr w:type="spellEnd"/>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enabsatz"/>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enabsatz"/>
        <w:numPr>
          <w:ilvl w:val="0"/>
          <w:numId w:val="22"/>
        </w:numPr>
        <w:spacing w:line="360" w:lineRule="auto"/>
        <w:jc w:val="both"/>
      </w:pPr>
      <w:r>
        <w:t xml:space="preserve">Wählen Sie nun den Ordner aus in dem Sie </w:t>
      </w:r>
      <w:proofErr w:type="spellStart"/>
      <w:r>
        <w:t>OpenJDK</w:t>
      </w:r>
      <w:proofErr w:type="spellEnd"/>
      <w:r>
        <w:t xml:space="preserve">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lastRenderedPageBreak/>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enabsatz"/>
        <w:numPr>
          <w:ilvl w:val="0"/>
          <w:numId w:val="22"/>
        </w:numPr>
        <w:spacing w:line="360" w:lineRule="auto"/>
        <w:jc w:val="both"/>
      </w:pPr>
      <w:r>
        <w:t>Nachdem</w:t>
      </w:r>
      <w:r w:rsidR="00210913">
        <w:t xml:space="preserve"> </w:t>
      </w:r>
      <w:proofErr w:type="spellStart"/>
      <w:r w:rsidR="00210913">
        <w:t>IntelliJ</w:t>
      </w:r>
      <w:proofErr w:type="spellEnd"/>
      <w:r w:rsidR="00210913">
        <w:t xml:space="preserve">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berschrift2"/>
      </w:pPr>
      <w:bookmarkStart w:id="14" w:name="_Toc43304868"/>
      <w:r w:rsidRPr="00226E31">
        <w:lastRenderedPageBreak/>
        <w:t>INSTALLATION UND KONFIGURATION ALS MAVEN PROJEKT</w:t>
      </w:r>
      <w:bookmarkEnd w:id="14"/>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w:t>
      </w:r>
      <w:proofErr w:type="spellStart"/>
      <w:r w:rsidR="00C02F5E">
        <w:rPr>
          <w:rFonts w:ascii="Arial" w:hAnsi="Arial" w:cs="Arial"/>
        </w:rPr>
        <w:t>IntelliJ</w:t>
      </w:r>
      <w:proofErr w:type="spellEnd"/>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enabsatz"/>
        <w:numPr>
          <w:ilvl w:val="0"/>
          <w:numId w:val="23"/>
        </w:numPr>
        <w:spacing w:line="360" w:lineRule="auto"/>
        <w:jc w:val="both"/>
        <w:rPr>
          <w:rFonts w:ascii="Arial" w:hAnsi="Arial" w:cs="Arial"/>
        </w:rPr>
      </w:pPr>
      <w:r>
        <w:rPr>
          <w:rFonts w:ascii="Arial" w:hAnsi="Arial" w:cs="Arial"/>
        </w:rPr>
        <w:t xml:space="preserve">In der Projektstruktur in </w:t>
      </w:r>
      <w:proofErr w:type="spellStart"/>
      <w:r>
        <w:rPr>
          <w:rFonts w:ascii="Arial" w:hAnsi="Arial" w:cs="Arial"/>
        </w:rPr>
        <w:t>IntelliJ</w:t>
      </w:r>
      <w:proofErr w:type="spellEnd"/>
      <w:r>
        <w:rPr>
          <w:rFonts w:ascii="Arial" w:hAnsi="Arial" w:cs="Arial"/>
        </w:rPr>
        <w:t xml:space="preserve"> IDEA das </w:t>
      </w:r>
      <w:commentRangeStart w:id="15"/>
      <w:r w:rsidRPr="00A62604">
        <w:rPr>
          <w:rFonts w:ascii="Arial" w:hAnsi="Arial" w:cs="Arial"/>
          <w:b/>
          <w:bCs/>
        </w:rPr>
        <w:t xml:space="preserve">pom.xml File </w:t>
      </w:r>
      <w:commentRangeStart w:id="16"/>
      <w:r w:rsidR="003F7521" w:rsidRPr="00A62604">
        <w:rPr>
          <w:rFonts w:ascii="Arial" w:hAnsi="Arial" w:cs="Arial"/>
          <w:b/>
          <w:bCs/>
        </w:rPr>
        <w:t>selektieren</w:t>
      </w:r>
      <w:commentRangeEnd w:id="16"/>
      <w:r w:rsidR="002D52F2">
        <w:rPr>
          <w:rStyle w:val="Kommentarzeichen"/>
        </w:rPr>
        <w:commentReference w:id="16"/>
      </w:r>
      <w:commentRangeEnd w:id="15"/>
      <w:r w:rsidR="003F7521">
        <w:rPr>
          <w:rStyle w:val="Kommentarzeichen"/>
        </w:rPr>
        <w:commentReference w:id="15"/>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enabsatz"/>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w:t>
      </w:r>
      <w:proofErr w:type="spellStart"/>
      <w:r w:rsidR="00724AC1">
        <w:rPr>
          <w:rFonts w:ascii="Arial" w:hAnsi="Arial" w:cs="Arial"/>
        </w:rPr>
        <w:t>as</w:t>
      </w:r>
      <w:proofErr w:type="spellEnd"/>
      <w:r w:rsidR="00724AC1">
        <w:rPr>
          <w:rFonts w:ascii="Arial" w:hAnsi="Arial" w:cs="Arial"/>
        </w:rPr>
        <w:t xml:space="preserve">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lastRenderedPageBreak/>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 xml:space="preserve">Add </w:t>
      </w:r>
      <w:proofErr w:type="spellStart"/>
      <w:r w:rsidR="00B52490" w:rsidRPr="001317BD">
        <w:rPr>
          <w:rFonts w:ascii="Arial" w:hAnsi="Arial" w:cs="Arial"/>
          <w:i/>
          <w:iCs/>
        </w:rPr>
        <w:t>as</w:t>
      </w:r>
      <w:proofErr w:type="spellEnd"/>
      <w:r w:rsidR="00B52490" w:rsidRPr="001317BD">
        <w:rPr>
          <w:rFonts w:ascii="Arial" w:hAnsi="Arial" w:cs="Arial"/>
          <w:i/>
          <w:iCs/>
        </w:rPr>
        <w:t xml:space="preserve">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berschrift2"/>
      </w:pPr>
      <w:bookmarkStart w:id="17" w:name="_Toc43304869"/>
      <w:r w:rsidRPr="00226E31">
        <w:rPr>
          <w:rStyle w:val="berschrift2Zchn"/>
        </w:rPr>
        <w:t>KOMPILIEREN</w:t>
      </w:r>
      <w:r w:rsidR="00523826" w:rsidRPr="00226E31">
        <w:t xml:space="preserve"> DE</w:t>
      </w:r>
      <w:r w:rsidR="00355817" w:rsidRPr="00226E31">
        <w:t>R</w:t>
      </w:r>
      <w:r w:rsidR="00523826" w:rsidRPr="00226E31">
        <w:t xml:space="preserve"> </w:t>
      </w:r>
      <w:r w:rsidR="00355817" w:rsidRPr="00226E31">
        <w:t>APPLIKATION</w:t>
      </w:r>
      <w:bookmarkEnd w:id="17"/>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proofErr w:type="spellStart"/>
      <w:r w:rsidR="008C4F1F">
        <w:rPr>
          <w:rFonts w:ascii="Arial" w:hAnsi="Arial" w:cs="Arial"/>
        </w:rPr>
        <w:t>IntelliJ</w:t>
      </w:r>
      <w:proofErr w:type="spellEnd"/>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enabsatz"/>
        <w:numPr>
          <w:ilvl w:val="0"/>
          <w:numId w:val="24"/>
        </w:numPr>
        <w:spacing w:line="360" w:lineRule="auto"/>
        <w:jc w:val="both"/>
        <w:rPr>
          <w:rFonts w:ascii="Arial" w:hAnsi="Arial" w:cs="Arial"/>
        </w:rPr>
      </w:pPr>
      <w:r>
        <w:rPr>
          <w:rFonts w:ascii="Arial" w:hAnsi="Arial" w:cs="Arial"/>
        </w:rPr>
        <w:t xml:space="preserve">Wählen Sie in </w:t>
      </w:r>
      <w:proofErr w:type="spellStart"/>
      <w:r>
        <w:rPr>
          <w:rFonts w:ascii="Arial" w:hAnsi="Arial" w:cs="Arial"/>
        </w:rPr>
        <w:t>IntelliJ</w:t>
      </w:r>
      <w:proofErr w:type="spellEnd"/>
      <w:r>
        <w:rPr>
          <w:rFonts w:ascii="Arial" w:hAnsi="Arial" w:cs="Arial"/>
        </w:rPr>
        <w:t xml:space="preserve"> in der Projektstruktur folgenden Pfad an. SWEII_CASE_TOOL</w:t>
      </w:r>
      <w:r w:rsidR="00355817">
        <w:rPr>
          <w:rFonts w:ascii="Arial" w:hAnsi="Arial" w:cs="Arial"/>
        </w:rPr>
        <w:t>/</w:t>
      </w:r>
      <w:proofErr w:type="spellStart"/>
      <w:r w:rsidR="00355817">
        <w:rPr>
          <w:rFonts w:ascii="Arial" w:hAnsi="Arial" w:cs="Arial"/>
        </w:rPr>
        <w:t>src</w:t>
      </w:r>
      <w:proofErr w:type="spellEnd"/>
      <w:r w:rsidR="00355817">
        <w:rPr>
          <w:rFonts w:ascii="Arial" w:hAnsi="Arial" w:cs="Arial"/>
        </w:rPr>
        <w:t>/</w:t>
      </w:r>
      <w:proofErr w:type="spellStart"/>
      <w:r w:rsidR="00355817">
        <w:rPr>
          <w:rFonts w:ascii="Arial" w:hAnsi="Arial" w:cs="Arial"/>
        </w:rPr>
        <w:t>main</w:t>
      </w:r>
      <w:proofErr w:type="spellEnd"/>
      <w:r w:rsidR="005A2836">
        <w:rPr>
          <w:rFonts w:ascii="Arial" w:hAnsi="Arial" w:cs="Arial"/>
        </w:rPr>
        <w:t>/</w:t>
      </w:r>
      <w:proofErr w:type="spellStart"/>
      <w:r w:rsidR="005A2836">
        <w:rPr>
          <w:rFonts w:ascii="Arial" w:hAnsi="Arial" w:cs="Arial"/>
        </w:rPr>
        <w:t>java</w:t>
      </w:r>
      <w:proofErr w:type="spellEnd"/>
      <w:r w:rsidR="005A2836">
        <w:rPr>
          <w:rFonts w:ascii="Arial" w:hAnsi="Arial" w:cs="Arial"/>
        </w:rPr>
        <w:t>/main.java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w:t>
      </w:r>
      <w:proofErr w:type="spellStart"/>
      <w:r>
        <w:rPr>
          <w:rFonts w:ascii="Arial" w:hAnsi="Arial" w:cs="Arial"/>
        </w:rPr>
        <w:t>main</w:t>
      </w:r>
      <w:proofErr w:type="spellEnd"/>
      <w:r>
        <w:rPr>
          <w:rFonts w:ascii="Arial" w:hAnsi="Arial" w:cs="Arial"/>
        </w:rPr>
        <w:t xml:space="preserve">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spellStart"/>
      <w:proofErr w:type="gramStart"/>
      <w:r w:rsidR="002643F7">
        <w:rPr>
          <w:rFonts w:ascii="Arial" w:hAnsi="Arial" w:cs="Arial"/>
        </w:rPr>
        <w:t>main.main</w:t>
      </w:r>
      <w:proofErr w:type="spellEnd"/>
      <w:proofErr w:type="gram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456" cy="2343745"/>
                    </a:xfrm>
                    <a:prstGeom prst="rect">
                      <a:avLst/>
                    </a:prstGeom>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berschrift2"/>
      </w:pPr>
      <w:bookmarkStart w:id="18" w:name="_Toc43304870"/>
      <w:r>
        <w:t>Kompilation der Unit Tests</w:t>
      </w:r>
      <w:bookmarkEnd w:id="18"/>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enabsatz"/>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proofErr w:type="spellStart"/>
      <w:r w:rsidR="000C6C9E">
        <w:rPr>
          <w:rFonts w:ascii="Arial" w:hAnsi="Arial" w:cs="Arial"/>
        </w:rPr>
        <w:t>IntelliJ</w:t>
      </w:r>
      <w:proofErr w:type="spellEnd"/>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w:t>
      </w:r>
      <w:proofErr w:type="spellStart"/>
      <w:r w:rsidR="00F3657C" w:rsidRPr="000C6C9E">
        <w:rPr>
          <w:rFonts w:ascii="Arial" w:hAnsi="Arial" w:cs="Arial"/>
        </w:rPr>
        <w:t>src</w:t>
      </w:r>
      <w:proofErr w:type="spellEnd"/>
      <w:r w:rsidR="00F3657C" w:rsidRPr="000C6C9E">
        <w:rPr>
          <w:rFonts w:ascii="Arial" w:hAnsi="Arial" w:cs="Arial"/>
        </w:rPr>
        <w:t>/</w:t>
      </w:r>
      <w:proofErr w:type="spellStart"/>
      <w:r w:rsidR="00F3657C" w:rsidRPr="000C6C9E">
        <w:rPr>
          <w:rFonts w:ascii="Arial" w:hAnsi="Arial" w:cs="Arial"/>
        </w:rPr>
        <w:t>test</w:t>
      </w:r>
      <w:proofErr w:type="spellEnd"/>
      <w:r w:rsidR="00F3657C" w:rsidRPr="000C6C9E">
        <w:rPr>
          <w:rFonts w:ascii="Arial" w:hAnsi="Arial" w:cs="Arial"/>
        </w:rPr>
        <w:t>/</w:t>
      </w:r>
      <w:proofErr w:type="spellStart"/>
      <w:r w:rsidR="00724249" w:rsidRPr="000C6C9E">
        <w:rPr>
          <w:rFonts w:ascii="Arial" w:hAnsi="Arial" w:cs="Arial"/>
        </w:rPr>
        <w:t>java</w:t>
      </w:r>
      <w:proofErr w:type="spellEnd"/>
    </w:p>
    <w:p w14:paraId="7774C525" w14:textId="12F546DB" w:rsidR="00724249" w:rsidRDefault="00724249" w:rsidP="004009DD">
      <w:pPr>
        <w:pStyle w:val="Listenabsatz"/>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lastRenderedPageBreak/>
        <w:t xml:space="preserve">Das Projekt wird </w:t>
      </w:r>
      <w:r w:rsidR="009C36F7">
        <w:rPr>
          <w:rFonts w:ascii="Arial" w:hAnsi="Arial" w:cs="Arial"/>
        </w:rPr>
        <w:t>kompiliert</w:t>
      </w:r>
      <w:r>
        <w:rPr>
          <w:rFonts w:ascii="Arial" w:hAnsi="Arial" w:cs="Arial"/>
        </w:rPr>
        <w:t xml:space="preserve"> und mittels des Testframeworks </w:t>
      </w:r>
      <w:proofErr w:type="spellStart"/>
      <w:r>
        <w:rPr>
          <w:rFonts w:ascii="Arial" w:hAnsi="Arial" w:cs="Arial"/>
        </w:rPr>
        <w:t>JUnit</w:t>
      </w:r>
      <w:proofErr w:type="spellEnd"/>
      <w:r>
        <w:rPr>
          <w:rFonts w:ascii="Arial" w:hAnsi="Arial" w:cs="Arial"/>
        </w:rPr>
        <w:t xml:space="preserve">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berschrift2"/>
      </w:pPr>
      <w:bookmarkStart w:id="19" w:name="_Toc43304871"/>
      <w:r>
        <w:t xml:space="preserve">Installation von Visual </w:t>
      </w:r>
      <w:proofErr w:type="spellStart"/>
      <w:r>
        <w:t>Paradigm</w:t>
      </w:r>
      <w:bookmarkEnd w:id="19"/>
      <w:proofErr w:type="spellEnd"/>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w:t>
      </w:r>
      <w:proofErr w:type="spellStart"/>
      <w:r w:rsidR="003547BD">
        <w:rPr>
          <w:rFonts w:ascii="Arial" w:hAnsi="Arial" w:cs="Arial"/>
        </w:rPr>
        <w:t>Paradigm</w:t>
      </w:r>
      <w:proofErr w:type="spellEnd"/>
      <w:r w:rsidR="003547BD">
        <w:rPr>
          <w:rFonts w:ascii="Arial" w:hAnsi="Arial" w:cs="Arial"/>
        </w:rPr>
        <w:t xml:space="preserve">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4009DD" w:rsidP="004009DD">
      <w:pPr>
        <w:spacing w:line="360" w:lineRule="auto"/>
        <w:jc w:val="both"/>
        <w:rPr>
          <w:rFonts w:ascii="Arial" w:hAnsi="Arial" w:cs="Arial"/>
        </w:rPr>
      </w:pPr>
      <w:hyperlink r:id="rId28" w:history="1">
        <w:r w:rsidR="00A52C74" w:rsidRPr="00D636DF">
          <w:rPr>
            <w:rStyle w:val="Hyperlink"/>
            <w:rFonts w:ascii="Arial" w:hAnsi="Arial" w:cs="Arial"/>
          </w:rPr>
          <w:t>https://www.visual-paradigm.com/download/community.jsp</w:t>
        </w:r>
      </w:hyperlink>
    </w:p>
    <w:p w14:paraId="61E8FACC" w14:textId="0BDE59B2"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folgende Datei unter SWEII_CASE_TOOL/Dokumentation/</w:t>
      </w:r>
      <w:r w:rsidR="6EC56E6C" w:rsidRPr="6B28AFC2">
        <w:rPr>
          <w:rFonts w:ascii="Arial" w:hAnsi="Arial" w:cs="Arial"/>
        </w:rPr>
        <w:t>Dokumente/Design/</w:t>
      </w:r>
      <w:r w:rsidR="19B80CA2" w:rsidRPr="6B28AFC2">
        <w:rPr>
          <w:rFonts w:ascii="Arial" w:hAnsi="Arial" w:cs="Arial"/>
        </w:rPr>
        <w:t>CASE_TOOL_</w:t>
      </w:r>
      <w:r w:rsidR="730C3542" w:rsidRPr="6B28AFC2">
        <w:rPr>
          <w:rFonts w:ascii="Arial" w:hAnsi="Arial" w:cs="Arial"/>
        </w:rPr>
        <w:t>Diagramms</w:t>
      </w:r>
      <w:r w:rsidR="19B80CA2" w:rsidRPr="6B28AFC2">
        <w:rPr>
          <w:rFonts w:ascii="Arial" w:hAnsi="Arial" w:cs="Arial"/>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w:t>
      </w:r>
      <w:proofErr w:type="spellStart"/>
      <w:r w:rsidRPr="00D636DF">
        <w:rPr>
          <w:rFonts w:ascii="Arial" w:hAnsi="Arial" w:cs="Arial"/>
        </w:rPr>
        <w:t>Paradigm</w:t>
      </w:r>
      <w:proofErr w:type="spellEnd"/>
      <w:r w:rsidRPr="00D636DF">
        <w:rPr>
          <w:rFonts w:ascii="Arial" w:hAnsi="Arial" w:cs="Arial"/>
        </w:rPr>
        <w:t xml:space="preserve"> geöffnet hat sind alle Diagramme im </w:t>
      </w:r>
      <w:proofErr w:type="spellStart"/>
      <w:r w:rsidRPr="005F6B8F">
        <w:rPr>
          <w:rFonts w:ascii="Arial" w:hAnsi="Arial" w:cs="Arial"/>
        </w:rPr>
        <w:t>Diagram</w:t>
      </w:r>
      <w:proofErr w:type="spellEnd"/>
      <w:r w:rsidRPr="005F6B8F">
        <w:rPr>
          <w:rFonts w:ascii="Arial" w:hAnsi="Arial" w:cs="Arial"/>
        </w:rPr>
        <w:t xml:space="preserve"> Navigator</w:t>
      </w:r>
      <w:r w:rsidRPr="00D636DF">
        <w:rPr>
          <w:rFonts w:ascii="Arial" w:hAnsi="Arial" w:cs="Arial"/>
        </w:rPr>
        <w:t xml:space="preserve"> unter UML </w:t>
      </w:r>
      <w:proofErr w:type="spellStart"/>
      <w:r w:rsidRPr="005F6B8F">
        <w:rPr>
          <w:rFonts w:ascii="Arial" w:hAnsi="Arial" w:cs="Arial"/>
        </w:rPr>
        <w:t>Diagrams</w:t>
      </w:r>
      <w:proofErr w:type="spellEnd"/>
      <w:r w:rsidRPr="00D636DF">
        <w:rPr>
          <w:rFonts w:ascii="Arial" w:hAnsi="Arial" w:cs="Arial"/>
        </w:rPr>
        <w:t xml:space="preserve"> zu finden</w:t>
      </w:r>
      <w:r w:rsidR="00C03D79" w:rsidRPr="00D636DF">
        <w:rPr>
          <w:rFonts w:ascii="Arial" w:hAnsi="Arial" w:cs="Arial"/>
        </w:rPr>
        <w:t xml:space="preserve">. Der </w:t>
      </w:r>
      <w:proofErr w:type="spellStart"/>
      <w:r w:rsidR="00C03D79" w:rsidRPr="00EE3AE8">
        <w:rPr>
          <w:rFonts w:ascii="Arial" w:hAnsi="Arial" w:cs="Arial"/>
        </w:rPr>
        <w:t>Diagram</w:t>
      </w:r>
      <w:proofErr w:type="spellEnd"/>
      <w:r w:rsidR="00C03D79" w:rsidRPr="00EE3AE8">
        <w:rPr>
          <w:rFonts w:ascii="Arial" w:hAnsi="Arial" w:cs="Arial"/>
        </w:rPr>
        <w:t xml:space="preserve">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enabsatz"/>
        <w:keepNext/>
        <w:keepLines/>
        <w:numPr>
          <w:ilvl w:val="0"/>
          <w:numId w:val="5"/>
        </w:numPr>
        <w:spacing w:before="240" w:after="0" w:line="360" w:lineRule="auto"/>
        <w:contextualSpacing w:val="0"/>
        <w:jc w:val="both"/>
        <w:outlineLvl w:val="0"/>
        <w:rPr>
          <w:ins w:id="20" w:author="Schiffel Florian (inf18235)" w:date="2019-10-10T18:42:00Z"/>
          <w:rFonts w:ascii="Arial" w:eastAsiaTheme="majorEastAsia" w:hAnsi="Arial" w:cs="Arial"/>
          <w:vanish/>
          <w:color w:val="2F5496" w:themeColor="accent1" w:themeShade="BF"/>
          <w:sz w:val="40"/>
          <w:szCs w:val="40"/>
        </w:rPr>
      </w:pPr>
      <w:bookmarkStart w:id="21" w:name="_Toc21688794"/>
      <w:bookmarkStart w:id="22" w:name="_Toc42508026"/>
      <w:bookmarkStart w:id="23" w:name="_Toc42845980"/>
      <w:bookmarkStart w:id="24" w:name="_Toc42861416"/>
      <w:bookmarkStart w:id="25" w:name="_Toc43290997"/>
      <w:bookmarkStart w:id="26" w:name="_Toc43291086"/>
      <w:bookmarkStart w:id="27" w:name="_Toc43292555"/>
      <w:bookmarkStart w:id="28" w:name="_Toc43304872"/>
      <w:bookmarkEnd w:id="21"/>
      <w:bookmarkEnd w:id="22"/>
      <w:bookmarkEnd w:id="23"/>
      <w:bookmarkEnd w:id="24"/>
      <w:bookmarkEnd w:id="25"/>
      <w:bookmarkEnd w:id="26"/>
      <w:bookmarkEnd w:id="27"/>
      <w:bookmarkEnd w:id="28"/>
    </w:p>
    <w:p w14:paraId="33FE27DD" w14:textId="7C4A1743" w:rsidR="006B221A" w:rsidRPr="006D2F6A" w:rsidRDefault="4B4CEA30" w:rsidP="006D2F6A">
      <w:pPr>
        <w:pStyle w:val="berschrift1"/>
      </w:pPr>
      <w:bookmarkStart w:id="29" w:name="_Toc43304873"/>
      <w:r w:rsidRPr="006D2F6A">
        <w:t>Programmstruktur</w:t>
      </w:r>
      <w:bookmarkEnd w:id="29"/>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0">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w:t>
      </w:r>
      <w:r w:rsidR="00997643" w:rsidRPr="6B28AFC2">
        <w:rPr>
          <w:rFonts w:ascii="Arial" w:hAnsi="Arial" w:cs="Arial"/>
        </w:rPr>
        <w:lastRenderedPageBreak/>
        <w:t xml:space="preserve">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proofErr w:type="gramStart"/>
      <w:r w:rsidR="00997643" w:rsidRPr="6B28AFC2">
        <w:rPr>
          <w:rFonts w:ascii="Arial" w:hAnsi="Arial" w:cs="Arial"/>
        </w:rPr>
        <w:t>das</w:t>
      </w:r>
      <w:proofErr w:type="gramEnd"/>
      <w:r w:rsidR="00997643" w:rsidRPr="6B28AFC2">
        <w:rPr>
          <w:rFonts w:ascii="Arial" w:hAnsi="Arial" w:cs="Arial"/>
        </w:rPr>
        <w:t xml:space="preserve"> ein neuer Frame-Controller das Interface implementiert und die Tab-Controller entsprechend ihrer Funktionen benachrichtigt.</w:t>
      </w:r>
    </w:p>
    <w:p w14:paraId="4985653A" w14:textId="246F6E7D" w:rsidR="6B28AFC2" w:rsidRDefault="6B28AFC2" w:rsidP="004009DD">
      <w:pPr>
        <w:spacing w:line="360" w:lineRule="auto"/>
        <w:jc w:val="both"/>
        <w:rPr>
          <w:rFonts w:ascii="Arial" w:hAnsi="Arial" w:cs="Arial"/>
        </w:rPr>
      </w:pPr>
    </w:p>
    <w:p w14:paraId="4D64CABB" w14:textId="0F0AAA3B" w:rsidR="00997643" w:rsidRDefault="00997643" w:rsidP="006D2F6A">
      <w:pPr>
        <w:pStyle w:val="berschrift2"/>
      </w:pPr>
      <w:bookmarkStart w:id="30" w:name="_Toc43304874"/>
      <w:r w:rsidRPr="00997643">
        <w:t>MODEL</w:t>
      </w:r>
      <w:bookmarkEnd w:id="30"/>
    </w:p>
    <w:p w14:paraId="60A79B78" w14:textId="5E4688BD" w:rsidR="004009DD" w:rsidRDefault="00BE7083" w:rsidP="006D2F6A">
      <w:pPr>
        <w:pStyle w:val="berschrift3"/>
      </w:pPr>
      <w:bookmarkStart w:id="31" w:name="_Toc43304875"/>
      <w:r w:rsidRPr="00BE7083">
        <w:t>Projektdaten</w:t>
      </w:r>
      <w:bookmarkEnd w:id="31"/>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Schätzkonfiguration</w:t>
      </w:r>
    </w:p>
    <w:p w14:paraId="26077F21" w14:textId="71086C74"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2"/>
      <w:commentRangeStart w:id="33"/>
      <w:r w:rsidRPr="00083A96">
        <w:rPr>
          <w:rFonts w:ascii="Arial" w:hAnsi="Arial" w:cs="Arial"/>
        </w:rPr>
        <w:t xml:space="preserve">allgemeine Beschreibung für Projektinformationen </w:t>
      </w:r>
      <w:r>
        <w:rPr>
          <w:rFonts w:ascii="Arial" w:hAnsi="Arial" w:cs="Arial"/>
        </w:rPr>
        <w:t xml:space="preserve">und Produktinhalte finden. </w:t>
      </w:r>
      <w:commentRangeEnd w:id="32"/>
      <w:r w:rsidR="003F1726">
        <w:rPr>
          <w:rStyle w:val="Kommentarzeichen"/>
        </w:rPr>
        <w:commentReference w:id="32"/>
      </w:r>
      <w:commentRangeEnd w:id="33"/>
      <w:r w:rsidR="00142F36">
        <w:rPr>
          <w:rStyle w:val="Kommentarzeichen"/>
        </w:rPr>
        <w:commentReference w:id="33"/>
      </w:r>
      <w:commentRangeStart w:id="34"/>
      <w:commentRangeStart w:id="35"/>
      <w:r>
        <w:rPr>
          <w:rFonts w:ascii="Arial" w:hAnsi="Arial" w:cs="Arial"/>
        </w:rPr>
        <w:t>Dabei besteht eine Projektinformation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4"/>
      <w:r w:rsidR="003F1726">
        <w:rPr>
          <w:rStyle w:val="Kommentarzeichen"/>
        </w:rPr>
        <w:commentReference w:id="34"/>
      </w:r>
      <w:commentRangeEnd w:id="35"/>
      <w:r w:rsidR="00142F36">
        <w:rPr>
          <w:rStyle w:val="Kommentarzeichen"/>
        </w:rPr>
        <w:commentReference w:id="35"/>
      </w:r>
      <w:r>
        <w:rPr>
          <w:rFonts w:ascii="Arial" w:hAnsi="Arial" w:cs="Arial"/>
        </w:rPr>
        <w:t xml:space="preserve">. Gleiches gilt ebenso für die Produktinhalte. </w:t>
      </w:r>
      <w:commentRangeStart w:id="36"/>
      <w:commentRangeStart w:id="37"/>
      <w:commentRangeStart w:id="38"/>
      <w:r>
        <w:rPr>
          <w:rFonts w:ascii="Arial" w:hAnsi="Arial" w:cs="Arial"/>
        </w:rPr>
        <w:t xml:space="preserve">Diese lassen sich durch abstrahieren in dem sie alle eine ID besitzen eine DET Gewicht eine </w:t>
      </w:r>
      <w:proofErr w:type="spellStart"/>
      <w:r>
        <w:rPr>
          <w:rFonts w:ascii="Arial" w:hAnsi="Arial" w:cs="Arial"/>
        </w:rPr>
        <w:t>Function</w:t>
      </w:r>
      <w:proofErr w:type="spellEnd"/>
      <w:r>
        <w:rPr>
          <w:rFonts w:ascii="Arial" w:hAnsi="Arial" w:cs="Arial"/>
        </w:rPr>
        <w:t xml:space="preserve"> Point Gewicht sowie eine </w:t>
      </w:r>
      <w:proofErr w:type="spellStart"/>
      <w:r>
        <w:rPr>
          <w:rFonts w:ascii="Arial" w:hAnsi="Arial" w:cs="Arial"/>
        </w:rPr>
        <w:t>Function</w:t>
      </w:r>
      <w:proofErr w:type="spellEnd"/>
      <w:r>
        <w:rPr>
          <w:rFonts w:ascii="Arial" w:hAnsi="Arial" w:cs="Arial"/>
        </w:rPr>
        <w:t xml:space="preserve"> Point Kategorie.</w:t>
      </w:r>
      <w:commentRangeEnd w:id="36"/>
      <w:r w:rsidR="003F1726">
        <w:rPr>
          <w:rStyle w:val="Kommentarzeichen"/>
        </w:rPr>
        <w:commentReference w:id="36"/>
      </w:r>
      <w:commentRangeEnd w:id="37"/>
      <w:r w:rsidR="00EF3F0F">
        <w:rPr>
          <w:rStyle w:val="Kommentarzeichen"/>
        </w:rPr>
        <w:commentReference w:id="37"/>
      </w:r>
      <w:commentRangeEnd w:id="38"/>
      <w:r w:rsidR="00142F36">
        <w:rPr>
          <w:rStyle w:val="Kommentarzeichen"/>
        </w:rPr>
        <w:commentReference w:id="38"/>
      </w:r>
      <w:r>
        <w:rPr>
          <w:rFonts w:ascii="Arial" w:hAnsi="Arial" w:cs="Arial"/>
        </w:rPr>
        <w:t xml:space="preserv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proofErr w:type="spellStart"/>
      <w:r w:rsidRPr="00B47A86">
        <w:rPr>
          <w:rFonts w:ascii="Arial" w:hAnsi="Arial" w:cs="Arial"/>
          <w:i/>
          <w:iCs/>
        </w:rPr>
        <w:t>calculateWeight</w:t>
      </w:r>
      <w:proofErr w:type="spellEnd"/>
      <w:r>
        <w:rPr>
          <w:rFonts w:ascii="Arial" w:hAnsi="Arial" w:cs="Arial"/>
        </w:rPr>
        <w:t xml:space="preserve"> Methode, die die Berechnung des FP Gewichts anhand</w:t>
      </w:r>
      <w:r w:rsidR="003F1726">
        <w:rPr>
          <w:rFonts w:ascii="Arial" w:hAnsi="Arial" w:cs="Arial"/>
        </w:rPr>
        <w:t xml:space="preserve"> einer </w:t>
      </w:r>
      <w:r w:rsidR="003F1726">
        <w:rPr>
          <w:rFonts w:ascii="Arial" w:hAnsi="Arial" w:cs="Arial"/>
        </w:rPr>
        <w:lastRenderedPageBreak/>
        <w:t>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w:t>
      </w:r>
      <w:proofErr w:type="spellStart"/>
      <w:r>
        <w:rPr>
          <w:rFonts w:ascii="Arial" w:hAnsi="Arial" w:cs="Arial"/>
        </w:rPr>
        <w:t>Function</w:t>
      </w:r>
      <w:proofErr w:type="spellEnd"/>
      <w:r>
        <w:rPr>
          <w:rFonts w:ascii="Arial" w:hAnsi="Arial" w:cs="Arial"/>
        </w:rPr>
        <w:t xml:space="preserve">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08A4EB3C" w14:textId="77777777" w:rsidR="003912C6" w:rsidRDefault="003912C6" w:rsidP="004009DD">
      <w:pPr>
        <w:spacing w:line="360" w:lineRule="auto"/>
        <w:jc w:val="both"/>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4009DD">
      <w:pPr>
        <w:spacing w:line="360" w:lineRule="auto"/>
        <w:jc w:val="both"/>
        <w:rPr>
          <w:rFonts w:ascii="Arial" w:hAnsi="Arial" w:cs="Arial"/>
        </w:rPr>
      </w:pPr>
      <w:commentRangeStart w:id="39"/>
      <w:commentRangeStart w:id="40"/>
      <w:commentRangeEnd w:id="39"/>
      <w:r>
        <w:rPr>
          <w:rStyle w:val="Kommentarzeichen"/>
        </w:rPr>
        <w:commentReference w:id="39"/>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40"/>
      <w:r w:rsidR="00E3213A">
        <w:rPr>
          <w:rStyle w:val="Kommentarzeichen"/>
        </w:rPr>
        <w:commentReference w:id="40"/>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berschrift3"/>
      </w:pPr>
      <w:bookmarkStart w:id="41" w:name="_Toc43304876"/>
      <w:r>
        <w:t>Factory Methode für Produktinhalte</w:t>
      </w:r>
      <w:bookmarkEnd w:id="41"/>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berschrift3"/>
      </w:pPr>
      <w:bookmarkStart w:id="42" w:name="_Toc43304877"/>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42"/>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berschrift4"/>
      </w:pPr>
      <w:r w:rsidRPr="003E1E0B">
        <w:t>FUNCTIONPOINTESTIMATION</w:t>
      </w:r>
    </w:p>
    <w:p w14:paraId="5C5EF86A" w14:textId="5895E59E" w:rsidR="003E1E0B" w:rsidRDefault="00A62898" w:rsidP="004009DD">
      <w:pPr>
        <w:jc w:val="both"/>
      </w:pPr>
      <w:r>
        <w:t>Die Klasse der FUNCTIONPOINTESTIMATION umfasst alle dafür nötigen Variablen wie das vorgegebene Gewicht</w:t>
      </w:r>
      <w:r w:rsidR="00A44FF7">
        <w:t xml:space="preserve"> (Variablenname: </w:t>
      </w:r>
      <w:proofErr w:type="spellStart"/>
      <w:r w:rsidR="00A44FF7">
        <w:rPr>
          <w:i/>
          <w:iCs/>
        </w:rPr>
        <w:t>weight</w:t>
      </w:r>
      <w:proofErr w:type="spellEnd"/>
      <w:r w:rsidR="00A44FF7" w:rsidRPr="00A44FF7">
        <w:rPr>
          <w:i/>
          <w:iCs/>
        </w:rPr>
        <w:t>...</w:t>
      </w:r>
      <w:r w:rsidR="00A44FF7">
        <w:t>)</w:t>
      </w:r>
      <w:r>
        <w:t xml:space="preserve">, die Anzahl der verschiedenen </w:t>
      </w:r>
      <w:proofErr w:type="spellStart"/>
      <w:r>
        <w:t>Function</w:t>
      </w:r>
      <w:proofErr w:type="spellEnd"/>
      <w:r>
        <w:t xml:space="preserve"> Points</w:t>
      </w:r>
      <w:r w:rsidR="00A44FF7">
        <w:t xml:space="preserve"> (</w:t>
      </w:r>
      <w:proofErr w:type="spellStart"/>
      <w:r w:rsidR="00A44FF7">
        <w:rPr>
          <w:i/>
          <w:iCs/>
        </w:rPr>
        <w:t>count</w:t>
      </w:r>
      <w:proofErr w:type="spellEnd"/>
      <w:r w:rsidR="00A44FF7" w:rsidRPr="00A44FF7">
        <w:rPr>
          <w:i/>
          <w:iCs/>
        </w:rPr>
        <w:t>...</w:t>
      </w:r>
      <w:r w:rsidR="00A44FF7">
        <w:t>)</w:t>
      </w:r>
      <w:r>
        <w:t xml:space="preserve"> </w:t>
      </w:r>
      <w:r w:rsidR="00FA139C">
        <w:t xml:space="preserve">sowie die </w:t>
      </w:r>
      <w:r w:rsidR="00A44FF7">
        <w:t>gewichtete Summe (</w:t>
      </w:r>
      <w:proofErr w:type="spellStart"/>
      <w:r w:rsidR="00A44FF7" w:rsidRPr="00A44FF7">
        <w:rPr>
          <w:i/>
          <w:iCs/>
        </w:rPr>
        <w:t>sum</w:t>
      </w:r>
      <w:proofErr w:type="spellEnd"/>
      <w:r w:rsidR="00A44FF7" w:rsidRPr="00A44FF7">
        <w:rPr>
          <w:i/>
          <w:iCs/>
        </w:rPr>
        <w:t>…</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w:t>
      </w:r>
      <w:proofErr w:type="gramStart"/>
      <w:r w:rsidR="00F4293E">
        <w:t>Setter-Methode</w:t>
      </w:r>
      <w:proofErr w:type="gramEnd"/>
      <w:r w:rsidR="00F4293E">
        <w:t xml:space="preserve"> um die durch neu eingegebene </w:t>
      </w:r>
      <w:proofErr w:type="spellStart"/>
      <w:r w:rsidR="00F4293E">
        <w:t>Function</w:t>
      </w:r>
      <w:proofErr w:type="spellEnd"/>
      <w:r w:rsidR="00F4293E">
        <w:t xml:space="preserve"> Points geänderte Anzahl zu aktualisieren.</w:t>
      </w:r>
      <w:r w:rsidR="00695C68">
        <w:t xml:space="preserve"> </w:t>
      </w:r>
      <w:r w:rsidR="00DD5775">
        <w:br/>
      </w:r>
      <w:r w:rsidR="00695C68">
        <w:t xml:space="preserve">Durch die Referenz auf </w:t>
      </w:r>
      <w:proofErr w:type="spellStart"/>
      <w:r w:rsidR="00695C68" w:rsidRPr="00D56AB9">
        <w:rPr>
          <w:i/>
          <w:iCs/>
        </w:rPr>
        <w:t>configData</w:t>
      </w:r>
      <w:proofErr w:type="spellEnd"/>
      <w:r w:rsidR="00695C68">
        <w:t xml:space="preserve"> und somit de</w:t>
      </w:r>
      <w:r w:rsidR="00D56AB9">
        <w:t>n</w:t>
      </w:r>
      <w:r w:rsidR="00695C68">
        <w:t xml:space="preserve"> Zugriff </w:t>
      </w:r>
      <w:r w:rsidR="00D56AB9">
        <w:t xml:space="preserve">auf die Einflussfaktoren kann die gewichtete Summe e3Sum sowie die Anzahl der </w:t>
      </w:r>
      <w:proofErr w:type="spellStart"/>
      <w:r w:rsidR="00D56AB9">
        <w:t>Adjusted</w:t>
      </w:r>
      <w:proofErr w:type="spellEnd"/>
      <w:r w:rsidR="00D56AB9">
        <w:t xml:space="preserve"> </w:t>
      </w:r>
      <w:proofErr w:type="spellStart"/>
      <w:r w:rsidR="00D56AB9">
        <w:t>Function</w:t>
      </w:r>
      <w:proofErr w:type="spellEnd"/>
      <w:r w:rsidR="00D56AB9">
        <w:t xml:space="preserve"> Points (</w:t>
      </w:r>
      <w:proofErr w:type="spellStart"/>
      <w:r w:rsidR="00D56AB9" w:rsidRPr="00D56AB9">
        <w:rPr>
          <w:i/>
          <w:iCs/>
        </w:rPr>
        <w:t>afp</w:t>
      </w:r>
      <w:proofErr w:type="spellEnd"/>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berschrift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proofErr w:type="spellStart"/>
      <w:r w:rsidR="00DD5775" w:rsidRPr="00DD5775">
        <w:rPr>
          <w:i/>
          <w:iCs/>
        </w:rPr>
        <w:t>factor</w:t>
      </w:r>
      <w:proofErr w:type="spellEnd"/>
      <w:r w:rsidR="00DD5775" w:rsidRPr="00DD5775">
        <w:rPr>
          <w:i/>
          <w:iCs/>
        </w:rPr>
        <w:t>…</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w:t>
      </w:r>
      <w:proofErr w:type="gramStart"/>
      <w:r w:rsidR="00663E60">
        <w:t>Integer</w:t>
      </w:r>
      <w:proofErr w:type="gramEnd"/>
      <w:r w:rsidR="00663E60">
        <w:t xml:space="preserve"> die Nummer des gewünschten Faktors übergeben </w:t>
      </w:r>
      <w:r w:rsidR="008B3ADF">
        <w:t>wird. Die Getter-Methode gibt daraufhin den Wert des gewählten Faktors zurück, der Setter-Methode wird zusätzlich der zu setzende Wert als Integer übergeben, welche</w:t>
      </w:r>
      <w:r w:rsidR="006D1AF7">
        <w:t xml:space="preserve">r dann </w:t>
      </w:r>
      <w:proofErr w:type="gramStart"/>
      <w:r w:rsidR="006D1AF7">
        <w:t>in der entsprechenden Variable</w:t>
      </w:r>
      <w:proofErr w:type="gramEnd"/>
      <w:r w:rsidR="006D1AF7">
        <w:t xml:space="preserv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berschrift2"/>
      </w:pPr>
      <w:bookmarkStart w:id="43" w:name="_Ref43283281"/>
      <w:bookmarkStart w:id="44" w:name="_Toc43304878"/>
      <w:r w:rsidRPr="00997643">
        <w:lastRenderedPageBreak/>
        <w:t>VIEW</w:t>
      </w:r>
      <w:bookmarkEnd w:id="43"/>
      <w:bookmarkEnd w:id="44"/>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3">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w:t>
      </w:r>
      <w:proofErr w:type="spellStart"/>
      <w:r w:rsidR="00560662">
        <w:t>Hiding</w:t>
      </w:r>
      <w:proofErr w:type="spellEnd"/>
      <w:r w:rsidR="00560662">
        <w:t>)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w:t>
      </w:r>
      <w:proofErr w:type="gramStart"/>
      <w:r w:rsidR="00560662">
        <w:t>Interface</w:t>
      </w:r>
      <w:proofErr w:type="gramEnd"/>
      <w:r w:rsidR="00560662">
        <w:t xml:space="preserve"> welches jene Funktionen definiert, die jede View zwangsweise unterstützen muss. Darunter fallen die </w:t>
      </w:r>
      <w:proofErr w:type="spellStart"/>
      <w:proofErr w:type="gramStart"/>
      <w:r w:rsidR="00560662" w:rsidRPr="00560662">
        <w:rPr>
          <w:i/>
          <w:iCs/>
        </w:rPr>
        <w:t>show</w:t>
      </w:r>
      <w:proofErr w:type="spellEnd"/>
      <w:r w:rsidR="00560662" w:rsidRPr="00560662">
        <w:rPr>
          <w:i/>
          <w:iCs/>
        </w:rPr>
        <w:t>(</w:t>
      </w:r>
      <w:proofErr w:type="gramEnd"/>
      <w:r w:rsidR="00560662" w:rsidRPr="00560662">
        <w:rPr>
          <w:i/>
          <w:iCs/>
        </w:rPr>
        <w:t>)</w:t>
      </w:r>
      <w:r w:rsidR="00560662">
        <w:t xml:space="preserve"> und </w:t>
      </w:r>
      <w:proofErr w:type="spellStart"/>
      <w:r w:rsidR="00560662" w:rsidRPr="00560662">
        <w:rPr>
          <w:i/>
          <w:iCs/>
        </w:rPr>
        <w:t>hide</w:t>
      </w:r>
      <w:proofErr w:type="spellEnd"/>
      <w:r w:rsidR="00560662" w:rsidRPr="00560662">
        <w:rPr>
          <w:i/>
          <w:iCs/>
        </w:rPr>
        <w:t>()</w:t>
      </w:r>
      <w:r w:rsidR="00560662">
        <w:t xml:space="preserve"> Funktionen.  (Eine erweiterte Ansicht des Klassendiagramms ist der Übersicht halber im Anhang mit angefügt.)</w:t>
      </w:r>
    </w:p>
    <w:p w14:paraId="3F9A3E03" w14:textId="4A1781A2" w:rsidR="0062543F" w:rsidRDefault="005460FD" w:rsidP="004009DD">
      <w:pPr>
        <w:jc w:val="both"/>
      </w:pPr>
      <w:commentRangeStart w:id="45"/>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5"/>
      <w:r w:rsidR="003235D1">
        <w:rPr>
          <w:rStyle w:val="Kommentarzeichen"/>
        </w:rPr>
        <w:commentReference w:id="45"/>
      </w:r>
    </w:p>
    <w:p w14:paraId="06F27209" w14:textId="366CA76D"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In „</w:t>
      </w:r>
      <w:proofErr w:type="spellStart"/>
      <w:r w:rsidR="00F87365">
        <w:t>Function</w:t>
      </w:r>
      <w:proofErr w:type="spellEnd"/>
      <w:r w:rsidR="00F87365">
        <w:t xml:space="preserve"> Points“ wird dem Nutzer eine tabellarische Übersicht der bisher erfassten </w:t>
      </w:r>
      <w:proofErr w:type="spellStart"/>
      <w:r w:rsidR="00F87365">
        <w:t>Function</w:t>
      </w:r>
      <w:proofErr w:type="spellEnd"/>
      <w:r w:rsidR="00F87365">
        <w:t xml:space="preserve">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w:t>
      </w:r>
      <w:proofErr w:type="spellStart"/>
      <w:r w:rsidR="00600B58">
        <w:t>Function</w:t>
      </w:r>
      <w:proofErr w:type="spellEnd"/>
      <w:r w:rsidR="00600B58">
        <w:t xml:space="preserve">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lastRenderedPageBreak/>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proofErr w:type="spellStart"/>
      <w:r w:rsidR="0040103F">
        <w:t>Function</w:t>
      </w:r>
      <w:proofErr w:type="spellEnd"/>
      <w:r w:rsidR="0040103F">
        <w:t xml:space="preserve"> Points oder die</w:t>
      </w:r>
      <w:r w:rsidR="00B629AF">
        <w:t xml:space="preserve"> Anzahl an </w:t>
      </w:r>
      <w:proofErr w:type="spellStart"/>
      <w:r w:rsidR="00B629AF">
        <w:t>Adjusted</w:t>
      </w:r>
      <w:proofErr w:type="spellEnd"/>
      <w:r w:rsidR="00B629AF">
        <w:t xml:space="preserve"> </w:t>
      </w:r>
      <w:proofErr w:type="spellStart"/>
      <w:r w:rsidR="00B629AF">
        <w:t>Function</w:t>
      </w:r>
      <w:proofErr w:type="spellEnd"/>
      <w:r w:rsidR="00B629AF">
        <w:t xml:space="preserve">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 xml:space="preserve">Sollte die Aufwandsdifferenz nicht </w:t>
      </w:r>
      <w:proofErr w:type="gramStart"/>
      <w:r w:rsidR="00FB704D">
        <w:t>alleine</w:t>
      </w:r>
      <w:proofErr w:type="gramEnd"/>
      <w:r w:rsidR="00FB704D">
        <w:t xml:space="preserv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berschrift2"/>
      </w:pPr>
      <w:bookmarkStart w:id="46" w:name="_Toc43304879"/>
      <w:r w:rsidRPr="00997643">
        <w:lastRenderedPageBreak/>
        <w:t>CONTROLLER</w:t>
      </w:r>
      <w:bookmarkEnd w:id="46"/>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7" w:name="_Toc21688796"/>
      <w:bookmarkStart w:id="48" w:name="_Toc42508030"/>
      <w:bookmarkStart w:id="49" w:name="_Toc42845985"/>
      <w:bookmarkStart w:id="50" w:name="_Toc42861421"/>
      <w:bookmarkEnd w:id="47"/>
      <w:bookmarkEnd w:id="48"/>
      <w:bookmarkEnd w:id="49"/>
      <w:bookmarkEnd w:id="50"/>
    </w:p>
    <w:p w14:paraId="72768EA0"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1" w:name="_Toc21688797"/>
      <w:bookmarkStart w:id="52" w:name="_Toc42508031"/>
      <w:bookmarkStart w:id="53" w:name="_Toc42845986"/>
      <w:bookmarkStart w:id="54" w:name="_Toc42861422"/>
      <w:bookmarkStart w:id="55" w:name="_Toc43291004"/>
      <w:bookmarkStart w:id="56" w:name="_Toc43291093"/>
      <w:bookmarkStart w:id="57" w:name="_Toc43292562"/>
      <w:bookmarkStart w:id="58" w:name="_Toc43304880"/>
      <w:bookmarkEnd w:id="51"/>
      <w:bookmarkEnd w:id="52"/>
      <w:bookmarkEnd w:id="53"/>
      <w:bookmarkEnd w:id="54"/>
      <w:bookmarkEnd w:id="55"/>
      <w:bookmarkEnd w:id="56"/>
      <w:bookmarkEnd w:id="57"/>
      <w:bookmarkEnd w:id="58"/>
    </w:p>
    <w:p w14:paraId="4B7BC4AD"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9" w:name="_Toc21688798"/>
      <w:bookmarkStart w:id="60" w:name="_Toc42508032"/>
      <w:bookmarkStart w:id="61" w:name="_Toc42845987"/>
      <w:bookmarkStart w:id="62" w:name="_Toc42861423"/>
      <w:bookmarkStart w:id="63" w:name="_Toc43291005"/>
      <w:bookmarkStart w:id="64" w:name="_Toc43291094"/>
      <w:bookmarkStart w:id="65" w:name="_Toc43292563"/>
      <w:bookmarkStart w:id="66" w:name="_Toc43304881"/>
      <w:bookmarkEnd w:id="59"/>
      <w:bookmarkEnd w:id="60"/>
      <w:bookmarkEnd w:id="61"/>
      <w:bookmarkEnd w:id="62"/>
      <w:bookmarkEnd w:id="63"/>
      <w:bookmarkEnd w:id="64"/>
      <w:bookmarkEnd w:id="65"/>
      <w:bookmarkEnd w:id="66"/>
    </w:p>
    <w:p w14:paraId="26C773EA" w14:textId="2E03BB47"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w:t>
      </w:r>
      <w:proofErr w:type="gramStart"/>
      <w:r w:rsidR="00311D7E" w:rsidRPr="002F26CD">
        <w:rPr>
          <w:rFonts w:ascii="Arial" w:hAnsi="Arial" w:cs="Arial"/>
        </w:rPr>
        <w:t>Controller</w:t>
      </w:r>
      <w:proofErr w:type="gramEnd"/>
      <w:r w:rsidR="00311D7E" w:rsidRPr="002F26CD">
        <w:rPr>
          <w:rFonts w:ascii="Arial" w:hAnsi="Arial" w:cs="Arial"/>
        </w:rPr>
        <w:t xml:space="preserve">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spellStart"/>
      <w:proofErr w:type="gramStart"/>
      <w:r w:rsidR="000F6AAB" w:rsidRPr="002F26CD">
        <w:rPr>
          <w:rFonts w:ascii="Arial" w:hAnsi="Arial" w:cs="Arial"/>
          <w:i/>
          <w:iCs/>
        </w:rPr>
        <w:t>setLinks</w:t>
      </w:r>
      <w:proofErr w:type="spellEnd"/>
      <w:r w:rsidR="000F6AAB" w:rsidRPr="002F26CD">
        <w:rPr>
          <w:rFonts w:ascii="Arial" w:hAnsi="Arial" w:cs="Arial"/>
          <w:i/>
          <w:iCs/>
        </w:rPr>
        <w:t>(</w:t>
      </w:r>
      <w:proofErr w:type="gram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spellStart"/>
      <w:proofErr w:type="gramStart"/>
      <w:r w:rsidR="0097158E" w:rsidRPr="002F26CD">
        <w:rPr>
          <w:rFonts w:ascii="Arial" w:hAnsi="Arial" w:cs="Arial"/>
          <w:i/>
          <w:iCs/>
        </w:rPr>
        <w:t>updateProjectData</w:t>
      </w:r>
      <w:proofErr w:type="spellEnd"/>
      <w:r w:rsidR="0097158E" w:rsidRPr="002F26CD">
        <w:rPr>
          <w:rFonts w:ascii="Arial" w:hAnsi="Arial" w:cs="Arial"/>
          <w:i/>
          <w:iCs/>
        </w:rPr>
        <w:t>(</w:t>
      </w:r>
      <w:proofErr w:type="gram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proofErr w:type="spellStart"/>
      <w:r w:rsidR="005D2FE9" w:rsidRPr="002F26CD">
        <w:rPr>
          <w:rFonts w:ascii="Arial" w:hAnsi="Arial" w:cs="Arial"/>
          <w:i/>
          <w:iCs/>
        </w:rPr>
        <w:t>currentController</w:t>
      </w:r>
      <w:proofErr w:type="spellEnd"/>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w:t>
      </w:r>
      <w:proofErr w:type="spellStart"/>
      <w:r w:rsidR="00DC7598" w:rsidRPr="002F26CD">
        <w:rPr>
          <w:rFonts w:ascii="Arial" w:hAnsi="Arial" w:cs="Arial"/>
        </w:rPr>
        <w:t>Hidings</w:t>
      </w:r>
      <w:proofErr w:type="spellEnd"/>
      <w:r w:rsidR="00DC7598" w:rsidRPr="002F26CD">
        <w:rPr>
          <w:rFonts w:ascii="Arial" w:hAnsi="Arial" w:cs="Arial"/>
        </w:rPr>
        <w:t xml:space="preserve">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berschrift1"/>
      </w:pPr>
      <w:bookmarkStart w:id="67" w:name="_Toc43304882"/>
      <w:r w:rsidRPr="00751E6B">
        <w:lastRenderedPageBreak/>
        <w:t>Prinzipien und Muster</w:t>
      </w:r>
      <w:bookmarkEnd w:id="67"/>
    </w:p>
    <w:p w14:paraId="4E4EFB48" w14:textId="706B1522" w:rsidR="00657F85" w:rsidRDefault="00E27202" w:rsidP="00751E6B">
      <w:pPr>
        <w:pStyle w:val="berschrift2"/>
      </w:pPr>
      <w:bookmarkStart w:id="68" w:name="_Toc43304883"/>
      <w:r>
        <w:t>Interfaces</w:t>
      </w:r>
      <w:bookmarkEnd w:id="68"/>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 xml:space="preserve">Entwurfsprinzip des Information </w:t>
      </w:r>
      <w:proofErr w:type="spellStart"/>
      <w:r w:rsidR="00CC04F1">
        <w:t>Hiding</w:t>
      </w:r>
      <w:proofErr w:type="spellEnd"/>
      <w:r w:rsidR="00CC04F1">
        <w:t xml:space="preserve">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berschrift2"/>
      </w:pPr>
      <w:bookmarkStart w:id="69" w:name="_Toc43304884"/>
      <w:r>
        <w:t>Singleton</w:t>
      </w:r>
      <w:bookmarkEnd w:id="69"/>
    </w:p>
    <w:p w14:paraId="03112511" w14:textId="77777777" w:rsidR="00107061" w:rsidRDefault="00A25702" w:rsidP="004009DD">
      <w:pPr>
        <w:jc w:val="both"/>
      </w:pPr>
      <w:r>
        <w:t xml:space="preserve">Da </w:t>
      </w:r>
      <w:r w:rsidR="00FD3214">
        <w:t xml:space="preserve">sowohl die </w:t>
      </w:r>
      <w:proofErr w:type="gramStart"/>
      <w:r w:rsidR="00FD3214">
        <w:t>Controller,</w:t>
      </w:r>
      <w:proofErr w:type="gramEnd"/>
      <w:r w:rsidR="00FD3214">
        <w:t xml:space="preserve">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w:t>
      </w:r>
      <w:proofErr w:type="spellStart"/>
      <w:r w:rsidRPr="00AA5225">
        <w:rPr>
          <w:i/>
          <w:iCs/>
        </w:rPr>
        <w:t>static</w:t>
      </w:r>
      <w:proofErr w:type="spellEnd"/>
      <w:r w:rsidRPr="00AA5225">
        <w:rPr>
          <w:i/>
          <w:iCs/>
        </w:rPr>
        <w:t xml:space="preserve"> </w:t>
      </w:r>
      <w:r>
        <w:t>Referenz auf ihr Objekt</w:t>
      </w:r>
      <w:r w:rsidR="00107061">
        <w:t xml:space="preserve">, einen privaten Konstruktor sowie eine </w:t>
      </w:r>
      <w:proofErr w:type="spellStart"/>
      <w:r w:rsidR="00107061" w:rsidRPr="00AA5225">
        <w:rPr>
          <w:i/>
          <w:iCs/>
        </w:rPr>
        <w:t>public</w:t>
      </w:r>
      <w:proofErr w:type="spellEnd"/>
      <w:r w:rsidR="00107061">
        <w:t xml:space="preserve"> Methode </w:t>
      </w:r>
      <w:proofErr w:type="spellStart"/>
      <w:r w:rsidR="00107061" w:rsidRPr="00AA5225">
        <w:rPr>
          <w:i/>
          <w:iCs/>
        </w:rPr>
        <w:t>getInstance</w:t>
      </w:r>
      <w:proofErr w:type="spellEnd"/>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proofErr w:type="spellStart"/>
      <w:r w:rsidR="00240B8E" w:rsidRPr="00AA5225">
        <w:rPr>
          <w:i/>
          <w:iCs/>
        </w:rPr>
        <w:t>getInstance</w:t>
      </w:r>
      <w:proofErr w:type="spellEnd"/>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spellStart"/>
      <w:proofErr w:type="gramStart"/>
      <w:r w:rsidR="00BE568E" w:rsidRPr="00AA5225">
        <w:rPr>
          <w:i/>
          <w:iCs/>
        </w:rPr>
        <w:t>setLinks</w:t>
      </w:r>
      <w:proofErr w:type="spellEnd"/>
      <w:r w:rsidR="00BE568E" w:rsidRPr="00AA5225">
        <w:rPr>
          <w:i/>
          <w:iCs/>
        </w:rPr>
        <w:t>(</w:t>
      </w:r>
      <w:proofErr w:type="gram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aufgerufen werden muss,</w:t>
      </w:r>
      <w:r w:rsidR="008F72CA">
        <w:t xml:space="preserve"> wird das Programm ein</w:t>
      </w:r>
      <w:r w:rsidR="00E27363">
        <w:t xml:space="preserve">e </w:t>
      </w:r>
      <w:proofErr w:type="spellStart"/>
      <w:r w:rsidR="00E27363" w:rsidRPr="00B21635">
        <w:rPr>
          <w:i/>
          <w:iCs/>
        </w:rPr>
        <w:t>NullPointerException</w:t>
      </w:r>
      <w:proofErr w:type="spellEnd"/>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751E6B">
      <w:pPr>
        <w:pStyle w:val="berschrift2"/>
      </w:pPr>
      <w:bookmarkStart w:id="70" w:name="_Toc43304885"/>
      <w:commentRangeStart w:id="71"/>
      <w:r w:rsidRPr="00997643">
        <w:t>Factory</w:t>
      </w:r>
      <w:commentRangeEnd w:id="71"/>
      <w:r w:rsidR="004F7EA0">
        <w:rPr>
          <w:rStyle w:val="Kommentarzeichen"/>
          <w:rFonts w:asciiTheme="minorHAnsi" w:eastAsiaTheme="minorHAnsi" w:hAnsiTheme="minorHAnsi" w:cstheme="minorBidi"/>
          <w:color w:val="auto"/>
        </w:rPr>
        <w:commentReference w:id="71"/>
      </w:r>
      <w:bookmarkEnd w:id="70"/>
    </w:p>
    <w:p w14:paraId="492F6CB0" w14:textId="6C872BB7" w:rsidR="00F56AB9" w:rsidRPr="00F56AB9" w:rsidRDefault="00A25702" w:rsidP="004009DD">
      <w:pPr>
        <w:jc w:val="both"/>
        <w:rPr>
          <w:color w:val="C00000"/>
        </w:rPr>
      </w:pPr>
      <w:r w:rsidRPr="00E47010">
        <w:rPr>
          <w:color w:val="C00000"/>
        </w:rPr>
        <w:t xml:space="preserve">bei Model </w:t>
      </w:r>
      <w:proofErr w:type="spellStart"/>
      <w:r w:rsidRPr="00E47010">
        <w:rPr>
          <w:color w:val="C00000"/>
        </w:rPr>
        <w:t>import</w:t>
      </w:r>
      <w:proofErr w:type="spellEnd"/>
      <w:r w:rsidRPr="00E47010">
        <w:rPr>
          <w:color w:val="C00000"/>
        </w:rPr>
        <w:t>/</w:t>
      </w:r>
      <w:proofErr w:type="spellStart"/>
      <w:r w:rsidRPr="00E47010">
        <w:rPr>
          <w:color w:val="C00000"/>
        </w:rPr>
        <w:t>export</w:t>
      </w:r>
      <w:proofErr w:type="spellEnd"/>
      <w:r w:rsidR="00E47010">
        <w:rPr>
          <w:color w:val="C00000"/>
        </w:rPr>
        <w:t xml:space="preserve"> + kurze Erklärung</w:t>
      </w:r>
    </w:p>
    <w:p w14:paraId="7E9205D7" w14:textId="77777777" w:rsidR="000A7A36" w:rsidRDefault="000A7A36" w:rsidP="004009DD">
      <w:pPr>
        <w:jc w:val="both"/>
        <w:rPr>
          <w:color w:val="C00000"/>
        </w:rPr>
      </w:pPr>
    </w:p>
    <w:p w14:paraId="19527747" w14:textId="4E20C794" w:rsidR="00236305" w:rsidRPr="00236305" w:rsidRDefault="000A7A36" w:rsidP="004009DD">
      <w:pPr>
        <w:jc w:val="both"/>
        <w:rPr>
          <w:color w:val="C00000"/>
        </w:rPr>
      </w:pPr>
      <w:r>
        <w:rPr>
          <w:color w:val="C00000"/>
        </w:rPr>
        <w:lastRenderedPageBreak/>
        <w:t>evtl. Decorator bei den Controllern?</w:t>
      </w:r>
    </w:p>
    <w:p w14:paraId="5671034F" w14:textId="4C25D88D" w:rsidR="00BC6CDB" w:rsidRPr="00BC6CDB" w:rsidRDefault="00214966" w:rsidP="004009DD">
      <w:pPr>
        <w:jc w:val="both"/>
        <w:rPr>
          <w:color w:val="C00000"/>
        </w:rPr>
      </w:pPr>
      <w:r>
        <w:rPr>
          <w:color w:val="C00000"/>
        </w:rPr>
        <w:t xml:space="preserve">evtl. </w:t>
      </w:r>
      <w:proofErr w:type="gramStart"/>
      <w:r>
        <w:rPr>
          <w:color w:val="C00000"/>
        </w:rPr>
        <w:t>Observer</w:t>
      </w:r>
      <w:proofErr w:type="gramEnd"/>
      <w:r>
        <w:rPr>
          <w:color w:val="C00000"/>
        </w:rPr>
        <w:t xml:space="preserve"> wenn es darum geht, wie Projektdaten geändert werden (</w:t>
      </w:r>
      <w:proofErr w:type="spellStart"/>
      <w:r>
        <w:rPr>
          <w:color w:val="C00000"/>
        </w:rPr>
        <w:t>updateProjectData</w:t>
      </w:r>
      <w:proofErr w:type="spellEnd"/>
      <w:r>
        <w:rPr>
          <w:color w:val="C00000"/>
        </w:rPr>
        <w:t xml:space="preserve"> (push) Methode und </w:t>
      </w:r>
      <w:proofErr w:type="spellStart"/>
      <w:r>
        <w:rPr>
          <w:color w:val="C00000"/>
        </w:rPr>
        <w:t>updateView</w:t>
      </w:r>
      <w:proofErr w:type="spellEnd"/>
      <w:r>
        <w:rPr>
          <w:color w:val="C00000"/>
        </w:rPr>
        <w:t xml:space="preserve"> (pull))</w:t>
      </w:r>
    </w:p>
    <w:p w14:paraId="027790F7" w14:textId="7779008B" w:rsidR="00B47546" w:rsidRPr="00B47546" w:rsidRDefault="00AC73FE" w:rsidP="004009DD">
      <w:pPr>
        <w:jc w:val="both"/>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4009DD">
      <w:pPr>
        <w:jc w:val="both"/>
        <w:rPr>
          <w:color w:val="C00000"/>
        </w:rPr>
      </w:pPr>
      <w:r>
        <w:rPr>
          <w:color w:val="C00000"/>
        </w:rPr>
        <w:t>Komponenten (eig. überall) Haben wir Ports?</w:t>
      </w:r>
    </w:p>
    <w:p w14:paraId="59D490AB" w14:textId="64EAE589" w:rsidR="00E27202" w:rsidRPr="00751E6B" w:rsidRDefault="31C768DE" w:rsidP="00751E6B">
      <w:pPr>
        <w:pStyle w:val="berschrift1"/>
      </w:pPr>
      <w:bookmarkStart w:id="72" w:name="_Toc43304886"/>
      <w:commentRangeStart w:id="73"/>
      <w:r w:rsidRPr="00751E6B">
        <w:t>Programmtests</w:t>
      </w:r>
      <w:commentRangeEnd w:id="73"/>
      <w:r w:rsidR="00E27202" w:rsidRPr="00751E6B">
        <w:rPr>
          <w:rStyle w:val="Kommentarzeichen"/>
          <w:sz w:val="40"/>
          <w:szCs w:val="32"/>
        </w:rPr>
        <w:commentReference w:id="73"/>
      </w:r>
      <w:bookmarkEnd w:id="72"/>
    </w:p>
    <w:p w14:paraId="4A26D1F4" w14:textId="348535C6" w:rsidR="00E27202" w:rsidRDefault="00E27202" w:rsidP="00751E6B">
      <w:pPr>
        <w:pStyle w:val="berschrift2"/>
      </w:pPr>
      <w:bookmarkStart w:id="74" w:name="_Toc43304887"/>
      <w:r w:rsidRPr="00E27202">
        <w:t>Import/Export</w:t>
      </w:r>
      <w:bookmarkEnd w:id="74"/>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berschrift3"/>
      </w:pPr>
      <w:bookmarkStart w:id="75" w:name="_Toc43304888"/>
      <w:r w:rsidRPr="00C0798A">
        <w:t>Import</w:t>
      </w:r>
      <w:bookmarkEnd w:id="75"/>
    </w:p>
    <w:p w14:paraId="527046DC" w14:textId="43BB8F73" w:rsidR="00C5765B" w:rsidRDefault="00BB4BE4" w:rsidP="004009DD">
      <w:pPr>
        <w:jc w:val="both"/>
      </w:pPr>
      <w:commentRangeStart w:id="76"/>
      <w:r>
        <w:t>In M_IMPORT gibt es die beiden</w:t>
      </w:r>
      <w:r w:rsidR="00FF72A4">
        <w:t xml:space="preserve"> überladenden</w:t>
      </w:r>
      <w:r>
        <w:t xml:space="preserve"> Methoden </w:t>
      </w:r>
      <w:proofErr w:type="spellStart"/>
      <w:r w:rsidRPr="00414BE3">
        <w:rPr>
          <w:i/>
          <w:iCs/>
        </w:rPr>
        <w:t>importProject</w:t>
      </w:r>
      <w:proofErr w:type="spellEnd"/>
      <w:r w:rsidR="00C5765B">
        <w:t xml:space="preserve">. </w:t>
      </w:r>
      <w:commentRangeEnd w:id="76"/>
      <w:r w:rsidR="00BE6272">
        <w:rPr>
          <w:rStyle w:val="Kommentarzeichen"/>
        </w:rPr>
        <w:commentReference w:id="76"/>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enabsatz"/>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enabsatz"/>
        <w:jc w:val="both"/>
        <w:rPr>
          <w:b/>
          <w:bCs/>
        </w:rPr>
      </w:pPr>
      <w:r>
        <w:t>→</w:t>
      </w:r>
      <w:r w:rsidR="009F15FA">
        <w:t xml:space="preserve"> falls dies eintritt wird eine </w:t>
      </w:r>
      <w:proofErr w:type="spellStart"/>
      <w:r w:rsidR="009F15FA" w:rsidRPr="00414BE3">
        <w:rPr>
          <w:i/>
          <w:iCs/>
        </w:rPr>
        <w:t>InvalidPathException</w:t>
      </w:r>
      <w:proofErr w:type="spellEnd"/>
      <w:r w:rsidR="009F15FA">
        <w:t xml:space="preserve"> geworfen, auf welche </w:t>
      </w:r>
      <w:r w:rsidR="00EA2DAC">
        <w:t>beim Testen</w:t>
      </w:r>
      <w:r w:rsidR="009F15FA">
        <w:t xml:space="preserve"> geprüft wird</w:t>
      </w:r>
    </w:p>
    <w:p w14:paraId="5965862B" w14:textId="5507790B" w:rsidR="00A903A5" w:rsidRDefault="008D0E66" w:rsidP="004009DD">
      <w:pPr>
        <w:pStyle w:val="Listenabsatz"/>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enabsatz"/>
        <w:jc w:val="both"/>
        <w:rPr>
          <w:b/>
          <w:bCs/>
        </w:rPr>
      </w:pPr>
      <w:r>
        <w:t>→</w:t>
      </w:r>
      <w:r w:rsidR="009F15FA">
        <w:t xml:space="preserve"> falls dies eintritt wird eine </w:t>
      </w:r>
      <w:proofErr w:type="spellStart"/>
      <w:r w:rsidR="009F15FA" w:rsidRPr="00414BE3">
        <w:rPr>
          <w:i/>
          <w:iCs/>
        </w:rPr>
        <w:t>NullPointerException</w:t>
      </w:r>
      <w:proofErr w:type="spellEnd"/>
      <w:r w:rsidR="009F15FA">
        <w:t xml:space="preserve"> geworfen</w:t>
      </w:r>
      <w:r w:rsidR="00EA2DAC">
        <w:t>, auf welche beim Testen geprüft wird</w:t>
      </w:r>
    </w:p>
    <w:p w14:paraId="16FF8F80" w14:textId="6141B210" w:rsidR="008D0E66" w:rsidRPr="00AB6A29" w:rsidRDefault="00A910D5" w:rsidP="004009DD">
      <w:pPr>
        <w:pStyle w:val="Listenabsatz"/>
        <w:jc w:val="both"/>
        <w:rPr>
          <w:b/>
          <w:bCs/>
        </w:rPr>
      </w:pPr>
      <w:r>
        <w:rPr>
          <w:b/>
          <w:bCs/>
        </w:rPr>
        <w:t>Bei der Konvertierung mit JAXB tritt ein Problem auf</w:t>
      </w:r>
    </w:p>
    <w:p w14:paraId="6530D7AC" w14:textId="2C839EED" w:rsidR="008D0E66" w:rsidRPr="00EA2DAC" w:rsidRDefault="008D0E66" w:rsidP="004009DD">
      <w:pPr>
        <w:pStyle w:val="Listenabsatz"/>
        <w:jc w:val="both"/>
        <w:rPr>
          <w:b/>
          <w:bCs/>
        </w:rPr>
      </w:pPr>
      <w:r>
        <w:t>→</w:t>
      </w:r>
      <w:r w:rsidR="00456FD9">
        <w:t xml:space="preserve"> falls dies eintritt wird eine </w:t>
      </w:r>
      <w:proofErr w:type="spellStart"/>
      <w:r w:rsidR="00456FD9" w:rsidRPr="00414BE3">
        <w:rPr>
          <w:i/>
          <w:iCs/>
        </w:rPr>
        <w:t>JAXBException</w:t>
      </w:r>
      <w:proofErr w:type="spellEnd"/>
      <w:r w:rsidR="00456FD9">
        <w:t xml:space="preserve"> von JAXB geworfen, welche abgefangen wird. Dann wird eine </w:t>
      </w:r>
      <w:proofErr w:type="spellStart"/>
      <w:r w:rsidR="00456FD9" w:rsidRPr="00414BE3">
        <w:rPr>
          <w:i/>
          <w:iCs/>
        </w:rPr>
        <w:t>IllegalStateException</w:t>
      </w:r>
      <w:proofErr w:type="spellEnd"/>
      <w:r w:rsidR="00456FD9">
        <w:t xml:space="preserve"> geworfen, </w:t>
      </w:r>
      <w:r w:rsidR="00EA2DAC">
        <w:t>auf welche beim Testen geprüft wird</w:t>
      </w:r>
    </w:p>
    <w:p w14:paraId="52644171" w14:textId="33DB872F" w:rsidR="008D0E66" w:rsidRDefault="00A910D5" w:rsidP="004009DD">
      <w:pPr>
        <w:pStyle w:val="Listenabsatz"/>
        <w:numPr>
          <w:ilvl w:val="0"/>
          <w:numId w:val="13"/>
        </w:numPr>
        <w:jc w:val="both"/>
        <w:rPr>
          <w:b/>
          <w:bCs/>
        </w:rPr>
      </w:pPr>
      <w:r>
        <w:rPr>
          <w:b/>
          <w:bCs/>
        </w:rPr>
        <w:t>Die Methode wirft keinen Fehler</w:t>
      </w:r>
    </w:p>
    <w:p w14:paraId="644A63B8" w14:textId="4EBEA7C1" w:rsidR="00A910D5" w:rsidRDefault="00A910D5" w:rsidP="004009DD">
      <w:pPr>
        <w:pStyle w:val="Listenabsatz"/>
        <w:jc w:val="both"/>
      </w:pPr>
      <w:r>
        <w:t>→</w:t>
      </w:r>
      <w:r w:rsidR="00456FD9">
        <w:t xml:space="preserve"> falls dies eintritt wird erwartet, dass keine </w:t>
      </w:r>
      <w:proofErr w:type="spellStart"/>
      <w:r w:rsidR="00414BE3">
        <w:t>E</w:t>
      </w:r>
      <w:r w:rsidR="00456FD9">
        <w:t>xception</w:t>
      </w:r>
      <w:proofErr w:type="spellEnd"/>
      <w:r w:rsidR="00456FD9">
        <w:t xml:space="preserve">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w:t>
      </w:r>
      <w:proofErr w:type="spellStart"/>
      <w:r>
        <w:rPr>
          <w:bCs/>
        </w:rPr>
        <w:t>Exception</w:t>
      </w:r>
      <w:proofErr w:type="spellEnd"/>
      <w:r>
        <w:rPr>
          <w:bCs/>
        </w:rPr>
        <w:t xml:space="preserve">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enabsatz"/>
        <w:jc w:val="both"/>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enabsatz"/>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47D6B66" w14:textId="77777777" w:rsidR="0047024F" w:rsidRDefault="0047024F" w:rsidP="004009DD">
      <w:pPr>
        <w:pStyle w:val="Listenabsatz"/>
        <w:numPr>
          <w:ilvl w:val="0"/>
          <w:numId w:val="13"/>
        </w:numPr>
        <w:jc w:val="both"/>
        <w:rPr>
          <w:b/>
          <w:bCs/>
        </w:rPr>
      </w:pPr>
      <w:r>
        <w:rPr>
          <w:b/>
          <w:bCs/>
        </w:rPr>
        <w:t>Der Dateipfad ist „null“</w:t>
      </w:r>
    </w:p>
    <w:p w14:paraId="5A8DCFFD" w14:textId="4E9E2ADF" w:rsidR="0047024F" w:rsidRDefault="0047024F"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2E2B4C08" w14:textId="59B063E9" w:rsidR="00A6229F" w:rsidRDefault="00A6229F" w:rsidP="004009DD">
      <w:pPr>
        <w:pStyle w:val="Listenabsatz"/>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enabsatz"/>
        <w:jc w:val="both"/>
        <w:rPr>
          <w:b/>
          <w:bCs/>
        </w:rPr>
      </w:pPr>
      <w:r>
        <w:t xml:space="preserve">→ </w:t>
      </w:r>
      <w:r w:rsidR="009D0912">
        <w:t xml:space="preserve">falls dies eintritt wird eine </w:t>
      </w:r>
      <w:proofErr w:type="spellStart"/>
      <w:r w:rsidR="009D0912">
        <w:t>NullPointerException</w:t>
      </w:r>
      <w:proofErr w:type="spellEnd"/>
      <w:r w:rsidR="009D0912">
        <w:t xml:space="preserve"> geworfen, auf welche beim Testen geprüft wird</w:t>
      </w:r>
    </w:p>
    <w:p w14:paraId="7AD76BA4" w14:textId="529FA157" w:rsidR="00A6229F" w:rsidRPr="00A6229F" w:rsidRDefault="00A6229F" w:rsidP="004009DD">
      <w:pPr>
        <w:pStyle w:val="Listenabsatz"/>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enabsatz"/>
        <w:jc w:val="both"/>
        <w:rPr>
          <w:b/>
          <w:bCs/>
        </w:rPr>
      </w:pPr>
      <w:r>
        <w:t xml:space="preserve">→ falls dies eintritt wird eine </w:t>
      </w:r>
      <w:proofErr w:type="spellStart"/>
      <w:r>
        <w:t>JAXBException</w:t>
      </w:r>
      <w:proofErr w:type="spellEnd"/>
      <w:r>
        <w:t xml:space="preserve"> von JAXB geworfen, welche abgefangen wird. Dann wird eine </w:t>
      </w:r>
      <w:proofErr w:type="spellStart"/>
      <w:r>
        <w:t>IllegalStateException</w:t>
      </w:r>
      <w:proofErr w:type="spellEnd"/>
      <w:r>
        <w:t xml:space="preserve"> geworfen, auf welche beim </w:t>
      </w:r>
      <w:r w:rsidR="009D0912">
        <w:t>T</w:t>
      </w:r>
      <w:r>
        <w:t>esten geprüft wird</w:t>
      </w:r>
    </w:p>
    <w:p w14:paraId="43A48608" w14:textId="77777777" w:rsidR="0047024F" w:rsidRDefault="0047024F" w:rsidP="004009DD">
      <w:pPr>
        <w:pStyle w:val="Listenabsatz"/>
        <w:numPr>
          <w:ilvl w:val="0"/>
          <w:numId w:val="13"/>
        </w:numPr>
        <w:jc w:val="both"/>
        <w:rPr>
          <w:b/>
          <w:bCs/>
        </w:rPr>
      </w:pPr>
      <w:r>
        <w:rPr>
          <w:b/>
          <w:bCs/>
        </w:rPr>
        <w:t>Die Methode wirft keinen Fehler</w:t>
      </w:r>
    </w:p>
    <w:p w14:paraId="19B6B1E8" w14:textId="77777777" w:rsidR="0047024F" w:rsidRDefault="0047024F"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 xml:space="preserve">einen bestimmten Zweig durchläuft und entweder eine </w:t>
      </w:r>
      <w:proofErr w:type="spellStart"/>
      <w:r>
        <w:rPr>
          <w:bCs/>
        </w:rPr>
        <w:t>Exception</w:t>
      </w:r>
      <w:proofErr w:type="spellEnd"/>
      <w:r>
        <w:rPr>
          <w:bCs/>
        </w:rPr>
        <w:t xml:space="preserve">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berschrift1"/>
        <w:spacing w:line="360" w:lineRule="auto"/>
        <w:jc w:val="both"/>
      </w:pPr>
      <w:bookmarkStart w:id="77" w:name="_Toc43304889"/>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7"/>
      <w:r w:rsidR="00242621">
        <w:br w:type="page"/>
      </w:r>
    </w:p>
    <w:p w14:paraId="6BA38CB3" w14:textId="3DE574E6" w:rsidR="00225B05" w:rsidRPr="00486FB0" w:rsidRDefault="00225B05" w:rsidP="00751E6B">
      <w:pPr>
        <w:pStyle w:val="berschrift3"/>
      </w:pPr>
      <w:bookmarkStart w:id="78" w:name="_Toc43304890"/>
      <w:r w:rsidRPr="00486FB0">
        <w:lastRenderedPageBreak/>
        <w:t>Export</w:t>
      </w:r>
      <w:bookmarkEnd w:id="78"/>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proofErr w:type="spellStart"/>
      <w:r w:rsidR="00E4272F">
        <w:t>expor</w:t>
      </w:r>
      <w:r w:rsidR="00554D6F">
        <w:t>t</w:t>
      </w:r>
      <w:proofErr w:type="spellEnd"/>
      <w:r w:rsidR="00554D6F">
        <w: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enabsatz"/>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DFF0840" w14:textId="77777777" w:rsidR="00225B05" w:rsidRDefault="00225B05" w:rsidP="004009DD">
      <w:pPr>
        <w:pStyle w:val="Listenabsatz"/>
        <w:numPr>
          <w:ilvl w:val="0"/>
          <w:numId w:val="13"/>
        </w:numPr>
        <w:jc w:val="both"/>
        <w:rPr>
          <w:b/>
          <w:bCs/>
        </w:rPr>
      </w:pPr>
      <w:r>
        <w:rPr>
          <w:b/>
          <w:bCs/>
        </w:rPr>
        <w:t>Der Dateipfad ist „null“</w:t>
      </w:r>
    </w:p>
    <w:p w14:paraId="0BEC24CB" w14:textId="376426AB" w:rsidR="00225B05" w:rsidRDefault="00225B05"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67272CB" w14:textId="410EBAA2" w:rsidR="003F373B" w:rsidRDefault="003F373B" w:rsidP="004009DD">
      <w:pPr>
        <w:pStyle w:val="Listenabsatz"/>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5A7FC1D9" w14:textId="77777777" w:rsidR="00225B05" w:rsidRDefault="00225B05" w:rsidP="004009DD">
      <w:pPr>
        <w:pStyle w:val="Listenabsatz"/>
        <w:numPr>
          <w:ilvl w:val="0"/>
          <w:numId w:val="13"/>
        </w:numPr>
        <w:jc w:val="both"/>
        <w:rPr>
          <w:b/>
          <w:bCs/>
        </w:rPr>
      </w:pPr>
      <w:r>
        <w:rPr>
          <w:b/>
          <w:bCs/>
        </w:rPr>
        <w:t>Die Methode wirft keinen Fehler</w:t>
      </w:r>
    </w:p>
    <w:p w14:paraId="723C7AEB" w14:textId="77777777" w:rsidR="00225B05" w:rsidRDefault="00225B05"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0E0B200C" w14:textId="7EF9949D" w:rsidR="005B1330" w:rsidRDefault="005B1330" w:rsidP="004009DD">
      <w:pPr>
        <w:jc w:val="both"/>
        <w:rPr>
          <w:bCs/>
        </w:rPr>
      </w:pPr>
      <w:r>
        <w:rPr>
          <w:bCs/>
        </w:rPr>
        <w:t xml:space="preserve">Auf eine </w:t>
      </w:r>
      <w:proofErr w:type="spellStart"/>
      <w:r>
        <w:rPr>
          <w:bCs/>
        </w:rPr>
        <w:t>JAXBExeption</w:t>
      </w:r>
      <w:proofErr w:type="spellEnd"/>
      <w:r>
        <w:rPr>
          <w:bCs/>
        </w:rPr>
        <w:t xml:space="preserve"> kann hier nicht getestet werden, da</w:t>
      </w:r>
      <w:r w:rsidR="004A0DE6">
        <w:rPr>
          <w:bCs/>
        </w:rPr>
        <w:t xml:space="preserve"> eine </w:t>
      </w:r>
      <w:proofErr w:type="spellStart"/>
      <w:r w:rsidR="004A0DE6">
        <w:rPr>
          <w:bCs/>
        </w:rPr>
        <w:t>JAXBException</w:t>
      </w:r>
      <w:proofErr w:type="spellEnd"/>
      <w:r w:rsidR="004A0DE6">
        <w:rPr>
          <w:bCs/>
        </w:rPr>
        <w:t xml:space="preserve"> bei der Konvertierung von Objekt nach XML nur in zwei Fällen geworfen wird:</w:t>
      </w:r>
    </w:p>
    <w:p w14:paraId="47C74970" w14:textId="62529DC0" w:rsidR="004A0DE6" w:rsidRDefault="004A0DE6"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w:t>
      </w:r>
      <w:r w:rsidR="005165F5">
        <w:rPr>
          <w:bCs/>
        </w:rPr>
        <w:t>Methode</w:t>
      </w:r>
      <w:r>
        <w:rPr>
          <w:bCs/>
        </w:rPr>
        <w:t xml:space="preserve"> übergeben werden müsste</w:t>
      </w:r>
    </w:p>
    <w:p w14:paraId="167ABFD2" w14:textId="009CE673" w:rsidR="005165F5" w:rsidRPr="004A0DE6" w:rsidRDefault="00CA690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enabsatz"/>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56BCF34D" w14:textId="77777777" w:rsidR="00F2525C" w:rsidRDefault="00F2525C" w:rsidP="004009DD">
      <w:pPr>
        <w:pStyle w:val="Listenabsatz"/>
        <w:numPr>
          <w:ilvl w:val="0"/>
          <w:numId w:val="13"/>
        </w:numPr>
        <w:jc w:val="both"/>
        <w:rPr>
          <w:b/>
          <w:bCs/>
        </w:rPr>
      </w:pPr>
      <w:r>
        <w:rPr>
          <w:b/>
          <w:bCs/>
        </w:rPr>
        <w:t>Der Dateipfad ist „null“</w:t>
      </w:r>
    </w:p>
    <w:p w14:paraId="29CEA93D" w14:textId="77777777" w:rsidR="00F2525C" w:rsidRDefault="00F2525C"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83F61F2" w14:textId="62B3C699" w:rsidR="00F2525C" w:rsidRDefault="00F2525C" w:rsidP="004009DD">
      <w:pPr>
        <w:pStyle w:val="Listenabsatz"/>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60D67D67" w14:textId="77777777" w:rsidR="00F2525C" w:rsidRDefault="00F2525C" w:rsidP="004009DD">
      <w:pPr>
        <w:pStyle w:val="Listenabsatz"/>
        <w:numPr>
          <w:ilvl w:val="0"/>
          <w:numId w:val="13"/>
        </w:numPr>
        <w:jc w:val="both"/>
        <w:rPr>
          <w:b/>
          <w:bCs/>
        </w:rPr>
      </w:pPr>
      <w:r>
        <w:rPr>
          <w:b/>
          <w:bCs/>
        </w:rPr>
        <w:t>Die Methode wirft keinen Fehler</w:t>
      </w:r>
    </w:p>
    <w:p w14:paraId="1F95C7C4" w14:textId="77777777" w:rsidR="00F2525C" w:rsidRDefault="00F2525C"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501D5A88" w14:textId="77777777" w:rsidR="00F2525C" w:rsidRDefault="00F2525C" w:rsidP="004009DD">
      <w:pPr>
        <w:jc w:val="both"/>
        <w:rPr>
          <w:bCs/>
        </w:rPr>
      </w:pPr>
      <w:r>
        <w:rPr>
          <w:bCs/>
        </w:rPr>
        <w:t xml:space="preserve">Es wurden also 3 Tests konstruiert (ein Test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1126F351" w14:textId="77777777" w:rsidR="00F2525C" w:rsidRDefault="00F2525C" w:rsidP="004009DD">
      <w:pPr>
        <w:jc w:val="both"/>
        <w:rPr>
          <w:bCs/>
        </w:rPr>
      </w:pPr>
      <w:r>
        <w:rPr>
          <w:bCs/>
        </w:rPr>
        <w:t xml:space="preserve">Auf eine </w:t>
      </w:r>
      <w:proofErr w:type="spellStart"/>
      <w:r>
        <w:rPr>
          <w:bCs/>
        </w:rPr>
        <w:t>JAXBExeption</w:t>
      </w:r>
      <w:proofErr w:type="spellEnd"/>
      <w:r>
        <w:rPr>
          <w:bCs/>
        </w:rPr>
        <w:t xml:space="preserve"> kann hier nicht getestet werden, da eine </w:t>
      </w:r>
      <w:proofErr w:type="spellStart"/>
      <w:r>
        <w:rPr>
          <w:bCs/>
        </w:rPr>
        <w:t>JAXBException</w:t>
      </w:r>
      <w:proofErr w:type="spellEnd"/>
      <w:r>
        <w:rPr>
          <w:bCs/>
        </w:rPr>
        <w:t xml:space="preserve"> bei der Konvertierung von Objekt nach XML nur in zwei Fällen geworfen wird:</w:t>
      </w:r>
    </w:p>
    <w:p w14:paraId="1E513116" w14:textId="77777777" w:rsidR="00F2525C" w:rsidRDefault="00F2525C"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Methode übergeben werden müsste</w:t>
      </w:r>
    </w:p>
    <w:p w14:paraId="2BD4D77C" w14:textId="36250566" w:rsidR="00F2525C" w:rsidRPr="004A0DE6" w:rsidRDefault="00F2525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berschrift2"/>
      </w:pPr>
      <w:bookmarkStart w:id="79" w:name="_Ref43217952"/>
      <w:bookmarkStart w:id="80" w:name="_Toc43304891"/>
      <w:r w:rsidRPr="00E27202">
        <w:lastRenderedPageBreak/>
        <w:t>Selbstoptimierung</w:t>
      </w:r>
      <w:bookmarkEnd w:id="79"/>
      <w:bookmarkEnd w:id="80"/>
    </w:p>
    <w:p w14:paraId="314D1790" w14:textId="5B09F76D" w:rsidR="00EB3A25" w:rsidRDefault="00997643" w:rsidP="004009DD">
      <w:pPr>
        <w:jc w:val="both"/>
      </w:pPr>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proofErr w:type="gramStart"/>
      <w:r w:rsidR="00183FBE" w:rsidRPr="004A3694">
        <w:rPr>
          <w:i/>
          <w:iCs/>
        </w:rPr>
        <w:t>Math</w:t>
      </w:r>
      <w:r w:rsidR="00D8293E" w:rsidRPr="004A3694">
        <w:rPr>
          <w:i/>
          <w:iCs/>
        </w:rPr>
        <w:t>.log(</w:t>
      </w:r>
      <w:proofErr w:type="gramEnd"/>
      <w:r w:rsidR="00D8293E" w:rsidRPr="004A3694">
        <w:rPr>
          <w:i/>
          <w:iCs/>
        </w:rPr>
        <w:t>)</w:t>
      </w:r>
      <w:r w:rsidR="00780F75">
        <w:t>-</w:t>
      </w:r>
      <w:r w:rsidR="00D8293E">
        <w:t>Funktion</w:t>
      </w:r>
      <w:r w:rsidR="00AA62B3">
        <w:t xml:space="preserve">, in der </w:t>
      </w:r>
      <w:proofErr w:type="spellStart"/>
      <w:r w:rsidR="00AA62B3" w:rsidRPr="00AA62B3">
        <w:rPr>
          <w:i/>
          <w:iCs/>
        </w:rPr>
        <w:t>calcCorrection</w:t>
      </w:r>
      <w:proofErr w:type="spellEnd"/>
      <w:r w:rsidR="00AA62B3" w:rsidRPr="00AA62B3">
        <w:rPr>
          <w:i/>
          <w:iCs/>
        </w:rPr>
        <w:t>()</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4009DD">
      <w:pPr>
        <w:jc w:val="both"/>
      </w:pPr>
      <w:r>
        <w:t xml:space="preserve">Aus dem Korrekturfaktor kann </w:t>
      </w:r>
      <w:r w:rsidR="00150F34">
        <w:t xml:space="preserve">durch Umformung der Formel für </w:t>
      </w:r>
      <w:r w:rsidR="00EC0CED">
        <w:t xml:space="preserve">die </w:t>
      </w:r>
      <w:proofErr w:type="spellStart"/>
      <w:r w:rsidR="00150F34" w:rsidRPr="004A3694">
        <w:rPr>
          <w:i/>
          <w:iCs/>
        </w:rPr>
        <w:t>correctedDuration</w:t>
      </w:r>
      <w:proofErr w:type="spellEnd"/>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4009DD">
      <w:pPr>
        <w:jc w:val="both"/>
      </w:pPr>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w:t>
      </w:r>
      <w:proofErr w:type="gramStart"/>
      <w:r w:rsidR="002F6F5C">
        <w:t>Integer</w:t>
      </w:r>
      <w:proofErr w:type="gramEnd"/>
      <w:r w:rsidR="002F6F5C">
        <w:t xml:space="preserve"> gecastet um einen, den Vorgaben der Faktoren entsprechenden, Wert zu erhalten. </w:t>
      </w:r>
    </w:p>
    <w:p w14:paraId="4E56B832" w14:textId="57A0772A" w:rsidR="00A75348" w:rsidRPr="00A75348" w:rsidRDefault="00A75348" w:rsidP="004009DD">
      <w:pPr>
        <w:pStyle w:val="HTMLVorformatiert"/>
        <w:shd w:val="clear" w:color="auto" w:fill="FFFFFF"/>
        <w:jc w:val="both"/>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proofErr w:type="spellStart"/>
      <w:r w:rsidRPr="00A75348">
        <w:rPr>
          <w:rFonts w:ascii="Menlo" w:hAnsi="Menlo" w:cs="Menlo"/>
          <w:b/>
          <w:bCs/>
          <w:color w:val="000080"/>
        </w:rPr>
        <w:t>int</w:t>
      </w:r>
      <w:proofErr w:type="spellEnd"/>
      <w:r w:rsidRPr="00A75348">
        <w:rPr>
          <w:rFonts w:ascii="Menlo" w:hAnsi="Menlo" w:cs="Menlo"/>
          <w:color w:val="000000"/>
        </w:rPr>
        <w:t>) (((</w:t>
      </w:r>
      <w:proofErr w:type="spellStart"/>
      <w:proofErr w:type="gramStart"/>
      <w:r w:rsidRPr="00A75348">
        <w:rPr>
          <w:rFonts w:ascii="Menlo" w:hAnsi="Menlo" w:cs="Menlo"/>
          <w:color w:val="000000"/>
        </w:rPr>
        <w:t>Math.</w:t>
      </w:r>
      <w:r w:rsidRPr="00A75348">
        <w:rPr>
          <w:rFonts w:ascii="Menlo" w:hAnsi="Menlo" w:cs="Menlo"/>
          <w:i/>
          <w:iCs/>
          <w:color w:val="000000"/>
        </w:rPr>
        <w:t>pow</w:t>
      </w:r>
      <w:proofErr w:type="spellEnd"/>
      <w:r w:rsidRPr="00A75348">
        <w:rPr>
          <w:rFonts w:ascii="Menlo" w:hAnsi="Menlo" w:cs="Menlo"/>
          <w:color w:val="000000"/>
        </w:rPr>
        <w:t>(</w:t>
      </w:r>
      <w:proofErr w:type="gramEnd"/>
      <w:r w:rsidRPr="00A75348">
        <w:rPr>
          <w:rFonts w:ascii="Menlo" w:hAnsi="Menlo" w:cs="Menlo"/>
          <w:color w:val="000000"/>
        </w:rPr>
        <w:t>(</w:t>
      </w:r>
      <w:proofErr w:type="spellStart"/>
      <w:r w:rsidRPr="00A75348">
        <w:rPr>
          <w:rFonts w:ascii="Menlo" w:hAnsi="Menlo" w:cs="Menlo"/>
          <w:color w:val="000000"/>
        </w:rPr>
        <w:t>realTime</w:t>
      </w:r>
      <w:proofErr w:type="spellEnd"/>
      <w:r w:rsidRPr="00A75348">
        <w:rPr>
          <w:rFonts w:ascii="Menlo" w:hAnsi="Menlo" w:cs="Menlo"/>
          <w:color w:val="000000"/>
        </w:rPr>
        <w:t xml:space="preserve"> / (</w:t>
      </w:r>
      <w:proofErr w:type="spellStart"/>
      <w:r w:rsidRPr="00A75348">
        <w:rPr>
          <w:rFonts w:ascii="Menlo" w:hAnsi="Menlo" w:cs="Menlo"/>
          <w:color w:val="000000"/>
        </w:rPr>
        <w:t>Math.</w:t>
      </w:r>
      <w:r w:rsidRPr="00A75348">
        <w:rPr>
          <w:rFonts w:ascii="Menlo" w:hAnsi="Menlo" w:cs="Menlo"/>
          <w:i/>
          <w:iCs/>
          <w:color w:val="000000"/>
        </w:rPr>
        <w:t>exp</w:t>
      </w:r>
      <w:proofErr w:type="spellEnd"/>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proofErr w:type="spellStart"/>
      <w:r w:rsidRPr="00A75348">
        <w:rPr>
          <w:rFonts w:ascii="Menlo" w:hAnsi="Menlo" w:cs="Menlo"/>
          <w:b/>
          <w:bCs/>
          <w:color w:val="660E7A"/>
        </w:rPr>
        <w:t>jonesPersonNo</w:t>
      </w:r>
      <w:proofErr w:type="spellEnd"/>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4009DD">
      <w:pPr>
        <w:pStyle w:val="HTMLVorformatiert"/>
        <w:shd w:val="clear" w:color="auto" w:fill="FFFFFF"/>
        <w:jc w:val="both"/>
        <w:rPr>
          <w:rFonts w:ascii="Menlo" w:hAnsi="Menlo" w:cs="Menlo"/>
          <w:color w:val="000000"/>
        </w:rPr>
      </w:pPr>
    </w:p>
    <w:p w14:paraId="63428D73" w14:textId="4647E732"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 xml:space="preserve">beruht auf der Implementierung einer mathematischen Umformung. Da die </w:t>
      </w:r>
      <w:proofErr w:type="gramStart"/>
      <w:r w:rsidR="006A7D75">
        <w:rPr>
          <w:color w:val="000000" w:themeColor="text1"/>
        </w:rPr>
        <w:t>Math.log</w:t>
      </w:r>
      <w:r w:rsidR="00B16E80">
        <w:rPr>
          <w:color w:val="000000" w:themeColor="text1"/>
        </w:rPr>
        <w:t>(</w:t>
      </w:r>
      <w:proofErr w:type="gramEnd"/>
      <w:r w:rsidR="00B16E80">
        <w:rPr>
          <w:color w:val="000000" w:themeColor="text1"/>
        </w:rPr>
        <w:t>)-</w:t>
      </w:r>
      <w:r w:rsidR="006A7D75">
        <w:rPr>
          <w:color w:val="000000" w:themeColor="text1"/>
        </w:rPr>
        <w:t xml:space="preserve"> sowie die </w:t>
      </w:r>
      <w:proofErr w:type="spellStart"/>
      <w:r w:rsidR="00B16E80">
        <w:rPr>
          <w:color w:val="000000" w:themeColor="text1"/>
        </w:rPr>
        <w:t>Math.exp</w:t>
      </w:r>
      <w:proofErr w:type="spellEnd"/>
      <w:r w:rsidR="00B16E80">
        <w:rPr>
          <w:color w:val="000000" w:themeColor="text1"/>
        </w:rPr>
        <w:t xml:space="preserve">()-Funktionen als korrekt angenommen werden können, </w:t>
      </w:r>
      <w:commentRangeStart w:id="81"/>
      <w:r w:rsidR="00B16E80">
        <w:rPr>
          <w:color w:val="000000" w:themeColor="text1"/>
        </w:rPr>
        <w:t xml:space="preserve">wird dieser Teil der Berechnung als korrekt angenommen. </w:t>
      </w:r>
      <w:commentRangeEnd w:id="81"/>
      <w:r w:rsidR="004A3694">
        <w:rPr>
          <w:rStyle w:val="Kommentarzeichen"/>
        </w:rPr>
        <w:commentReference w:id="81"/>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enabsatz"/>
        <w:numPr>
          <w:ilvl w:val="0"/>
          <w:numId w:val="12"/>
        </w:numPr>
        <w:jc w:val="both"/>
        <w:rPr>
          <w:i/>
          <w:iCs/>
        </w:rPr>
      </w:pPr>
      <w:proofErr w:type="spellStart"/>
      <w:proofErr w:type="gramStart"/>
      <w:r w:rsidRPr="004A3694">
        <w:rPr>
          <w:i/>
          <w:iCs/>
        </w:rPr>
        <w:t>notifyAdjustFactors</w:t>
      </w:r>
      <w:proofErr w:type="spellEnd"/>
      <w:r w:rsidRPr="004A3694">
        <w:rPr>
          <w:i/>
          <w:iCs/>
        </w:rPr>
        <w:t>(</w:t>
      </w:r>
      <w:proofErr w:type="gramEnd"/>
      <w:r w:rsidRPr="004A3694">
        <w:rPr>
          <w:i/>
          <w:iCs/>
        </w:rPr>
        <w:t>)</w:t>
      </w:r>
    </w:p>
    <w:p w14:paraId="39163751" w14:textId="2EE548A3" w:rsidR="00997643" w:rsidRPr="004A3694" w:rsidRDefault="00EA0BB1" w:rsidP="004009DD">
      <w:pPr>
        <w:pStyle w:val="Listenabsatz"/>
        <w:numPr>
          <w:ilvl w:val="0"/>
          <w:numId w:val="12"/>
        </w:numPr>
        <w:jc w:val="both"/>
        <w:rPr>
          <w:i/>
          <w:iCs/>
        </w:rPr>
      </w:pPr>
      <w:proofErr w:type="spellStart"/>
      <w:proofErr w:type="gramStart"/>
      <w:r w:rsidRPr="004A3694">
        <w:rPr>
          <w:i/>
          <w:iCs/>
        </w:rPr>
        <w:t>increaseFactors</w:t>
      </w:r>
      <w:proofErr w:type="spellEnd"/>
      <w:r w:rsidRPr="004A3694">
        <w:rPr>
          <w:i/>
          <w:iCs/>
        </w:rPr>
        <w:t>(</w:t>
      </w:r>
      <w:proofErr w:type="gramEnd"/>
      <w:r w:rsidRPr="004A3694">
        <w:rPr>
          <w:i/>
          <w:iCs/>
        </w:rPr>
        <w:t>)</w:t>
      </w:r>
    </w:p>
    <w:p w14:paraId="2D206CF5" w14:textId="3F889537" w:rsidR="00EA0BB1" w:rsidRPr="004A3694" w:rsidRDefault="00EA0BB1" w:rsidP="004009DD">
      <w:pPr>
        <w:pStyle w:val="Listenabsatz"/>
        <w:numPr>
          <w:ilvl w:val="0"/>
          <w:numId w:val="12"/>
        </w:numPr>
        <w:jc w:val="both"/>
        <w:rPr>
          <w:i/>
          <w:iCs/>
        </w:rPr>
      </w:pPr>
      <w:proofErr w:type="spellStart"/>
      <w:proofErr w:type="gramStart"/>
      <w:r w:rsidRPr="004A3694">
        <w:rPr>
          <w:i/>
          <w:iCs/>
        </w:rPr>
        <w:t>decreaseFactors</w:t>
      </w:r>
      <w:proofErr w:type="spellEnd"/>
      <w:r w:rsidRPr="004A3694">
        <w:rPr>
          <w:i/>
          <w:iCs/>
        </w:rPr>
        <w:t>(</w:t>
      </w:r>
      <w:proofErr w:type="gramEnd"/>
      <w:r w:rsidRPr="004A3694">
        <w:rPr>
          <w:i/>
          <w:iCs/>
        </w:rPr>
        <w:t>)</w:t>
      </w:r>
    </w:p>
    <w:p w14:paraId="3306DCC5" w14:textId="77777777" w:rsidR="007857F1" w:rsidRDefault="007857F1" w:rsidP="004009DD">
      <w:pPr>
        <w:jc w:val="both"/>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751E6B">
      <w:pPr>
        <w:pStyle w:val="berschrift3"/>
      </w:pPr>
      <w:bookmarkStart w:id="82" w:name="_Toc43304892"/>
      <w:proofErr w:type="spellStart"/>
      <w:proofErr w:type="gramStart"/>
      <w:r w:rsidRPr="00482442">
        <w:lastRenderedPageBreak/>
        <w:t>notifyAdjust</w:t>
      </w:r>
      <w:r w:rsidR="00482442" w:rsidRPr="00482442">
        <w:t>Factors</w:t>
      </w:r>
      <w:proofErr w:type="spellEnd"/>
      <w:r w:rsidR="00482442" w:rsidRPr="00482442">
        <w:t>(</w:t>
      </w:r>
      <w:proofErr w:type="gramEnd"/>
      <w:r w:rsidR="00482442" w:rsidRPr="00482442">
        <w:t>)</w:t>
      </w:r>
      <w:bookmarkEnd w:id="82"/>
    </w:p>
    <w:p w14:paraId="75D13273" w14:textId="5B7F71DB" w:rsidR="00EA0BB1" w:rsidRDefault="00EA0BB1" w:rsidP="004009DD">
      <w:pPr>
        <w:jc w:val="both"/>
      </w:pPr>
      <w:r>
        <w:t xml:space="preserve">In der Methode </w:t>
      </w:r>
      <w:proofErr w:type="spellStart"/>
      <w:proofErr w:type="gramStart"/>
      <w:r w:rsidRPr="004A3694">
        <w:rPr>
          <w:i/>
          <w:iCs/>
        </w:rPr>
        <w:t>notifyAdjustFactors</w:t>
      </w:r>
      <w:proofErr w:type="spellEnd"/>
      <w:r w:rsidRPr="004A3694">
        <w:rPr>
          <w:i/>
          <w:iCs/>
        </w:rPr>
        <w:t>(</w:t>
      </w:r>
      <w:proofErr w:type="gram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spellStart"/>
      <w:proofErr w:type="gramStart"/>
      <w:r w:rsidR="00B1232A" w:rsidRPr="00A942B9">
        <w:rPr>
          <w:i/>
          <w:iCs/>
        </w:rPr>
        <w:t>notifyAdjustFactors</w:t>
      </w:r>
      <w:proofErr w:type="spellEnd"/>
      <w:r w:rsidR="00B1232A" w:rsidRPr="00A942B9">
        <w:rPr>
          <w:i/>
          <w:iCs/>
        </w:rPr>
        <w:t>(</w:t>
      </w:r>
      <w:proofErr w:type="gram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enabsatz"/>
        <w:numPr>
          <w:ilvl w:val="0"/>
          <w:numId w:val="13"/>
        </w:numPr>
        <w:jc w:val="both"/>
        <w:rPr>
          <w:b/>
          <w:bCs/>
        </w:rPr>
      </w:pPr>
      <w:r w:rsidRPr="00AB6A29">
        <w:rPr>
          <w:b/>
          <w:bCs/>
        </w:rPr>
        <w:t>e2Failure &gt; 0</w:t>
      </w:r>
    </w:p>
    <w:p w14:paraId="4EC0E19F" w14:textId="4D26F213" w:rsidR="00642172" w:rsidRPr="00AB6A29" w:rsidRDefault="00CF0F82" w:rsidP="004009DD">
      <w:pPr>
        <w:pStyle w:val="Listenabsatz"/>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proofErr w:type="spellStart"/>
      <w:proofErr w:type="gramStart"/>
      <w:r w:rsidR="006A3D16" w:rsidRPr="003405F4">
        <w:rPr>
          <w:i/>
          <w:iCs/>
        </w:rPr>
        <w:t>decreaseFactors</w:t>
      </w:r>
      <w:proofErr w:type="spellEnd"/>
      <w:r w:rsidR="006A3D16" w:rsidRPr="003405F4">
        <w:rPr>
          <w:i/>
          <w:iCs/>
        </w:rPr>
        <w:t>(</w:t>
      </w:r>
      <w:proofErr w:type="gramEnd"/>
      <w:r w:rsidR="006A3D16" w:rsidRPr="003405F4">
        <w:rPr>
          <w:i/>
          <w:iCs/>
        </w:rPr>
        <w:t>)</w:t>
      </w:r>
      <w:r w:rsidR="006A3D16">
        <w:t xml:space="preserve"> </w:t>
      </w:r>
      <w:r w:rsidR="00386001">
        <w:t xml:space="preserve">wird </w:t>
      </w:r>
      <w:r w:rsidR="006A3D16">
        <w:t xml:space="preserve">mit dem Wert </w:t>
      </w:r>
      <w:proofErr w:type="spellStart"/>
      <w:r w:rsidR="006A3D16" w:rsidRPr="003405F4">
        <w:rPr>
          <w:i/>
          <w:iCs/>
        </w:rPr>
        <w:t>Math.abs</w:t>
      </w:r>
      <w:proofErr w:type="spellEnd"/>
      <w:r w:rsidR="006A3D16" w:rsidRPr="003405F4">
        <w:rPr>
          <w:i/>
          <w:iCs/>
        </w:rPr>
        <w:t>(e2Failure)</w:t>
      </w:r>
      <w:r w:rsidR="006A3D16">
        <w:t xml:space="preserve"> aufgerufen</w:t>
      </w:r>
      <w:r w:rsidR="00386001">
        <w:t xml:space="preserve"> und der </w:t>
      </w:r>
      <w:proofErr w:type="spellStart"/>
      <w:r w:rsidR="00386001" w:rsidRPr="00193BF1">
        <w:rPr>
          <w:i/>
          <w:iCs/>
        </w:rPr>
        <w:t>output</w:t>
      </w:r>
      <w:proofErr w:type="spellEnd"/>
      <w:r w:rsidR="00386001">
        <w:t>-String auf „</w:t>
      </w:r>
      <w:r w:rsidR="00386001" w:rsidRPr="00386001">
        <w:t xml:space="preserve">e2Sum </w:t>
      </w:r>
      <w:proofErr w:type="spellStart"/>
      <w:r w:rsidR="00386001" w:rsidRPr="00386001">
        <w:t>needs</w:t>
      </w:r>
      <w:proofErr w:type="spellEnd"/>
      <w:r w:rsidR="00386001" w:rsidRPr="00386001">
        <w:t xml:space="preserve"> </w:t>
      </w:r>
      <w:proofErr w:type="spellStart"/>
      <w:r w:rsidR="00386001" w:rsidRPr="00386001">
        <w:t>to</w:t>
      </w:r>
      <w:proofErr w:type="spellEnd"/>
      <w:r w:rsidR="00386001" w:rsidRPr="00386001">
        <w:t xml:space="preserve"> </w:t>
      </w:r>
      <w:proofErr w:type="spellStart"/>
      <w:r w:rsidR="00386001" w:rsidRPr="00386001">
        <w:t>be</w:t>
      </w:r>
      <w:proofErr w:type="spellEnd"/>
      <w:r w:rsidR="00386001" w:rsidRPr="00386001">
        <w:t xml:space="preserve"> </w:t>
      </w:r>
      <w:proofErr w:type="spellStart"/>
      <w:r w:rsidR="00386001" w:rsidRPr="00386001">
        <w:t>decreased</w:t>
      </w:r>
      <w:proofErr w:type="spellEnd"/>
      <w:r w:rsidR="00386001" w:rsidRPr="00386001">
        <w:t xml:space="preserve"> - </w:t>
      </w:r>
      <w:proofErr w:type="spellStart"/>
      <w:r w:rsidR="00386001" w:rsidRPr="00386001">
        <w:t>Corrected</w:t>
      </w:r>
      <w:proofErr w:type="spellEnd"/>
      <w:r w:rsidR="00386001" w:rsidRPr="00386001">
        <w:t xml:space="preserve"> </w:t>
      </w:r>
      <w:proofErr w:type="spellStart"/>
      <w:r w:rsidR="00386001" w:rsidRPr="00386001">
        <w:t>factors</w:t>
      </w:r>
      <w:proofErr w:type="spellEnd"/>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proofErr w:type="spellStart"/>
      <w:r w:rsidRPr="003405F4">
        <w:rPr>
          <w:i/>
          <w:iCs/>
        </w:rPr>
        <w:t>int</w:t>
      </w:r>
      <w:proofErr w:type="spellEnd"/>
      <w:r w:rsidRPr="003405F4">
        <w:rPr>
          <w:i/>
          <w:iCs/>
        </w:rPr>
        <w:t xml:space="preserve"> e2Sum = 10; </w:t>
      </w:r>
      <w:proofErr w:type="spellStart"/>
      <w:r w:rsidRPr="003405F4">
        <w:rPr>
          <w:i/>
          <w:iCs/>
        </w:rPr>
        <w:t>int</w:t>
      </w:r>
      <w:proofErr w:type="spellEnd"/>
      <w:r w:rsidRPr="003405F4">
        <w:rPr>
          <w:i/>
          <w:iCs/>
        </w:rPr>
        <w:t xml:space="preserve"> e2Correction = </w:t>
      </w:r>
      <w:r w:rsidR="00531EF7" w:rsidRPr="003405F4">
        <w:rPr>
          <w:i/>
          <w:iCs/>
        </w:rPr>
        <w:t>5</w:t>
      </w:r>
      <w:r w:rsidRPr="003405F4">
        <w:rPr>
          <w:i/>
          <w:iCs/>
        </w:rPr>
        <w:t>;</w:t>
      </w:r>
    </w:p>
    <w:p w14:paraId="03E68EC9" w14:textId="414A8421" w:rsidR="002A447F" w:rsidRPr="00E455C8" w:rsidRDefault="002A447F" w:rsidP="004009DD">
      <w:pPr>
        <w:pStyle w:val="Listenabsatz"/>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proofErr w:type="spellStart"/>
      <w:r w:rsidR="00187E0A" w:rsidRPr="00193BF1">
        <w:rPr>
          <w:i/>
          <w:iCs/>
        </w:rPr>
        <w:t>output</w:t>
      </w:r>
      <w:proofErr w:type="spellEnd"/>
      <w:r w:rsidR="00187E0A">
        <w:t>-String auf „</w:t>
      </w:r>
      <w:r w:rsidR="00187E0A" w:rsidRPr="00386001">
        <w:t xml:space="preserve">e2Sum </w:t>
      </w:r>
      <w:proofErr w:type="spellStart"/>
      <w:r w:rsidR="00187E0A" w:rsidRPr="00386001">
        <w:t>needs</w:t>
      </w:r>
      <w:proofErr w:type="spellEnd"/>
      <w:r w:rsidR="00187E0A" w:rsidRPr="00386001">
        <w:t xml:space="preserve"> </w:t>
      </w:r>
      <w:proofErr w:type="spellStart"/>
      <w:r w:rsidR="00187E0A" w:rsidRPr="00386001">
        <w:t>to</w:t>
      </w:r>
      <w:proofErr w:type="spellEnd"/>
      <w:r w:rsidR="00187E0A" w:rsidRPr="00386001">
        <w:t xml:space="preserve"> </w:t>
      </w:r>
      <w:proofErr w:type="spellStart"/>
      <w:r w:rsidR="00187E0A" w:rsidRPr="00386001">
        <w:t>be</w:t>
      </w:r>
      <w:proofErr w:type="spellEnd"/>
      <w:r w:rsidR="00187E0A" w:rsidRPr="00386001">
        <w:t xml:space="preserve"> </w:t>
      </w:r>
      <w:proofErr w:type="spellStart"/>
      <w:r w:rsidR="00187E0A" w:rsidRPr="00386001">
        <w:t>decreased</w:t>
      </w:r>
      <w:proofErr w:type="spellEnd"/>
      <w:r w:rsidR="00187E0A"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10; </w:t>
      </w:r>
      <w:proofErr w:type="spellStart"/>
      <w:r w:rsidRPr="00193BF1">
        <w:rPr>
          <w:i/>
          <w:iCs/>
        </w:rPr>
        <w:t>int</w:t>
      </w:r>
      <w:proofErr w:type="spellEnd"/>
      <w:r w:rsidRPr="00193BF1">
        <w:rPr>
          <w:i/>
          <w:iCs/>
        </w:rPr>
        <w:t xml:space="preserve"> e2Correction = </w:t>
      </w:r>
      <w:r w:rsidR="007968ED" w:rsidRPr="00193BF1">
        <w:rPr>
          <w:i/>
          <w:iCs/>
        </w:rPr>
        <w:t>-</w:t>
      </w:r>
      <w:r w:rsidRPr="00193BF1">
        <w:rPr>
          <w:i/>
          <w:iCs/>
        </w:rPr>
        <w:t>10;</w:t>
      </w:r>
    </w:p>
    <w:p w14:paraId="70ADB363" w14:textId="6D5E0974" w:rsidR="008C2801" w:rsidRPr="00AB6A29" w:rsidRDefault="008C2801" w:rsidP="004009DD">
      <w:pPr>
        <w:pStyle w:val="Listenabsatz"/>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w:t>
      </w:r>
      <w:proofErr w:type="spellStart"/>
      <w:proofErr w:type="gramStart"/>
      <w:r>
        <w:t>in</w:t>
      </w:r>
      <w:r w:rsidRPr="006A3D16">
        <w:t>creaseFactors</w:t>
      </w:r>
      <w:proofErr w:type="spellEnd"/>
      <w:r w:rsidRPr="006A3D16">
        <w:t>(</w:t>
      </w:r>
      <w:proofErr w:type="gramEnd"/>
      <w:r>
        <w:t xml:space="preserve">) wird mit dem Wert </w:t>
      </w:r>
      <w:proofErr w:type="spellStart"/>
      <w:r w:rsidRPr="00193BF1">
        <w:rPr>
          <w:i/>
          <w:iCs/>
        </w:rPr>
        <w:t>Math.abs</w:t>
      </w:r>
      <w:proofErr w:type="spellEnd"/>
      <w:r w:rsidRPr="00193BF1">
        <w:rPr>
          <w:i/>
          <w:iCs/>
        </w:rPr>
        <w:t>(e2Failure)</w:t>
      </w:r>
      <w:r>
        <w:t xml:space="preserve"> aufgerufen und der </w:t>
      </w:r>
      <w:proofErr w:type="spellStart"/>
      <w:r w:rsidRPr="00193BF1">
        <w:rPr>
          <w:i/>
          <w:iCs/>
        </w:rPr>
        <w:t>output</w:t>
      </w:r>
      <w:proofErr w:type="spellEnd"/>
      <w:r>
        <w:t>-String auf „</w:t>
      </w:r>
      <w:r w:rsidRPr="00386001">
        <w:t xml:space="preserve">e2Sum </w:t>
      </w:r>
      <w:proofErr w:type="spellStart"/>
      <w:r w:rsidRPr="00386001">
        <w:t>needs</w:t>
      </w:r>
      <w:proofErr w:type="spellEnd"/>
      <w:r w:rsidRPr="00386001">
        <w:t xml:space="preserve"> </w:t>
      </w:r>
      <w:proofErr w:type="spellStart"/>
      <w:r w:rsidRPr="00386001">
        <w:t>to</w:t>
      </w:r>
      <w:proofErr w:type="spellEnd"/>
      <w:r w:rsidRPr="00386001">
        <w:t xml:space="preserve"> </w:t>
      </w:r>
      <w:proofErr w:type="spellStart"/>
      <w:r w:rsidRPr="00386001">
        <w:t>be</w:t>
      </w:r>
      <w:proofErr w:type="spellEnd"/>
      <w:r w:rsidRPr="00386001">
        <w:t xml:space="preserve"> </w:t>
      </w:r>
      <w:proofErr w:type="spellStart"/>
      <w:r>
        <w:t>in</w:t>
      </w:r>
      <w:r w:rsidRPr="00386001">
        <w:t>creased</w:t>
      </w:r>
      <w:proofErr w:type="spellEnd"/>
      <w:r w:rsidRPr="00386001">
        <w:t xml:space="preserve"> - </w:t>
      </w:r>
      <w:proofErr w:type="spellStart"/>
      <w:r w:rsidRPr="00386001">
        <w:t>Corrected</w:t>
      </w:r>
      <w:proofErr w:type="spellEnd"/>
      <w:r w:rsidRPr="00386001">
        <w:t xml:space="preserve"> </w:t>
      </w:r>
      <w:proofErr w:type="spellStart"/>
      <w:r w:rsidRPr="00386001">
        <w:t>factors</w:t>
      </w:r>
      <w:proofErr w:type="spellEnd"/>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w:t>
      </w:r>
      <w:r w:rsidR="007968ED" w:rsidRPr="00193BF1">
        <w:rPr>
          <w:i/>
          <w:iCs/>
        </w:rPr>
        <w:t>5</w:t>
      </w:r>
      <w:r w:rsidRPr="00193BF1">
        <w:rPr>
          <w:i/>
          <w:iCs/>
        </w:rPr>
        <w:t xml:space="preserve">; </w:t>
      </w:r>
      <w:proofErr w:type="spellStart"/>
      <w:r w:rsidRPr="00193BF1">
        <w:rPr>
          <w:i/>
          <w:iCs/>
        </w:rPr>
        <w:t>int</w:t>
      </w:r>
      <w:proofErr w:type="spellEnd"/>
      <w:r w:rsidRPr="00193BF1">
        <w:rPr>
          <w:i/>
          <w:iCs/>
        </w:rPr>
        <w:t xml:space="preserve"> e2Correction = 10;</w:t>
      </w:r>
    </w:p>
    <w:p w14:paraId="79A1E297" w14:textId="7978F1D5" w:rsidR="0093748F"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 xml:space="preserve">(e2Failure)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proofErr w:type="spellStart"/>
      <w:r w:rsidR="00400C9C" w:rsidRPr="0051697E">
        <w:rPr>
          <w:i/>
          <w:iCs/>
        </w:rPr>
        <w:t>output</w:t>
      </w:r>
      <w:proofErr w:type="spellEnd"/>
      <w:r w:rsidR="00400C9C">
        <w:t>-String auf „</w:t>
      </w:r>
      <w:r w:rsidR="00400C9C" w:rsidRPr="00386001">
        <w:t xml:space="preserve">e2Sum </w:t>
      </w:r>
      <w:proofErr w:type="spellStart"/>
      <w:r w:rsidR="00400C9C" w:rsidRPr="00386001">
        <w:t>needs</w:t>
      </w:r>
      <w:proofErr w:type="spellEnd"/>
      <w:r w:rsidR="00400C9C" w:rsidRPr="00386001">
        <w:t xml:space="preserve"> </w:t>
      </w:r>
      <w:proofErr w:type="spellStart"/>
      <w:r w:rsidR="00400C9C" w:rsidRPr="00386001">
        <w:t>to</w:t>
      </w:r>
      <w:proofErr w:type="spellEnd"/>
      <w:r w:rsidR="00400C9C" w:rsidRPr="00386001">
        <w:t xml:space="preserve"> </w:t>
      </w:r>
      <w:proofErr w:type="spellStart"/>
      <w:r w:rsidR="00400C9C" w:rsidRPr="00386001">
        <w:t>be</w:t>
      </w:r>
      <w:proofErr w:type="spellEnd"/>
      <w:r w:rsidR="00400C9C" w:rsidRPr="00386001">
        <w:t xml:space="preserve"> </w:t>
      </w:r>
      <w:proofErr w:type="spellStart"/>
      <w:r w:rsidR="00400C9C" w:rsidRPr="00386001">
        <w:t>decreased</w:t>
      </w:r>
      <w:proofErr w:type="spellEnd"/>
      <w:r w:rsidR="00400C9C"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w:t>
      </w:r>
      <w:r w:rsidR="00403297">
        <w:t>80</w:t>
      </w:r>
      <w:r>
        <w:t>;</w:t>
      </w:r>
    </w:p>
    <w:p w14:paraId="1959096F" w14:textId="2831CC17" w:rsidR="00351B6D" w:rsidRPr="00187E0A" w:rsidRDefault="00351B6D" w:rsidP="004009DD">
      <w:pPr>
        <w:pStyle w:val="Listenabsatz"/>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proofErr w:type="spellStart"/>
      <w:r w:rsidR="00987A2C" w:rsidRPr="0051697E">
        <w:rPr>
          <w:i/>
          <w:iCs/>
        </w:rPr>
        <w:t>output</w:t>
      </w:r>
      <w:proofErr w:type="spellEnd"/>
      <w:r w:rsidR="00987A2C">
        <w:t>-String auf „</w:t>
      </w:r>
      <w:proofErr w:type="spellStart"/>
      <w:r w:rsidR="009D15C2" w:rsidRPr="009D15C2">
        <w:t>No</w:t>
      </w:r>
      <w:proofErr w:type="spellEnd"/>
      <w:r w:rsidR="009D15C2" w:rsidRPr="009D15C2">
        <w:t xml:space="preserve"> </w:t>
      </w:r>
      <w:proofErr w:type="spellStart"/>
      <w:r w:rsidR="009D15C2" w:rsidRPr="009D15C2">
        <w:t>failure</w:t>
      </w:r>
      <w:proofErr w:type="spellEnd"/>
      <w:r w:rsidR="009D15C2" w:rsidRPr="009D15C2">
        <w:t xml:space="preserve"> </w:t>
      </w:r>
      <w:proofErr w:type="spellStart"/>
      <w:r w:rsidR="009D15C2" w:rsidRPr="009D15C2">
        <w:t>to</w:t>
      </w:r>
      <w:proofErr w:type="spellEnd"/>
      <w:r w:rsidR="009D15C2" w:rsidRPr="009D15C2">
        <w:t xml:space="preserve"> </w:t>
      </w:r>
      <w:proofErr w:type="spellStart"/>
      <w:r w:rsidR="009D15C2" w:rsidRPr="009D15C2">
        <w:t>correct</w:t>
      </w:r>
      <w:proofErr w:type="spellEnd"/>
      <w:r w:rsidR="00987A2C">
        <w:t>“ gesetzt</w:t>
      </w:r>
    </w:p>
    <w:p w14:paraId="2ADF23B4" w14:textId="18541F74"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berschrift3"/>
      </w:pPr>
      <w:bookmarkStart w:id="83" w:name="_Toc43304893"/>
      <w:proofErr w:type="spellStart"/>
      <w:proofErr w:type="gramStart"/>
      <w:r w:rsidRPr="00482442">
        <w:lastRenderedPageBreak/>
        <w:t>increaseFactors</w:t>
      </w:r>
      <w:proofErr w:type="spellEnd"/>
      <w:r w:rsidRPr="00482442">
        <w:t>(</w:t>
      </w:r>
      <w:proofErr w:type="gramEnd"/>
      <w:r w:rsidRPr="00482442">
        <w:t>)</w:t>
      </w:r>
      <w:bookmarkEnd w:id="83"/>
    </w:p>
    <w:p w14:paraId="4FAA2FCD" w14:textId="77777777" w:rsidR="00751E6B" w:rsidRPr="00751E6B" w:rsidRDefault="00751E6B" w:rsidP="00751E6B"/>
    <w:p w14:paraId="6CB1E2BC" w14:textId="5113F294" w:rsidR="00581802" w:rsidRDefault="00581802" w:rsidP="004009DD">
      <w:pPr>
        <w:jc w:val="both"/>
      </w:pPr>
      <w:r>
        <w:t xml:space="preserve">Die Methode </w:t>
      </w:r>
      <w:proofErr w:type="spellStart"/>
      <w:proofErr w:type="gramStart"/>
      <w:r w:rsidR="00EB3243" w:rsidRPr="0051697E">
        <w:rPr>
          <w:i/>
          <w:iCs/>
        </w:rPr>
        <w:t>in</w:t>
      </w:r>
      <w:r w:rsidRPr="0051697E">
        <w:rPr>
          <w:i/>
          <w:iCs/>
        </w:rPr>
        <w:t>creaseFactors</w:t>
      </w:r>
      <w:proofErr w:type="spellEnd"/>
      <w:r w:rsidRPr="0051697E">
        <w:rPr>
          <w:i/>
          <w:iCs/>
        </w:rPr>
        <w:t>(</w:t>
      </w:r>
      <w:proofErr w:type="gramEnd"/>
      <w:r w:rsidRPr="0051697E">
        <w:rPr>
          <w:i/>
          <w:iCs/>
        </w:rPr>
        <w:t>)</w:t>
      </w:r>
      <w:r>
        <w:t xml:space="preserve"> wird mit dem Integer-Wert, um den die Faktoren erhöht werden sollen</w:t>
      </w:r>
      <w:r w:rsidR="001F1D4F">
        <w:t xml:space="preserve"> (</w:t>
      </w:r>
      <w:proofErr w:type="spellStart"/>
      <w:r w:rsidR="001F1D4F" w:rsidRPr="002A6E00">
        <w:rPr>
          <w:i/>
          <w:iCs/>
        </w:rPr>
        <w:t>int</w:t>
      </w:r>
      <w:proofErr w:type="spellEnd"/>
      <w:r w:rsidR="001F1D4F" w:rsidRPr="002A6E00">
        <w:rPr>
          <w:i/>
          <w:iCs/>
        </w:rPr>
        <w:t xml:space="preserve"> </w:t>
      </w:r>
      <w:proofErr w:type="spellStart"/>
      <w:r w:rsidR="001F1D4F" w:rsidRPr="002A6E00">
        <w:rPr>
          <w:i/>
          <w:iCs/>
        </w:rPr>
        <w:t>increase</w:t>
      </w:r>
      <w:proofErr w:type="spellEnd"/>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&lt; 0</w:t>
      </w:r>
      <w:r w:rsidR="00935BBB">
        <w:rPr>
          <w:b/>
          <w:bCs/>
        </w:rPr>
        <w:t xml:space="preserve"> | (e</w:t>
      </w:r>
      <w:r w:rsidR="00935BBB" w:rsidRPr="00BF6A52">
        <w:rPr>
          <w:b/>
          <w:bCs/>
        </w:rPr>
        <w:t>2</w:t>
      </w:r>
      <w:proofErr w:type="gramStart"/>
      <w:r w:rsidR="00935BBB" w:rsidRPr="00BF6A52">
        <w:rPr>
          <w:b/>
          <w:bCs/>
        </w:rPr>
        <w:t>Sum(</w:t>
      </w:r>
      <w:proofErr w:type="gramEnd"/>
      <w:r w:rsidR="00935BBB" w:rsidRPr="00BF6A52">
        <w:rPr>
          <w:b/>
          <w:bCs/>
        </w:rPr>
        <w:t xml:space="preserve">) + </w:t>
      </w:r>
      <w:proofErr w:type="spellStart"/>
      <w:r w:rsidR="00935BBB" w:rsidRPr="00BF6A52">
        <w:rPr>
          <w:b/>
          <w:bCs/>
        </w:rPr>
        <w:t>increase</w:t>
      </w:r>
      <w:proofErr w:type="spellEnd"/>
      <w:r w:rsidR="00935BBB" w:rsidRPr="00BF6A52">
        <w:rPr>
          <w:b/>
          <w:bCs/>
        </w:rPr>
        <w:t>)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 xml:space="preserve">Wert für </w:t>
      </w:r>
      <w:proofErr w:type="spellStart"/>
      <w:r>
        <w:t>increase</w:t>
      </w:r>
      <w:proofErr w:type="spellEnd"/>
      <w:r>
        <w:t xml:space="preserve"> Daten im Model verändert</w:t>
      </w:r>
      <w:r w:rsidR="00935BBB">
        <w:t>. Stattdessen wird</w:t>
      </w:r>
      <w:r>
        <w:t xml:space="preserve"> der Fehler </w:t>
      </w:r>
      <w:proofErr w:type="spellStart"/>
      <w:proofErr w:type="gramStart"/>
      <w:r w:rsidR="000436F8" w:rsidRPr="002A6E00">
        <w:rPr>
          <w:i/>
          <w:iCs/>
        </w:rPr>
        <w:t>IllegalArgumentException</w:t>
      </w:r>
      <w:proofErr w:type="spellEnd"/>
      <w:r w:rsidR="000436F8" w:rsidRPr="002A6E00">
        <w:rPr>
          <w:i/>
          <w:iCs/>
        </w:rPr>
        <w:t>(</w:t>
      </w:r>
      <w:proofErr w:type="gramEnd"/>
      <w:r w:rsidR="000436F8" w:rsidRPr="002A6E00">
        <w:rPr>
          <w:i/>
          <w:iCs/>
        </w:rPr>
        <w:t>"</w:t>
      </w:r>
      <w:proofErr w:type="spellStart"/>
      <w:r w:rsidR="000436F8" w:rsidRPr="002A6E00">
        <w:rPr>
          <w:i/>
          <w:iCs/>
        </w:rPr>
        <w:t>increase</w:t>
      </w:r>
      <w:proofErr w:type="spellEnd"/>
      <w:r w:rsidR="000436F8" w:rsidRPr="002A6E00">
        <w:rPr>
          <w:i/>
          <w:iCs/>
        </w:rPr>
        <w:t xml:space="preserve"> out </w:t>
      </w:r>
      <w:proofErr w:type="spellStart"/>
      <w:r w:rsidR="000436F8" w:rsidRPr="002A6E00">
        <w:rPr>
          <w:i/>
          <w:iCs/>
        </w:rPr>
        <w:t>of</w:t>
      </w:r>
      <w:proofErr w:type="spellEnd"/>
      <w:r w:rsidR="000436F8" w:rsidRPr="002A6E00">
        <w:rPr>
          <w:i/>
          <w:iCs/>
        </w:rPr>
        <w:t xml:space="preserve"> </w:t>
      </w:r>
      <w:proofErr w:type="spellStart"/>
      <w:r w:rsidR="000436F8" w:rsidRPr="002A6E00">
        <w:rPr>
          <w:i/>
          <w:iCs/>
        </w:rPr>
        <w:t>bounds</w:t>
      </w:r>
      <w:proofErr w:type="spellEnd"/>
      <w:r w:rsidR="000436F8" w:rsidRPr="002A6E00">
        <w:rPr>
          <w:i/>
          <w:iCs/>
        </w:rPr>
        <w:t>")</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w:t>
      </w:r>
      <w:r w:rsidR="003D1D05" w:rsidRPr="002A6E00">
        <w:rPr>
          <w:i/>
          <w:iCs/>
        </w:rPr>
        <w:t>-1</w:t>
      </w:r>
    </w:p>
    <w:p w14:paraId="2324314F" w14:textId="5CE563B0" w:rsidR="00B30438"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&gt;= 0</w:t>
      </w:r>
    </w:p>
    <w:p w14:paraId="56A3E93F" w14:textId="59F24E28"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 0</w:t>
      </w:r>
    </w:p>
    <w:p w14:paraId="3FAD3111" w14:textId="222A2DCD" w:rsidR="00935BBB" w:rsidRPr="002A6E00" w:rsidRDefault="00935BBB" w:rsidP="004009DD">
      <w:pPr>
        <w:ind w:left="1416"/>
        <w:jc w:val="both"/>
        <w:rPr>
          <w:i/>
          <w:iCs/>
        </w:rPr>
      </w:pPr>
      <w:r w:rsidRPr="00935BBB">
        <w:rPr>
          <w:b/>
          <w:bCs/>
        </w:rPr>
        <w:t>→ gewählter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0</w:t>
      </w:r>
    </w:p>
    <w:p w14:paraId="6937F1AC" w14:textId="380C6D8E"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&gt;= 0</w:t>
      </w:r>
    </w:p>
    <w:p w14:paraId="4FD3A645" w14:textId="4F5EE39A" w:rsidR="00E011BD" w:rsidRDefault="00E011BD" w:rsidP="004009DD">
      <w:pPr>
        <w:pStyle w:val="Listenabsatz"/>
        <w:numPr>
          <w:ilvl w:val="2"/>
          <w:numId w:val="13"/>
        </w:numPr>
        <w:jc w:val="both"/>
        <w:rPr>
          <w:b/>
          <w:bCs/>
        </w:rPr>
      </w:pPr>
      <w:proofErr w:type="spellStart"/>
      <w:r>
        <w:rPr>
          <w:b/>
          <w:bCs/>
        </w:rPr>
        <w:t>factorIterator</w:t>
      </w:r>
      <w:proofErr w:type="spellEnd"/>
      <w:r>
        <w:rPr>
          <w:b/>
          <w:bCs/>
        </w:rPr>
        <w:t xml:space="preserve">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enabsatz"/>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enabsatz"/>
        <w:ind w:left="2160"/>
        <w:jc w:val="both"/>
      </w:pPr>
      <w:r>
        <w:t xml:space="preserve">→ nach jedem erfolgreichen Schleifendurchgang wird </w:t>
      </w:r>
      <w:proofErr w:type="spellStart"/>
      <w:r w:rsidRPr="002A6E00">
        <w:rPr>
          <w:i/>
          <w:iCs/>
        </w:rPr>
        <w:t>increase</w:t>
      </w:r>
      <w:proofErr w:type="spellEnd"/>
      <w:r>
        <w:t xml:space="preserve"> um 1 verringert, </w:t>
      </w:r>
      <w:r w:rsidR="00922309">
        <w:t xml:space="preserve">sodass </w:t>
      </w:r>
      <w:r>
        <w:t xml:space="preserve">sobald </w:t>
      </w:r>
      <w:proofErr w:type="spellStart"/>
      <w:r w:rsidR="00922309" w:rsidRPr="002A6E00">
        <w:rPr>
          <w:i/>
          <w:iCs/>
        </w:rPr>
        <w:t>increase</w:t>
      </w:r>
      <w:proofErr w:type="spellEnd"/>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proofErr w:type="spellStart"/>
      <w:r w:rsidR="00407D1E" w:rsidRPr="002A6E00">
        <w:rPr>
          <w:i/>
          <w:iCs/>
        </w:rPr>
        <w:t>factorIterator</w:t>
      </w:r>
      <w:proofErr w:type="spellEnd"/>
      <w:r w:rsidR="00407D1E">
        <w:t xml:space="preserve"> außerhalb der </w:t>
      </w:r>
      <w:r w:rsidR="005E334A">
        <w:t>Faktoren (0-9) liegt. Dies k</w:t>
      </w:r>
      <w:r w:rsidR="00434A74">
        <w:t>önnte</w:t>
      </w:r>
      <w:r w:rsidR="005E334A">
        <w:t xml:space="preserve"> zum Beispiel auftreten, wenn</w:t>
      </w:r>
      <w:r w:rsidR="00434A74">
        <w:t xml:space="preserve"> </w:t>
      </w:r>
      <w:proofErr w:type="spellStart"/>
      <w:r w:rsidR="00434A74" w:rsidRPr="002A6E00">
        <w:rPr>
          <w:i/>
          <w:iCs/>
        </w:rPr>
        <w:t>increase</w:t>
      </w:r>
      <w:proofErr w:type="spellEnd"/>
      <w:r w:rsidR="00434A74">
        <w:t xml:space="preserve"> n</w:t>
      </w:r>
      <w:r w:rsidR="00A55869">
        <w:t xml:space="preserve">och nicht </w:t>
      </w:r>
      <w:proofErr w:type="gramStart"/>
      <w:r w:rsidR="00A55869">
        <w:t>Null</w:t>
      </w:r>
      <w:proofErr w:type="gramEnd"/>
      <w:r w:rsidR="00A55869">
        <w:t xml:space="preserve">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spellStart"/>
      <w:proofErr w:type="gramStart"/>
      <w:r w:rsidR="00092F18" w:rsidRPr="00DF2283">
        <w:rPr>
          <w:i/>
          <w:iCs/>
        </w:rPr>
        <w:t>RuntimeException</w:t>
      </w:r>
      <w:proofErr w:type="spellEnd"/>
      <w:r w:rsidR="00092F18" w:rsidRPr="00DF2283">
        <w:rPr>
          <w:i/>
          <w:iCs/>
        </w:rPr>
        <w:t>(</w:t>
      </w:r>
      <w:proofErr w:type="gramEnd"/>
      <w:r w:rsidR="00092F18" w:rsidRPr="00DF2283">
        <w:rPr>
          <w:i/>
          <w:iCs/>
        </w:rPr>
        <w:t>"</w:t>
      </w:r>
      <w:proofErr w:type="spellStart"/>
      <w:r w:rsidR="00092F18" w:rsidRPr="00DF2283">
        <w:rPr>
          <w:i/>
          <w:iCs/>
        </w:rPr>
        <w:t>factorIterator</w:t>
      </w:r>
      <w:proofErr w:type="spellEnd"/>
      <w:r w:rsidR="00092F18" w:rsidRPr="00DF2283">
        <w:rPr>
          <w:i/>
          <w:iCs/>
        </w:rPr>
        <w:t xml:space="preserve"> out </w:t>
      </w:r>
      <w:proofErr w:type="spellStart"/>
      <w:r w:rsidR="00092F18" w:rsidRPr="00DF2283">
        <w:rPr>
          <w:i/>
          <w:iCs/>
        </w:rPr>
        <w:t>of</w:t>
      </w:r>
      <w:proofErr w:type="spellEnd"/>
      <w:r w:rsidR="00092F18" w:rsidRPr="00DF2283">
        <w:rPr>
          <w:i/>
          <w:iCs/>
        </w:rPr>
        <w:t xml:space="preserve"> </w:t>
      </w:r>
      <w:proofErr w:type="spellStart"/>
      <w:r w:rsidR="00092F18" w:rsidRPr="00DF2283">
        <w:rPr>
          <w:i/>
          <w:iCs/>
        </w:rPr>
        <w:t>bounds</w:t>
      </w:r>
      <w:proofErr w:type="spellEnd"/>
      <w:r w:rsidR="00092F18" w:rsidRPr="00DF2283">
        <w:rPr>
          <w:i/>
          <w:iCs/>
        </w:rPr>
        <w:t>")</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83732A" w:rsidRPr="00164064">
        <w:rPr>
          <w:i/>
          <w:iCs/>
        </w:rPr>
        <w:t>int</w:t>
      </w:r>
      <w:proofErr w:type="spellEnd"/>
      <w:r w:rsidR="0083732A" w:rsidRPr="00164064">
        <w:rPr>
          <w:i/>
          <w:iCs/>
        </w:rPr>
        <w:t xml:space="preserve"> e2Sum = 10, </w:t>
      </w:r>
      <w:proofErr w:type="spellStart"/>
      <w:r w:rsidR="0083732A" w:rsidRPr="00164064">
        <w:rPr>
          <w:i/>
          <w:iCs/>
        </w:rPr>
        <w:t>int</w:t>
      </w:r>
      <w:proofErr w:type="spellEnd"/>
      <w:r w:rsidR="0083732A" w:rsidRPr="00164064">
        <w:rPr>
          <w:i/>
          <w:iCs/>
        </w:rPr>
        <w:t xml:space="preserve"> e2Correction = 60</w:t>
      </w:r>
    </w:p>
    <w:p w14:paraId="4CF84D14" w14:textId="15AF7B69" w:rsidR="00581802" w:rsidRPr="00581802" w:rsidRDefault="0083732A" w:rsidP="004009DD">
      <w:pPr>
        <w:ind w:left="3540" w:firstLine="708"/>
        <w:jc w:val="both"/>
      </w:pPr>
      <w:r>
        <w:t xml:space="preserve">→ </w:t>
      </w:r>
      <w:proofErr w:type="spellStart"/>
      <w:r w:rsidRPr="00164064">
        <w:rPr>
          <w:i/>
          <w:iCs/>
        </w:rPr>
        <w:t>int</w:t>
      </w:r>
      <w:proofErr w:type="spellEnd"/>
      <w:r w:rsidRPr="00164064">
        <w:rPr>
          <w:i/>
          <w:iCs/>
        </w:rPr>
        <w:t xml:space="preserve"> </w:t>
      </w:r>
      <w:proofErr w:type="spellStart"/>
      <w:r w:rsidRPr="00164064">
        <w:rPr>
          <w:i/>
          <w:iCs/>
        </w:rPr>
        <w:t>increase</w:t>
      </w:r>
      <w:proofErr w:type="spellEnd"/>
      <w:r w:rsidRPr="00164064">
        <w:rPr>
          <w:i/>
          <w:iCs/>
        </w:rPr>
        <w:t xml:space="preserv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0">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berschrift3"/>
      </w:pPr>
      <w:bookmarkStart w:id="84" w:name="_Toc43304894"/>
      <w:proofErr w:type="spellStart"/>
      <w:proofErr w:type="gramStart"/>
      <w:r w:rsidRPr="00482442">
        <w:lastRenderedPageBreak/>
        <w:t>decreaseFactors</w:t>
      </w:r>
      <w:proofErr w:type="spellEnd"/>
      <w:r w:rsidRPr="00482442">
        <w:t>(</w:t>
      </w:r>
      <w:proofErr w:type="gramEnd"/>
      <w:r w:rsidRPr="00482442">
        <w:t>)</w:t>
      </w:r>
      <w:bookmarkEnd w:id="84"/>
    </w:p>
    <w:p w14:paraId="4C83B724" w14:textId="210DF64B" w:rsidR="001E6EB6" w:rsidRDefault="001E6EB6" w:rsidP="004009DD">
      <w:pPr>
        <w:jc w:val="both"/>
      </w:pPr>
      <w:r>
        <w:t xml:space="preserve">Vergleichbar zu </w:t>
      </w:r>
      <w:proofErr w:type="spellStart"/>
      <w:r>
        <w:t>increaseFactors</w:t>
      </w:r>
      <w:proofErr w:type="spellEnd"/>
      <w:r>
        <w:t xml:space="preserve"> wird die Methode </w:t>
      </w:r>
      <w:proofErr w:type="spellStart"/>
      <w:proofErr w:type="gramStart"/>
      <w:r>
        <w:t>de</w:t>
      </w:r>
      <w:r w:rsidRPr="00EA0BB1">
        <w:t>creaseFactors</w:t>
      </w:r>
      <w:proofErr w:type="spellEnd"/>
      <w:r>
        <w:t>(</w:t>
      </w:r>
      <w:proofErr w:type="gramEnd"/>
      <w:r>
        <w:t xml:space="preserve">) ebenfalls mit dem Integer-Wert, um den die Faktoren </w:t>
      </w:r>
      <w:r w:rsidR="00EB3243">
        <w:t>verringert</w:t>
      </w:r>
      <w:r>
        <w:t xml:space="preserve"> werden sollen (</w:t>
      </w:r>
      <w:proofErr w:type="spellStart"/>
      <w:r>
        <w:t>int</w:t>
      </w:r>
      <w:proofErr w:type="spellEnd"/>
      <w:r>
        <w:t xml:space="preserve"> </w:t>
      </w:r>
      <w:proofErr w:type="spellStart"/>
      <w:r>
        <w:t>decrease</w:t>
      </w:r>
      <w:proofErr w:type="spellEnd"/>
      <w:r>
        <w:t xml:space="preserv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&lt; 0</w:t>
      </w:r>
      <w:r w:rsidR="001E6EB6">
        <w:rPr>
          <w:b/>
          <w:bCs/>
        </w:rPr>
        <w:t xml:space="preserve"> | (e</w:t>
      </w:r>
      <w:r w:rsidR="001E6EB6" w:rsidRPr="00BF6A52">
        <w:rPr>
          <w:b/>
          <w:bCs/>
        </w:rPr>
        <w:t>2</w:t>
      </w:r>
      <w:proofErr w:type="gramStart"/>
      <w:r w:rsidR="001E6EB6" w:rsidRPr="00BF6A52">
        <w:rPr>
          <w:b/>
          <w:bCs/>
        </w:rPr>
        <w:t>Sum(</w:t>
      </w:r>
      <w:proofErr w:type="gramEnd"/>
      <w:r w:rsidR="001E6EB6" w:rsidRPr="00BF6A52">
        <w:rPr>
          <w:b/>
          <w:bCs/>
        </w:rPr>
        <w:t xml:space="preserve">) </w:t>
      </w:r>
      <w:r>
        <w:rPr>
          <w:b/>
          <w:bCs/>
        </w:rPr>
        <w:t>-</w:t>
      </w:r>
      <w:r w:rsidR="001E6EB6" w:rsidRPr="00BF6A52">
        <w:rPr>
          <w:b/>
          <w:bCs/>
        </w:rPr>
        <w:t xml:space="preserve"> </w:t>
      </w:r>
      <w:proofErr w:type="spellStart"/>
      <w:r>
        <w:rPr>
          <w:b/>
          <w:bCs/>
        </w:rPr>
        <w:t>de</w:t>
      </w:r>
      <w:r w:rsidR="001E6EB6" w:rsidRPr="00BF6A52">
        <w:rPr>
          <w:b/>
          <w:bCs/>
        </w:rPr>
        <w:t>crease</w:t>
      </w:r>
      <w:proofErr w:type="spellEnd"/>
      <w:r w:rsidR="001E6EB6" w:rsidRPr="00BF6A52">
        <w:rPr>
          <w:b/>
          <w:bCs/>
        </w:rPr>
        <w:t xml:space="preserv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proofErr w:type="spellStart"/>
      <w:r w:rsidR="00EB3243" w:rsidRPr="009475B4">
        <w:rPr>
          <w:i/>
          <w:iCs/>
        </w:rPr>
        <w:t>de</w:t>
      </w:r>
      <w:r w:rsidRPr="009475B4">
        <w:rPr>
          <w:i/>
          <w:iCs/>
        </w:rPr>
        <w:t>crease</w:t>
      </w:r>
      <w:proofErr w:type="spellEnd"/>
      <w:r>
        <w:t xml:space="preserve"> Daten im Model verändert. Stattdessen wird der Fehler </w:t>
      </w:r>
      <w:proofErr w:type="spellStart"/>
      <w:proofErr w:type="gramStart"/>
      <w:r w:rsidRPr="009475B4">
        <w:rPr>
          <w:i/>
          <w:iCs/>
        </w:rPr>
        <w:t>IllegalArgumentException</w:t>
      </w:r>
      <w:proofErr w:type="spellEnd"/>
      <w:r w:rsidRPr="009475B4">
        <w:rPr>
          <w:i/>
          <w:iCs/>
        </w:rPr>
        <w:t>(</w:t>
      </w:r>
      <w:proofErr w:type="gramEnd"/>
      <w:r w:rsidRPr="009475B4">
        <w:rPr>
          <w:i/>
          <w:iCs/>
        </w:rPr>
        <w:t>"</w:t>
      </w:r>
      <w:proofErr w:type="spellStart"/>
      <w:r w:rsidR="00EB3243" w:rsidRPr="009475B4">
        <w:rPr>
          <w:i/>
          <w:iCs/>
        </w:rPr>
        <w:t>de</w:t>
      </w:r>
      <w:r w:rsidRPr="009475B4">
        <w:rPr>
          <w:i/>
          <w:iCs/>
        </w:rPr>
        <w:t>crease</w:t>
      </w:r>
      <w:proofErr w:type="spellEnd"/>
      <w:r w:rsidRPr="009475B4">
        <w:rPr>
          <w:i/>
          <w:iCs/>
        </w:rPr>
        <w:t xml:space="preserve"> out </w:t>
      </w:r>
      <w:proofErr w:type="spellStart"/>
      <w:r w:rsidRPr="009475B4">
        <w:rPr>
          <w:i/>
          <w:iCs/>
        </w:rPr>
        <w:t>of</w:t>
      </w:r>
      <w:proofErr w:type="spellEnd"/>
      <w:r w:rsidRPr="009475B4">
        <w:rPr>
          <w:i/>
          <w:iCs/>
        </w:rPr>
        <w:t xml:space="preserve"> </w:t>
      </w:r>
      <w:proofErr w:type="spellStart"/>
      <w:r w:rsidRPr="009475B4">
        <w:rPr>
          <w:i/>
          <w:iCs/>
        </w:rPr>
        <w:t>bounds</w:t>
      </w:r>
      <w:proofErr w:type="spellEnd"/>
      <w:r w:rsidRPr="009475B4">
        <w:rPr>
          <w:i/>
          <w:iCs/>
        </w:rPr>
        <w:t>")</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-1</w:t>
      </w:r>
    </w:p>
    <w:p w14:paraId="4899A432" w14:textId="2C12DDF4" w:rsidR="001E6EB6"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493CF15C" w14:textId="214BB40C"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 0</w:t>
      </w:r>
    </w:p>
    <w:p w14:paraId="42043AD3" w14:textId="190E41BF" w:rsidR="001E6EB6" w:rsidRPr="0054011B" w:rsidRDefault="001E6EB6" w:rsidP="004009DD">
      <w:pPr>
        <w:ind w:left="1416"/>
        <w:jc w:val="both"/>
        <w:rPr>
          <w:i/>
          <w:iCs/>
        </w:rPr>
      </w:pPr>
      <w:r w:rsidRPr="00935BBB">
        <w:rPr>
          <w:b/>
          <w:bCs/>
        </w:rPr>
        <w:t>→ gewählter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0</w:t>
      </w:r>
    </w:p>
    <w:p w14:paraId="375199C7" w14:textId="6D73EA29"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50853B10" w14:textId="77777777"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enabsatz"/>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enabsatz"/>
        <w:ind w:left="2160"/>
        <w:jc w:val="both"/>
      </w:pPr>
      <w:r>
        <w:t xml:space="preserve">→ nach jedem erfolgreichen Schleifendurchgang wird </w:t>
      </w:r>
      <w:proofErr w:type="spellStart"/>
      <w:r w:rsidR="00EB3243" w:rsidRPr="0054011B">
        <w:rPr>
          <w:i/>
          <w:iCs/>
        </w:rPr>
        <w:t>de</w:t>
      </w:r>
      <w:r w:rsidRPr="0054011B">
        <w:rPr>
          <w:i/>
          <w:iCs/>
        </w:rPr>
        <w:t>crease</w:t>
      </w:r>
      <w:proofErr w:type="spellEnd"/>
      <w:r>
        <w:t xml:space="preserve"> um 1 verringert, sodass sobald </w:t>
      </w:r>
      <w:proofErr w:type="spellStart"/>
      <w:r w:rsidR="00EB3243" w:rsidRPr="0054011B">
        <w:rPr>
          <w:i/>
          <w:iCs/>
        </w:rPr>
        <w:t>de</w:t>
      </w:r>
      <w:r w:rsidRPr="0054011B">
        <w:rPr>
          <w:i/>
          <w:iCs/>
        </w:rPr>
        <w:t>crease</w:t>
      </w:r>
      <w:proofErr w:type="spellEnd"/>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xml:space="preserve">=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proofErr w:type="spellStart"/>
      <w:r w:rsidRPr="003D1473">
        <w:rPr>
          <w:i/>
          <w:iCs/>
        </w:rPr>
        <w:t>factorIterator</w:t>
      </w:r>
      <w:proofErr w:type="spellEnd"/>
      <w:r>
        <w:t xml:space="preserve"> außerhalb der Faktoren (0-9) liegt. Dies könnte zum Beispiel auftreten, wenn </w:t>
      </w:r>
      <w:proofErr w:type="spellStart"/>
      <w:r w:rsidR="001B74CD" w:rsidRPr="0054011B">
        <w:rPr>
          <w:i/>
          <w:iCs/>
        </w:rPr>
        <w:t>de</w:t>
      </w:r>
      <w:r w:rsidRPr="0054011B">
        <w:rPr>
          <w:i/>
          <w:iCs/>
        </w:rPr>
        <w:t>crease</w:t>
      </w:r>
      <w:proofErr w:type="spellEnd"/>
      <w:r>
        <w:t xml:space="preserve"> noch nicht </w:t>
      </w:r>
      <w:proofErr w:type="gramStart"/>
      <w:r>
        <w:t>Null</w:t>
      </w:r>
      <w:proofErr w:type="gramEnd"/>
      <w:r>
        <w:t xml:space="preserve">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spellStart"/>
      <w:proofErr w:type="gramStart"/>
      <w:r w:rsidRPr="003D1473">
        <w:rPr>
          <w:i/>
          <w:iCs/>
        </w:rPr>
        <w:t>RuntimeException</w:t>
      </w:r>
      <w:proofErr w:type="spellEnd"/>
      <w:r w:rsidRPr="003D1473">
        <w:rPr>
          <w:i/>
          <w:iCs/>
        </w:rPr>
        <w:t>(</w:t>
      </w:r>
      <w:proofErr w:type="gramEnd"/>
      <w:r w:rsidRPr="003D1473">
        <w:rPr>
          <w:i/>
          <w:iCs/>
        </w:rPr>
        <w:t>"</w:t>
      </w:r>
      <w:proofErr w:type="spellStart"/>
      <w:r w:rsidRPr="003D1473">
        <w:rPr>
          <w:i/>
          <w:iCs/>
        </w:rPr>
        <w:t>factorIterator</w:t>
      </w:r>
      <w:proofErr w:type="spellEnd"/>
      <w:r w:rsidRPr="003D1473">
        <w:rPr>
          <w:i/>
          <w:iCs/>
        </w:rPr>
        <w:t xml:space="preserve"> out </w:t>
      </w:r>
      <w:proofErr w:type="spellStart"/>
      <w:r w:rsidRPr="003D1473">
        <w:rPr>
          <w:i/>
          <w:iCs/>
        </w:rPr>
        <w:t>of</w:t>
      </w:r>
      <w:proofErr w:type="spellEnd"/>
      <w:r w:rsidRPr="003D1473">
        <w:rPr>
          <w:i/>
          <w:iCs/>
        </w:rPr>
        <w:t xml:space="preserve"> </w:t>
      </w:r>
      <w:proofErr w:type="spellStart"/>
      <w:r w:rsidRPr="003D1473">
        <w:rPr>
          <w:i/>
          <w:iCs/>
        </w:rPr>
        <w:t>bounds</w:t>
      </w:r>
      <w:proofErr w:type="spellEnd"/>
      <w:r w:rsidRPr="003D1473">
        <w:rPr>
          <w:i/>
          <w:iCs/>
        </w:rPr>
        <w:t>")</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FB4C6C" w:rsidRPr="003D1473">
        <w:rPr>
          <w:i/>
          <w:iCs/>
        </w:rPr>
        <w:t>int</w:t>
      </w:r>
      <w:proofErr w:type="spellEnd"/>
      <w:r w:rsidR="00FB4C6C" w:rsidRPr="003D1473">
        <w:rPr>
          <w:i/>
          <w:iCs/>
        </w:rPr>
        <w:t xml:space="preserve"> e2Sum = 10, </w:t>
      </w:r>
      <w:proofErr w:type="spellStart"/>
      <w:r w:rsidR="00FB4C6C" w:rsidRPr="003D1473">
        <w:rPr>
          <w:i/>
          <w:iCs/>
        </w:rPr>
        <w:t>int</w:t>
      </w:r>
      <w:proofErr w:type="spellEnd"/>
      <w:r w:rsidR="00FB4C6C" w:rsidRPr="003D1473">
        <w:rPr>
          <w:i/>
          <w:iCs/>
        </w:rPr>
        <w:t xml:space="preserve"> e2Correction = </w:t>
      </w:r>
      <w:r w:rsidR="006B0ACA" w:rsidRPr="003D1473">
        <w:rPr>
          <w:i/>
          <w:iCs/>
        </w:rPr>
        <w:t>5</w:t>
      </w:r>
    </w:p>
    <w:p w14:paraId="08D9F2DB" w14:textId="77777777" w:rsidR="00FB4C6C" w:rsidRPr="00581802" w:rsidRDefault="00FB4C6C" w:rsidP="004009DD">
      <w:pPr>
        <w:ind w:left="3540" w:firstLine="708"/>
        <w:jc w:val="both"/>
      </w:pPr>
      <w:r>
        <w:t xml:space="preserve">→ </w:t>
      </w:r>
      <w:proofErr w:type="spellStart"/>
      <w:r w:rsidRPr="003D1473">
        <w:rPr>
          <w:i/>
          <w:iCs/>
        </w:rPr>
        <w:t>int</w:t>
      </w:r>
      <w:proofErr w:type="spellEnd"/>
      <w:r w:rsidRPr="003D1473">
        <w:rPr>
          <w:i/>
          <w:iCs/>
        </w:rPr>
        <w:t xml:space="preserve"> </w:t>
      </w:r>
      <w:proofErr w:type="spellStart"/>
      <w:r w:rsidR="006B0ACA" w:rsidRPr="003D1473">
        <w:rPr>
          <w:i/>
          <w:iCs/>
        </w:rPr>
        <w:t>de</w:t>
      </w:r>
      <w:r w:rsidRPr="003D1473">
        <w:rPr>
          <w:i/>
          <w:iCs/>
        </w:rPr>
        <w:t>crease</w:t>
      </w:r>
      <w:proofErr w:type="spellEnd"/>
      <w:r w:rsidRPr="003D1473">
        <w:rPr>
          <w:i/>
          <w:iCs/>
        </w:rPr>
        <w:t xml:space="preserve"> = 5</w:t>
      </w:r>
      <w:r>
        <w:t xml:space="preserve">, alle Faktoren bereits </w:t>
      </w:r>
      <w:r w:rsidR="006B0ACA">
        <w:t>minimal</w:t>
      </w:r>
    </w:p>
    <w:p w14:paraId="3977502E" w14:textId="5297C39A" w:rsidR="00077C3E" w:rsidRPr="00741E8B" w:rsidRDefault="001450DE" w:rsidP="004009DD">
      <w:pPr>
        <w:jc w:val="both"/>
      </w:pPr>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751E6B" w:rsidRDefault="31C768DE" w:rsidP="00751E6B">
      <w:pPr>
        <w:pStyle w:val="berschrift1"/>
      </w:pPr>
      <w:r w:rsidRPr="00751E6B">
        <w:lastRenderedPageBreak/>
        <w:t xml:space="preserve"> </w:t>
      </w:r>
      <w:bookmarkStart w:id="85" w:name="_Toc43304895"/>
      <w:r w:rsidR="611433CA" w:rsidRPr="00751E6B">
        <w:t>Anhang</w:t>
      </w:r>
      <w:bookmarkEnd w:id="85"/>
    </w:p>
    <w:p w14:paraId="5389214A" w14:textId="606587F9" w:rsidR="00077A29" w:rsidRDefault="008A0FFC" w:rsidP="00751E6B">
      <w:pPr>
        <w:pStyle w:val="berschrift2"/>
      </w:pPr>
      <w:bookmarkStart w:id="86" w:name="_Toc43304896"/>
      <w:r w:rsidRPr="008A0FFC">
        <w:t>Klassendiagramme</w:t>
      </w:r>
      <w:bookmarkEnd w:id="86"/>
    </w:p>
    <w:p w14:paraId="321E512C" w14:textId="36B73620" w:rsidR="008A0FFC" w:rsidRPr="008A0FFC" w:rsidRDefault="008A0FFC" w:rsidP="00751E6B">
      <w:pPr>
        <w:pStyle w:val="berschrift3"/>
      </w:pPr>
      <w:bookmarkStart w:id="87" w:name="_Toc43304897"/>
      <w:r w:rsidRPr="008A0FFC">
        <w:t>MODEL</w:t>
      </w:r>
      <w:bookmarkEnd w:id="87"/>
    </w:p>
    <w:p w14:paraId="670B745F" w14:textId="6BA2DC7F" w:rsidR="008A0FFC" w:rsidRDefault="008A0FFC" w:rsidP="00751E6B">
      <w:pPr>
        <w:pStyle w:val="berschrift3"/>
      </w:pPr>
      <w:bookmarkStart w:id="88" w:name="_Toc43304898"/>
      <w:r w:rsidRPr="008A0FFC">
        <w:t>VIEW</w:t>
      </w:r>
      <w:bookmarkEnd w:id="88"/>
    </w:p>
    <w:p w14:paraId="6B47A7F0" w14:textId="24C106A6" w:rsidR="008A0FFC" w:rsidRPr="008A0FFC" w:rsidRDefault="008A0FFC" w:rsidP="00751E6B">
      <w:pPr>
        <w:pStyle w:val="berschrift3"/>
      </w:pPr>
      <w:bookmarkStart w:id="89" w:name="_Toc43304899"/>
      <w:r w:rsidRPr="008A0FFC">
        <w:t>CONTROLLER</w:t>
      </w:r>
      <w:bookmarkEnd w:id="89"/>
    </w:p>
    <w:sectPr w:rsidR="008A0FFC" w:rsidRPr="008A0FFC" w:rsidSect="009522C6">
      <w:headerReference w:type="default" r:id="rId42"/>
      <w:footerReference w:type="default" r:id="rId43"/>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ffel Florian (inf18235)" w:date="2020-06-17T13:22:00Z" w:initials="SF(">
    <w:p w14:paraId="437909BB" w14:textId="4E094C6D" w:rsidR="004009DD" w:rsidRDefault="004009DD">
      <w:pPr>
        <w:pStyle w:val="Kommentartext"/>
      </w:pPr>
      <w:r>
        <w:rPr>
          <w:rStyle w:val="Kommentarzeichen"/>
        </w:rPr>
        <w:annotationRef/>
      </w:r>
      <w:r>
        <w:t>Schön wären Einrückungen für Unterkapitel</w:t>
      </w:r>
    </w:p>
  </w:comment>
  <w:comment w:id="5" w:author="Schiffel Florian (inf18235)" w:date="2020-06-17T13:22:00Z" w:initials="SF(">
    <w:p w14:paraId="477ACDF2" w14:textId="33078B55" w:rsidR="004009DD" w:rsidRDefault="004009DD">
      <w:pPr>
        <w:pStyle w:val="Kommentartext"/>
      </w:pPr>
      <w:r>
        <w:rPr>
          <w:rStyle w:val="Kommentarzeichen"/>
        </w:rPr>
        <w:annotationRef/>
      </w:r>
      <w:r>
        <w:t>Müssen die Unterpunkte der Installation im Inhaltsverzeichnis stehen?</w:t>
      </w:r>
    </w:p>
  </w:comment>
  <w:comment w:id="7" w:author="Schiffel Florian (inf18235)" w:date="2020-06-17T13:23:00Z" w:initials="SF(">
    <w:p w14:paraId="5E77A050" w14:textId="508C9699" w:rsidR="004009DD" w:rsidRDefault="004009DD">
      <w:pPr>
        <w:pStyle w:val="Kommentartext"/>
      </w:pPr>
      <w:r>
        <w:rPr>
          <w:rStyle w:val="Kommentarzeichen"/>
        </w:rPr>
        <w:annotationRef/>
      </w:r>
      <w:r>
        <w:t>Ist das so?</w:t>
      </w:r>
    </w:p>
  </w:comment>
  <w:comment w:id="13" w:author="Schiffel Florian (inf18235)" w:date="2020-06-17T13:09:00Z" w:initials="SF(">
    <w:p w14:paraId="2ECFCEF5" w14:textId="4C1B28BE" w:rsidR="004009DD" w:rsidRDefault="004009DD">
      <w:pPr>
        <w:pStyle w:val="Kommentartext"/>
      </w:pPr>
      <w:r>
        <w:rPr>
          <w:rStyle w:val="Kommentarzeichen"/>
        </w:rPr>
        <w:annotationRef/>
      </w:r>
      <w:r>
        <w:t xml:space="preserve">Das </w:t>
      </w:r>
      <w:proofErr w:type="gramStart"/>
      <w:r>
        <w:t>Kit</w:t>
      </w:r>
      <w:proofErr w:type="gramEnd"/>
      <w:r>
        <w:t xml:space="preserve"> oder?</w:t>
      </w:r>
      <w:r>
        <w:br/>
        <w:t>(Vorher stand hier die SDK)</w:t>
      </w:r>
    </w:p>
  </w:comment>
  <w:comment w:id="16" w:author="Schiffel Florian (inf18235)" w:date="2020-06-17T13:14:00Z" w:initials="SF(">
    <w:p w14:paraId="52806DDC" w14:textId="20113C58" w:rsidR="004009DD" w:rsidRDefault="004009DD">
      <w:pPr>
        <w:pStyle w:val="Kommentartext"/>
      </w:pPr>
      <w:r>
        <w:rPr>
          <w:rStyle w:val="Kommentarzeichen"/>
        </w:rPr>
        <w:annotationRef/>
      </w:r>
      <w:r>
        <w:t>ich würde eher auswählen schreiben, das ist unmissverständlicher</w:t>
      </w:r>
    </w:p>
  </w:comment>
  <w:comment w:id="15" w:author="Schiffel Florian (inf18235)" w:date="2020-06-17T13:13:00Z" w:initials="SF(">
    <w:p w14:paraId="798791A6" w14:textId="3AD52A7D" w:rsidR="004009DD" w:rsidRDefault="004009DD">
      <w:pPr>
        <w:pStyle w:val="Kommentartext"/>
      </w:pPr>
      <w:r>
        <w:rPr>
          <w:rStyle w:val="Kommentarzeichen"/>
        </w:rPr>
        <w:annotationRef/>
      </w:r>
      <w:r>
        <w:t>warum Fett?</w:t>
      </w:r>
    </w:p>
  </w:comment>
  <w:comment w:id="32" w:author="Schiffel Florian (inf18235)" w:date="2020-06-16T20:25:00Z" w:initials="SF(">
    <w:p w14:paraId="4F0243D7" w14:textId="54169E98"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3" w:author="Schiffel Florian (inf18235)" w:date="2020-06-17T12:09:00Z" w:initials="SF(">
    <w:p w14:paraId="013A2A47" w14:textId="77777777" w:rsidR="004009DD" w:rsidRDefault="004009DD" w:rsidP="00142F36">
      <w:pPr>
        <w:pStyle w:val="Kommentartext"/>
      </w:pPr>
      <w:r>
        <w:rPr>
          <w:rStyle w:val="Kommentarzeichen"/>
        </w:rPr>
        <w:annotationRef/>
      </w:r>
      <w:r>
        <w:rPr>
          <w:rStyle w:val="Kommentarzeichen"/>
        </w:rPr>
        <w:annotationRef/>
      </w:r>
      <w:r>
        <w:t>Der Satzbau macht hier einfach keinen Sinn in meinen Augen</w:t>
      </w:r>
    </w:p>
    <w:p w14:paraId="4BEF29AD" w14:textId="2F748EB5" w:rsidR="004009DD" w:rsidRDefault="004009DD">
      <w:pPr>
        <w:pStyle w:val="Kommentartext"/>
      </w:pPr>
    </w:p>
  </w:comment>
  <w:comment w:id="34" w:author="Schiffel Florian (inf18235)" w:date="2020-06-16T20:25:00Z" w:initials="SF(">
    <w:p w14:paraId="796E3FD2" w14:textId="2294C7E0"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5" w:author="Schiffel Florian (inf18235)" w:date="2020-06-17T12:09:00Z" w:initials="SF(">
    <w:p w14:paraId="5DBAFE3E" w14:textId="6F1DE22D" w:rsidR="004009DD" w:rsidRDefault="004009DD">
      <w:pPr>
        <w:pStyle w:val="Kommentartext"/>
      </w:pPr>
      <w:r>
        <w:rPr>
          <w:rStyle w:val="Kommentarzeichen"/>
        </w:rPr>
        <w:annotationRef/>
      </w:r>
      <w:r>
        <w:t>Der Satzbau macht hier einfach keinen Sinn in meinen Augen</w:t>
      </w:r>
    </w:p>
  </w:comment>
  <w:comment w:id="36" w:author="Schiffel Florian (inf18235)" w:date="2020-06-16T20:26:00Z" w:initials="SF(">
    <w:p w14:paraId="3A6C2DCE" w14:textId="46DCE762" w:rsidR="004009DD" w:rsidRDefault="004009DD">
      <w:pPr>
        <w:pStyle w:val="Kommentartext"/>
      </w:pPr>
      <w:r>
        <w:rPr>
          <w:rStyle w:val="Kommentarzeichen"/>
        </w:rPr>
        <w:annotationRef/>
      </w:r>
      <w:r>
        <w:t>?</w:t>
      </w:r>
    </w:p>
  </w:comment>
  <w:comment w:id="37" w:author="Maier Stefan (inf18229)" w:date="2020-06-17T11:28:00Z" w:initials="MS(">
    <w:p w14:paraId="5BFAA760" w14:textId="35E64FA3" w:rsidR="004009DD" w:rsidRDefault="004009DD">
      <w:pPr>
        <w:pStyle w:val="Kommentartext"/>
      </w:pPr>
      <w:r>
        <w:t xml:space="preserve">S. XML </w:t>
      </w:r>
      <w:proofErr w:type="spellStart"/>
      <w:r>
        <w:t>Strutkur</w:t>
      </w:r>
      <w:proofErr w:type="spellEnd"/>
      <w:r>
        <w:t xml:space="preserve"> </w:t>
      </w:r>
      <w:proofErr w:type="spellStart"/>
      <w:r>
        <w:t>aufbau</w:t>
      </w:r>
      <w:proofErr w:type="spellEnd"/>
      <w:r>
        <w:t xml:space="preserve"> und Klassenstruktur</w:t>
      </w:r>
    </w:p>
  </w:comment>
  <w:comment w:id="38" w:author="Schiffel Florian (inf18235)" w:date="2020-06-17T12:09:00Z" w:initials="SF(">
    <w:p w14:paraId="25936FFA" w14:textId="25DFD316" w:rsidR="004009DD" w:rsidRDefault="004009DD">
      <w:pPr>
        <w:pStyle w:val="Kommentartext"/>
      </w:pPr>
      <w:r>
        <w:rPr>
          <w:rStyle w:val="Kommentarzeichen"/>
        </w:rPr>
        <w:annotationRef/>
      </w:r>
      <w:r>
        <w:rPr>
          <w:rStyle w:val="Kommentarzeichen"/>
        </w:rPr>
        <w:annotationRef/>
      </w:r>
      <w:r>
        <w:t>Der Satzbau macht hier einfach keinen Sinn in meinen Augen</w:t>
      </w:r>
    </w:p>
  </w:comment>
  <w:comment w:id="39" w:author="Schiffel Florian (inf18235)" w:date="2020-06-16T20:31:00Z" w:initials="SF(">
    <w:p w14:paraId="50EF7F5A" w14:textId="1CE74629" w:rsidR="004009DD" w:rsidRDefault="004009DD">
      <w:pPr>
        <w:pStyle w:val="Kommentartext"/>
      </w:pPr>
      <w:r>
        <w:rPr>
          <w:rStyle w:val="Kommentarzeichen"/>
        </w:rPr>
        <w:annotationRef/>
      </w:r>
      <w:r>
        <w:t>Ich würde alles im hellen Modus exportieren</w:t>
      </w:r>
    </w:p>
  </w:comment>
  <w:comment w:id="40" w:author="Schiffel Florian (inf18235)" w:date="2020-06-17T12:07:00Z" w:initials="SF(">
    <w:p w14:paraId="04CE7AEA" w14:textId="4BF5B325" w:rsidR="004009DD" w:rsidRDefault="004009DD">
      <w:pPr>
        <w:pStyle w:val="Kommentartext"/>
      </w:pPr>
      <w:r>
        <w:rPr>
          <w:rStyle w:val="Kommentarzeichen"/>
        </w:rPr>
        <w:annotationRef/>
      </w:r>
      <w:r>
        <w:t xml:space="preserve">am besten alle Diagramme im Bilder-Diagramme Ordner abspeichern und das </w:t>
      </w:r>
      <w:proofErr w:type="spellStart"/>
      <w:r>
        <w:t>Powered</w:t>
      </w:r>
      <w:proofErr w:type="spellEnd"/>
      <w:r>
        <w:t xml:space="preserve"> </w:t>
      </w:r>
      <w:proofErr w:type="spellStart"/>
      <w:r>
        <w:t>by</w:t>
      </w:r>
      <w:proofErr w:type="spellEnd"/>
      <w:r>
        <w:t xml:space="preserve"> </w:t>
      </w:r>
      <w:proofErr w:type="spellStart"/>
      <w:r>
        <w:t>ytools</w:t>
      </w:r>
      <w:proofErr w:type="spellEnd"/>
      <w:r>
        <w:t xml:space="preserve"> entfernen</w:t>
      </w:r>
    </w:p>
  </w:comment>
  <w:comment w:id="45" w:author="Schiffel Florian (inf18235)" w:date="2020-06-16T20:51:00Z" w:initials="SF(">
    <w:p w14:paraId="49612B8E" w14:textId="2316C53F" w:rsidR="004009DD" w:rsidRDefault="004009DD">
      <w:pPr>
        <w:pStyle w:val="Kommentartext"/>
      </w:pPr>
      <w:r>
        <w:rPr>
          <w:rStyle w:val="Kommentarzeichen"/>
        </w:rPr>
        <w:annotationRef/>
      </w:r>
      <w:r>
        <w:t>evtl. noch mehr zu ersten drei Tabs schreiben</w:t>
      </w:r>
    </w:p>
  </w:comment>
  <w:comment w:id="71" w:author="Schiffel Florian (inf18235)" w:date="2020-06-16T20:36:00Z" w:initials="SF(">
    <w:p w14:paraId="18FDC0E6" w14:textId="1A02B2F9" w:rsidR="004009DD" w:rsidRDefault="004009DD">
      <w:pPr>
        <w:pStyle w:val="Kommentartext"/>
      </w:pPr>
      <w:r>
        <w:rPr>
          <w:rStyle w:val="Kommentarzeichen"/>
        </w:rPr>
        <w:annotationRef/>
      </w:r>
      <w:r>
        <w:t>gibt es da kein Prinzip für Factory war ja anscheinend etwas anderes?</w:t>
      </w:r>
    </w:p>
  </w:comment>
  <w:comment w:id="73" w:author="Schiffel Florian (inf18235)" w:date="2020-06-16T20:36:00Z" w:initials="SF(">
    <w:p w14:paraId="033676CD" w14:textId="511A1BCF" w:rsidR="004009DD" w:rsidRDefault="004009DD">
      <w:pPr>
        <w:pStyle w:val="Kommentartext"/>
      </w:pPr>
      <w:r>
        <w:rPr>
          <w:rStyle w:val="Kommentarzeichen"/>
        </w:rPr>
        <w:annotationRef/>
      </w:r>
      <w:r>
        <w:t xml:space="preserve">Begriffe (Methode, Variablen, </w:t>
      </w:r>
      <w:proofErr w:type="gramStart"/>
      <w:r>
        <w:t>etc. )</w:t>
      </w:r>
      <w:proofErr w:type="gramEnd"/>
      <w:r>
        <w:t xml:space="preserve"> aus dem Quellcode in kursiver Schrift</w:t>
      </w:r>
    </w:p>
  </w:comment>
  <w:comment w:id="76" w:author="Schiffel Florian (inf18235)" w:date="2020-06-16T16:55:00Z" w:initials="SF(">
    <w:p w14:paraId="02B66BC7" w14:textId="0F4120AA" w:rsidR="004009DD" w:rsidRDefault="004009DD">
      <w:pPr>
        <w:pStyle w:val="Kommentartext"/>
      </w:pPr>
      <w:r>
        <w:rPr>
          <w:rStyle w:val="Kommentarzeichen"/>
        </w:rPr>
        <w:annotationRef/>
      </w:r>
      <w:r>
        <w:t>evtl. besser:</w:t>
      </w:r>
      <w:r>
        <w:br/>
        <w:t xml:space="preserve">gibt es die zwei Methoden </w:t>
      </w:r>
      <w:proofErr w:type="spellStart"/>
      <w:r>
        <w:t>importProject</w:t>
      </w:r>
      <w:proofErr w:type="spellEnd"/>
      <w:r>
        <w:t>, die beide die entsprechende Methode im Interface überladen.</w:t>
      </w:r>
    </w:p>
  </w:comment>
  <w:comment w:id="81" w:author="Schiffel Florian (inf18235)" w:date="2020-06-16T17:14:00Z" w:initials="SF(">
    <w:p w14:paraId="4F7D32D1" w14:textId="57A0320A" w:rsidR="004009DD" w:rsidRDefault="004009DD">
      <w:pPr>
        <w:pStyle w:val="Kommentartext"/>
      </w:pPr>
      <w:r>
        <w:rPr>
          <w:rStyle w:val="Kommentarzeichen"/>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30E1F" w14:textId="77777777" w:rsidR="00062205" w:rsidRDefault="00062205" w:rsidP="00657F85">
      <w:pPr>
        <w:spacing w:after="0" w:line="240" w:lineRule="auto"/>
      </w:pPr>
      <w:r>
        <w:separator/>
      </w:r>
    </w:p>
  </w:endnote>
  <w:endnote w:type="continuationSeparator" w:id="0">
    <w:p w14:paraId="25614B30" w14:textId="77777777" w:rsidR="00062205" w:rsidRDefault="00062205" w:rsidP="00657F85">
      <w:pPr>
        <w:spacing w:after="0" w:line="240" w:lineRule="auto"/>
      </w:pPr>
      <w:r>
        <w:continuationSeparator/>
      </w:r>
    </w:p>
  </w:endnote>
  <w:endnote w:type="continuationNotice" w:id="1">
    <w:p w14:paraId="096EC963" w14:textId="77777777" w:rsidR="00062205" w:rsidRDefault="000622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618510"/>
      <w:docPartObj>
        <w:docPartGallery w:val="Page Numbers (Bottom of Page)"/>
        <w:docPartUnique/>
      </w:docPartObj>
    </w:sdtPr>
    <w:sdtContent>
      <w:p w14:paraId="7A4019E5" w14:textId="73DC47E3" w:rsidR="004009DD" w:rsidRDefault="004009DD">
        <w:pPr>
          <w:pStyle w:val="Fuzeile"/>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31DD2" w14:textId="77777777" w:rsidR="00062205" w:rsidRDefault="00062205" w:rsidP="00657F85">
      <w:pPr>
        <w:spacing w:after="0" w:line="240" w:lineRule="auto"/>
      </w:pPr>
      <w:r>
        <w:separator/>
      </w:r>
    </w:p>
  </w:footnote>
  <w:footnote w:type="continuationSeparator" w:id="0">
    <w:p w14:paraId="3DD00A20" w14:textId="77777777" w:rsidR="00062205" w:rsidRDefault="00062205" w:rsidP="00657F85">
      <w:pPr>
        <w:spacing w:after="0" w:line="240" w:lineRule="auto"/>
      </w:pPr>
      <w:r>
        <w:continuationSeparator/>
      </w:r>
    </w:p>
  </w:footnote>
  <w:footnote w:type="continuationNotice" w:id="1">
    <w:p w14:paraId="2429F8A1" w14:textId="77777777" w:rsidR="00062205" w:rsidRDefault="000622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6732" w14:textId="5CF3AD36" w:rsidR="004009DD" w:rsidRDefault="004009DD"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2205"/>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9DD"/>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2F6A"/>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2F26CD"/>
    <w:pPr>
      <w:spacing w:line="360" w:lineRule="auto"/>
      <w:jc w:val="both"/>
    </w:pPr>
    <w:rPr>
      <w:rFonts w:ascii="Arial" w:hAnsi="Arial" w:cs="Arial"/>
      <w:color w:val="000000" w:themeColor="text1"/>
    </w:rPr>
  </w:style>
  <w:style w:type="character" w:styleId="BesuchterLink">
    <w:name w:val="FollowedHyperlink"/>
    <w:basedOn w:val="Absatz-Standardschriftart"/>
    <w:uiPriority w:val="99"/>
    <w:semiHidden/>
    <w:unhideWhenUsed/>
    <w:rsid w:val="00DD0148"/>
    <w:rPr>
      <w:color w:val="954F72" w:themeColor="followedHyperlink"/>
      <w:u w:val="single"/>
    </w:rPr>
  </w:style>
  <w:style w:type="character" w:customStyle="1" w:styleId="berschriftCustomZchn">
    <w:name w:val="Überschrift Custom Zchn"/>
    <w:basedOn w:val="berschrift2Zchn"/>
    <w:link w:val="berschriftCustom"/>
    <w:rsid w:val="002F26CD"/>
    <w:rPr>
      <w:rFonts w:ascii="Arial" w:eastAsiaTheme="majorEastAsia" w:hAnsi="Arial" w:cs="Arial"/>
      <w:color w:val="000000" w:themeColor="text1"/>
      <w:sz w:val="26"/>
      <w:szCs w:val="26"/>
    </w:rPr>
  </w:style>
  <w:style w:type="character" w:customStyle="1" w:styleId="berschrift4Zchn">
    <w:name w:val="Überschrift 4 Zchn"/>
    <w:basedOn w:val="Absatz-Standardschriftart"/>
    <w:link w:val="berschrift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dk.java.net/archiv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visual-paradigm.com/download/community.jsp" TargetMode="External"/><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etbrains.com/idea/download/other.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8/08/relationships/commentsExtensible" Target="commentsExtensible.xml"/><Relationship Id="rId20" Type="http://schemas.openxmlformats.org/officeDocument/2006/relationships/image" Target="media/image8.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17A96-3FA2-4F4F-9E5C-E23EF19C5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5772</Words>
  <Characters>36367</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Stefan Maier</cp:lastModifiedBy>
  <cp:revision>725</cp:revision>
  <cp:lastPrinted>2019-10-14T04:23:00Z</cp:lastPrinted>
  <dcterms:created xsi:type="dcterms:W3CDTF">2019-10-11T06:32:00Z</dcterms:created>
  <dcterms:modified xsi:type="dcterms:W3CDTF">2020-06-17T14:51:00Z</dcterms:modified>
</cp:coreProperties>
</file>