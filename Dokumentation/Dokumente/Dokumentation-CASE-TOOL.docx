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5BFE8A" w14:textId="0E3CC00E" w:rsidR="00134FCF" w:rsidRDefault="00134FCF" w:rsidP="00AA726B">
      <w:pPr>
        <w:pStyle w:val="Title"/>
        <w:spacing w:line="360" w:lineRule="auto"/>
        <w:jc w:val="center"/>
        <w:rPr>
          <w:rFonts w:ascii="Arial" w:hAnsi="Arial" w:cs="Arial"/>
        </w:rPr>
      </w:pPr>
      <w:r>
        <w:rPr>
          <w:noProof/>
          <w:lang w:eastAsia="de-DE"/>
        </w:rPr>
        <w:drawing>
          <wp:anchor distT="0" distB="0" distL="114300" distR="114300" simplePos="0" relativeHeight="251658240" behindDoc="1" locked="0" layoutInCell="1" allowOverlap="1" wp14:anchorId="612B22F9" wp14:editId="2293416E">
            <wp:simplePos x="0" y="0"/>
            <wp:positionH relativeFrom="column">
              <wp:posOffset>2153920</wp:posOffset>
            </wp:positionH>
            <wp:positionV relativeFrom="paragraph">
              <wp:posOffset>293</wp:posOffset>
            </wp:positionV>
            <wp:extent cx="1644650" cy="687070"/>
            <wp:effectExtent l="0" t="0" r="0" b="0"/>
            <wp:wrapTight wrapText="bothSides">
              <wp:wrapPolygon edited="0">
                <wp:start x="4754" y="0"/>
                <wp:lineTo x="0" y="3593"/>
                <wp:lineTo x="0" y="16769"/>
                <wp:lineTo x="8507" y="19165"/>
                <wp:lineTo x="8507" y="20961"/>
                <wp:lineTo x="19015" y="20961"/>
                <wp:lineTo x="20516" y="20961"/>
                <wp:lineTo x="21266" y="10181"/>
                <wp:lineTo x="21266" y="3593"/>
                <wp:lineTo x="6005" y="0"/>
                <wp:lineTo x="4754" y="0"/>
              </wp:wrapPolygon>
            </wp:wrapTight>
            <wp:docPr id="15" name="Grafik 15" descr="Bildergebnis für DHBW Logo Stuttg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HBW Logo Stuttgar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4650" cy="687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AE52A6" w14:textId="01E78E9B" w:rsidR="00134FCF" w:rsidRDefault="00134FCF" w:rsidP="00AA726B">
      <w:pPr>
        <w:pStyle w:val="Title"/>
        <w:spacing w:line="360" w:lineRule="auto"/>
        <w:jc w:val="center"/>
        <w:rPr>
          <w:rFonts w:ascii="Arial" w:hAnsi="Arial" w:cs="Arial"/>
        </w:rPr>
      </w:pPr>
    </w:p>
    <w:p w14:paraId="4D1C4D67" w14:textId="4D40E56D" w:rsidR="001C5BE2" w:rsidRPr="00AA726B" w:rsidRDefault="00134FCF" w:rsidP="00AA726B">
      <w:pPr>
        <w:pStyle w:val="Title"/>
        <w:spacing w:line="360" w:lineRule="auto"/>
        <w:jc w:val="center"/>
        <w:rPr>
          <w:rFonts w:ascii="Arial" w:hAnsi="Arial" w:cs="Arial"/>
        </w:rPr>
      </w:pPr>
      <w:r>
        <w:rPr>
          <w:rFonts w:ascii="Arial" w:hAnsi="Arial" w:cs="Arial"/>
        </w:rPr>
        <w:t>Dokumentation</w:t>
      </w:r>
    </w:p>
    <w:p w14:paraId="67D04A5C" w14:textId="3A2DC699" w:rsidR="00935579" w:rsidRPr="00134FCF" w:rsidRDefault="00134FCF" w:rsidP="00134FCF">
      <w:pPr>
        <w:spacing w:line="360" w:lineRule="auto"/>
        <w:jc w:val="center"/>
        <w:rPr>
          <w:rFonts w:ascii="Arial" w:hAnsi="Arial" w:cs="Arial"/>
          <w:sz w:val="26"/>
          <w:szCs w:val="26"/>
        </w:rPr>
      </w:pPr>
      <w:r>
        <w:rPr>
          <w:rFonts w:ascii="Arial" w:hAnsi="Arial" w:cs="Arial"/>
          <w:sz w:val="26"/>
          <w:szCs w:val="26"/>
        </w:rPr>
        <w:t>f</w:t>
      </w:r>
      <w:r w:rsidR="001C5BE2" w:rsidRPr="00AA726B">
        <w:rPr>
          <w:rFonts w:ascii="Arial" w:hAnsi="Arial" w:cs="Arial"/>
          <w:sz w:val="26"/>
          <w:szCs w:val="26"/>
        </w:rPr>
        <w:t>ür die DHBW Software Systems gGmbH</w:t>
      </w:r>
    </w:p>
    <w:p w14:paraId="6B5AFC62" w14:textId="1C912C5F" w:rsidR="00935579" w:rsidRPr="00AA726B" w:rsidRDefault="00935579" w:rsidP="00AA726B">
      <w:pPr>
        <w:spacing w:line="360" w:lineRule="auto"/>
        <w:jc w:val="both"/>
        <w:rPr>
          <w:rFonts w:ascii="Arial" w:hAnsi="Arial" w:cs="Arial"/>
        </w:rPr>
      </w:pPr>
    </w:p>
    <w:p w14:paraId="085FFA3A" w14:textId="650F4202" w:rsidR="00935579" w:rsidRPr="00AA726B" w:rsidRDefault="00935579" w:rsidP="00AA726B">
      <w:pPr>
        <w:spacing w:line="360" w:lineRule="auto"/>
        <w:jc w:val="both"/>
        <w:rPr>
          <w:rFonts w:ascii="Arial" w:hAnsi="Arial" w:cs="Arial"/>
        </w:rPr>
      </w:pPr>
    </w:p>
    <w:p w14:paraId="156436BF" w14:textId="0A94B590" w:rsidR="00935579" w:rsidRPr="00AA726B" w:rsidRDefault="00935579" w:rsidP="00AA726B">
      <w:pPr>
        <w:spacing w:line="360" w:lineRule="auto"/>
        <w:jc w:val="both"/>
        <w:rPr>
          <w:rFonts w:ascii="Arial" w:hAnsi="Arial" w:cs="Arial"/>
        </w:rPr>
      </w:pPr>
    </w:p>
    <w:p w14:paraId="30169B5C" w14:textId="6E52E273" w:rsidR="00935579" w:rsidRPr="00AA726B" w:rsidDel="00CA1D4E" w:rsidRDefault="00935579" w:rsidP="00AA726B">
      <w:pPr>
        <w:spacing w:line="360" w:lineRule="auto"/>
        <w:jc w:val="both"/>
        <w:rPr>
          <w:del w:id="0" w:author="Florian S." w:date="2019-10-10T10:48:00Z"/>
          <w:rFonts w:ascii="Arial" w:hAnsi="Arial" w:cs="Arial"/>
        </w:rPr>
      </w:pPr>
    </w:p>
    <w:p w14:paraId="7CC6414C" w14:textId="77777777" w:rsidR="00935579" w:rsidRPr="00AA726B" w:rsidRDefault="00935579" w:rsidP="00AA726B">
      <w:pPr>
        <w:spacing w:line="360" w:lineRule="auto"/>
        <w:jc w:val="both"/>
        <w:rPr>
          <w:rFonts w:ascii="Arial" w:hAnsi="Arial" w:cs="Arial"/>
        </w:rPr>
      </w:pPr>
    </w:p>
    <w:p w14:paraId="3734C83C" w14:textId="6745EBC0" w:rsidR="00293704" w:rsidRPr="00AA726B" w:rsidRDefault="00293704" w:rsidP="00AA726B">
      <w:pPr>
        <w:spacing w:line="360" w:lineRule="auto"/>
        <w:jc w:val="center"/>
        <w:rPr>
          <w:rFonts w:ascii="Arial" w:hAnsi="Arial" w:cs="Arial"/>
        </w:rPr>
      </w:pPr>
    </w:p>
    <w:p w14:paraId="7E296B0F" w14:textId="53100D80" w:rsidR="00037B26" w:rsidRPr="00AA726B" w:rsidRDefault="00134FCF" w:rsidP="00134FCF">
      <w:pPr>
        <w:pStyle w:val="Title"/>
        <w:jc w:val="center"/>
        <w:rPr>
          <w:sz w:val="30"/>
          <w:szCs w:val="30"/>
        </w:rPr>
      </w:pPr>
      <w:r>
        <w:t>Entwicklung eines SWE-CASE-TOOLs</w:t>
      </w:r>
    </w:p>
    <w:p w14:paraId="2AC45C09" w14:textId="78EFF4D9" w:rsidR="00037B26" w:rsidRPr="00AA726B" w:rsidRDefault="00037B26" w:rsidP="00AA726B">
      <w:pPr>
        <w:spacing w:line="360" w:lineRule="auto"/>
        <w:jc w:val="center"/>
        <w:rPr>
          <w:rFonts w:ascii="Arial" w:hAnsi="Arial" w:cs="Arial"/>
          <w:sz w:val="30"/>
          <w:szCs w:val="30"/>
        </w:rPr>
      </w:pPr>
    </w:p>
    <w:p w14:paraId="448E9F92" w14:textId="0F8736B8" w:rsidR="00037B26" w:rsidRPr="00AA726B" w:rsidRDefault="00037B26" w:rsidP="00AA726B">
      <w:pPr>
        <w:spacing w:line="360" w:lineRule="auto"/>
        <w:jc w:val="both"/>
        <w:rPr>
          <w:rFonts w:ascii="Arial" w:hAnsi="Arial" w:cs="Arial"/>
          <w:sz w:val="30"/>
          <w:szCs w:val="30"/>
        </w:rPr>
      </w:pPr>
    </w:p>
    <w:p w14:paraId="5EFC8FF4" w14:textId="5A0F0B99" w:rsidR="00037B26" w:rsidRPr="00AA726B" w:rsidRDefault="00037B26" w:rsidP="00134FCF">
      <w:pPr>
        <w:spacing w:line="360" w:lineRule="auto"/>
        <w:ind w:left="2124"/>
        <w:jc w:val="both"/>
        <w:rPr>
          <w:rFonts w:ascii="Arial" w:hAnsi="Arial" w:cs="Arial"/>
          <w:sz w:val="30"/>
          <w:szCs w:val="30"/>
        </w:rPr>
      </w:pPr>
    </w:p>
    <w:p w14:paraId="29622D2B" w14:textId="366BA476" w:rsidR="00096699" w:rsidRPr="00AA726B" w:rsidRDefault="00096699" w:rsidP="00AA726B">
      <w:pPr>
        <w:spacing w:line="360" w:lineRule="auto"/>
        <w:jc w:val="both"/>
        <w:rPr>
          <w:rFonts w:ascii="Arial" w:hAnsi="Arial" w:cs="Arial"/>
          <w:sz w:val="30"/>
          <w:szCs w:val="30"/>
        </w:rPr>
      </w:pPr>
    </w:p>
    <w:p w14:paraId="5A91148A" w14:textId="0ACDCB87" w:rsidR="00096699" w:rsidRPr="00AA726B" w:rsidRDefault="00096699" w:rsidP="00AA726B">
      <w:pPr>
        <w:spacing w:line="360" w:lineRule="auto"/>
        <w:jc w:val="both"/>
        <w:rPr>
          <w:rFonts w:ascii="Arial" w:hAnsi="Arial" w:cs="Arial"/>
          <w:sz w:val="30"/>
          <w:szCs w:val="30"/>
        </w:rPr>
      </w:pPr>
    </w:p>
    <w:p w14:paraId="1405A1E8" w14:textId="37210D09" w:rsidR="00096699" w:rsidRPr="00AA726B" w:rsidRDefault="00096699" w:rsidP="00AA726B">
      <w:pPr>
        <w:spacing w:line="360" w:lineRule="auto"/>
        <w:jc w:val="both"/>
        <w:rPr>
          <w:rFonts w:ascii="Arial" w:hAnsi="Arial" w:cs="Arial"/>
          <w:sz w:val="30"/>
          <w:szCs w:val="30"/>
        </w:rPr>
      </w:pPr>
    </w:p>
    <w:p w14:paraId="09FDDE40" w14:textId="77777777" w:rsidR="00096699" w:rsidRPr="00AA726B" w:rsidRDefault="00096699" w:rsidP="00AA726B">
      <w:pPr>
        <w:spacing w:line="360" w:lineRule="auto"/>
        <w:jc w:val="both"/>
        <w:rPr>
          <w:rFonts w:ascii="Arial" w:hAnsi="Arial" w:cs="Arial"/>
          <w:sz w:val="30"/>
          <w:szCs w:val="3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531"/>
      </w:tblGrid>
      <w:tr w:rsidR="00A979D9" w:rsidRPr="00AA726B" w14:paraId="7DE032A8" w14:textId="77777777" w:rsidTr="00CC76EB">
        <w:tc>
          <w:tcPr>
            <w:tcW w:w="4395" w:type="dxa"/>
          </w:tcPr>
          <w:p w14:paraId="646B498B" w14:textId="1E65D4D9" w:rsidR="00A979D9" w:rsidRPr="00AA726B" w:rsidRDefault="00A979D9" w:rsidP="00AA726B">
            <w:pPr>
              <w:spacing w:line="360" w:lineRule="auto"/>
              <w:jc w:val="both"/>
              <w:rPr>
                <w:rFonts w:ascii="Arial" w:hAnsi="Arial" w:cs="Arial"/>
                <w:sz w:val="24"/>
                <w:szCs w:val="24"/>
              </w:rPr>
            </w:pPr>
            <w:r w:rsidRPr="00AA726B">
              <w:rPr>
                <w:rFonts w:ascii="Arial" w:hAnsi="Arial" w:cs="Arial"/>
                <w:sz w:val="24"/>
                <w:szCs w:val="24"/>
              </w:rPr>
              <w:t>Analyse Team:</w:t>
            </w:r>
          </w:p>
        </w:tc>
        <w:tc>
          <w:tcPr>
            <w:tcW w:w="4531" w:type="dxa"/>
          </w:tcPr>
          <w:p w14:paraId="02F14B3E" w14:textId="574B72A9" w:rsidR="00A979D9" w:rsidRPr="00AA726B" w:rsidRDefault="00A979D9" w:rsidP="007E0F53">
            <w:pPr>
              <w:spacing w:line="360" w:lineRule="auto"/>
              <w:jc w:val="both"/>
              <w:rPr>
                <w:rFonts w:ascii="Arial" w:hAnsi="Arial" w:cs="Arial"/>
                <w:sz w:val="24"/>
                <w:szCs w:val="24"/>
              </w:rPr>
            </w:pPr>
            <w:r w:rsidRPr="00AA726B">
              <w:rPr>
                <w:rFonts w:ascii="Arial" w:hAnsi="Arial" w:cs="Arial"/>
                <w:sz w:val="24"/>
                <w:szCs w:val="24"/>
              </w:rPr>
              <w:t>David Eckel, Florian Schiffel</w:t>
            </w:r>
            <w:r w:rsidR="007E0F53">
              <w:rPr>
                <w:rFonts w:ascii="Arial" w:hAnsi="Arial" w:cs="Arial"/>
                <w:sz w:val="24"/>
                <w:szCs w:val="24"/>
              </w:rPr>
              <w:t xml:space="preserve"> (</w:t>
            </w:r>
            <w:ins w:id="1" w:author="Maier Stefan (inf18229)" w:date="2019-10-07T14:17:00Z">
              <w:r w:rsidR="007E0F53" w:rsidRPr="007E0F53">
                <w:rPr>
                  <w:rFonts w:ascii="Arial" w:hAnsi="Arial" w:cs="Arial"/>
                  <w:sz w:val="24"/>
                  <w:szCs w:val="24"/>
                  <w:rPrChange w:id="2" w:author="Maier Stefan (inf18229)" w:date="2019-10-07T14:36:00Z">
                    <w:rPr/>
                  </w:rPrChange>
                </w:rPr>
                <w:t>9073402</w:t>
              </w:r>
            </w:ins>
            <w:r w:rsidR="007E0F53">
              <w:rPr>
                <w:rFonts w:ascii="Arial" w:hAnsi="Arial" w:cs="Arial"/>
                <w:sz w:val="24"/>
                <w:szCs w:val="24"/>
              </w:rPr>
              <w:t>)</w:t>
            </w:r>
            <w:r w:rsidRPr="00AA726B">
              <w:rPr>
                <w:rFonts w:ascii="Arial" w:hAnsi="Arial" w:cs="Arial"/>
                <w:sz w:val="24"/>
                <w:szCs w:val="24"/>
              </w:rPr>
              <w:t>, Stefan Maier</w:t>
            </w:r>
            <w:r w:rsidR="007E0F53">
              <w:rPr>
                <w:rFonts w:ascii="Arial" w:hAnsi="Arial" w:cs="Arial"/>
                <w:sz w:val="24"/>
                <w:szCs w:val="24"/>
              </w:rPr>
              <w:t xml:space="preserve"> (</w:t>
            </w:r>
            <w:r w:rsidR="007E0F53" w:rsidRPr="007E0F53">
              <w:rPr>
                <w:rFonts w:ascii="Arial" w:hAnsi="Arial" w:cs="Arial"/>
                <w:sz w:val="24"/>
                <w:szCs w:val="24"/>
              </w:rPr>
              <w:t>7514857</w:t>
            </w:r>
            <w:r w:rsidR="007E0F53">
              <w:rPr>
                <w:rFonts w:ascii="Arial" w:hAnsi="Arial" w:cs="Arial"/>
                <w:sz w:val="24"/>
                <w:szCs w:val="24"/>
              </w:rPr>
              <w:t>)</w:t>
            </w:r>
          </w:p>
        </w:tc>
      </w:tr>
      <w:tr w:rsidR="007179C9" w:rsidRPr="00AA726B" w14:paraId="18531300" w14:textId="77777777" w:rsidTr="00CC76EB">
        <w:tc>
          <w:tcPr>
            <w:tcW w:w="4395" w:type="dxa"/>
          </w:tcPr>
          <w:p w14:paraId="22B30080" w14:textId="0D16AF92" w:rsidR="007179C9" w:rsidRPr="00AA726B" w:rsidRDefault="007179C9" w:rsidP="00AA726B">
            <w:pPr>
              <w:spacing w:line="360" w:lineRule="auto"/>
              <w:jc w:val="both"/>
              <w:rPr>
                <w:rFonts w:ascii="Arial" w:hAnsi="Arial" w:cs="Arial"/>
                <w:sz w:val="24"/>
                <w:szCs w:val="24"/>
              </w:rPr>
            </w:pPr>
            <w:r w:rsidRPr="00AA726B">
              <w:rPr>
                <w:rFonts w:ascii="Arial" w:hAnsi="Arial" w:cs="Arial"/>
                <w:sz w:val="24"/>
                <w:szCs w:val="24"/>
              </w:rPr>
              <w:t>Kunde:</w:t>
            </w:r>
          </w:p>
        </w:tc>
        <w:tc>
          <w:tcPr>
            <w:tcW w:w="4531" w:type="dxa"/>
          </w:tcPr>
          <w:p w14:paraId="4826ECB1" w14:textId="65AC909C" w:rsidR="007179C9" w:rsidRPr="00AA726B" w:rsidRDefault="007179C9" w:rsidP="00AA726B">
            <w:pPr>
              <w:spacing w:line="360" w:lineRule="auto"/>
              <w:jc w:val="both"/>
              <w:rPr>
                <w:rFonts w:ascii="Arial" w:hAnsi="Arial" w:cs="Arial"/>
                <w:sz w:val="24"/>
                <w:szCs w:val="24"/>
              </w:rPr>
            </w:pPr>
            <w:r w:rsidRPr="00AA726B">
              <w:rPr>
                <w:rFonts w:ascii="Arial" w:hAnsi="Arial" w:cs="Arial"/>
                <w:sz w:val="24"/>
                <w:szCs w:val="24"/>
              </w:rPr>
              <w:t>DHBW Software Systems</w:t>
            </w:r>
            <w:r w:rsidR="00585C08" w:rsidRPr="00AA726B">
              <w:rPr>
                <w:rFonts w:ascii="Arial" w:hAnsi="Arial" w:cs="Arial"/>
                <w:sz w:val="24"/>
                <w:szCs w:val="24"/>
              </w:rPr>
              <w:t xml:space="preserve"> gGmbH</w:t>
            </w:r>
          </w:p>
        </w:tc>
      </w:tr>
      <w:tr w:rsidR="00A979D9" w:rsidRPr="00AA726B" w14:paraId="7E8888C8" w14:textId="77777777" w:rsidTr="00CC76EB">
        <w:tc>
          <w:tcPr>
            <w:tcW w:w="4395" w:type="dxa"/>
          </w:tcPr>
          <w:p w14:paraId="1D044C86" w14:textId="254A134D" w:rsidR="00A979D9" w:rsidRPr="00AA726B" w:rsidRDefault="00A979D9" w:rsidP="00AA726B">
            <w:pPr>
              <w:spacing w:line="360" w:lineRule="auto"/>
              <w:jc w:val="both"/>
              <w:rPr>
                <w:rFonts w:ascii="Arial" w:hAnsi="Arial" w:cs="Arial"/>
                <w:sz w:val="24"/>
                <w:szCs w:val="24"/>
              </w:rPr>
            </w:pPr>
            <w:r w:rsidRPr="00AA726B">
              <w:rPr>
                <w:rFonts w:ascii="Arial" w:hAnsi="Arial" w:cs="Arial"/>
                <w:sz w:val="24"/>
                <w:szCs w:val="24"/>
              </w:rPr>
              <w:t>Projektleiter Kunde:</w:t>
            </w:r>
          </w:p>
        </w:tc>
        <w:tc>
          <w:tcPr>
            <w:tcW w:w="4531" w:type="dxa"/>
          </w:tcPr>
          <w:p w14:paraId="48F8740A" w14:textId="2DC96ED3" w:rsidR="00A979D9" w:rsidRPr="00AA726B" w:rsidRDefault="00E453AE" w:rsidP="00AA726B">
            <w:pPr>
              <w:spacing w:line="360" w:lineRule="auto"/>
              <w:jc w:val="both"/>
              <w:rPr>
                <w:rFonts w:ascii="Arial" w:hAnsi="Arial" w:cs="Arial"/>
                <w:sz w:val="24"/>
                <w:szCs w:val="24"/>
              </w:rPr>
            </w:pPr>
            <w:r w:rsidRPr="00AA726B">
              <w:rPr>
                <w:rStyle w:val="person"/>
                <w:rFonts w:ascii="Arial" w:hAnsi="Arial" w:cs="Arial"/>
                <w:sz w:val="24"/>
                <w:szCs w:val="24"/>
              </w:rPr>
              <w:t>Bohl, Peter, Dipl-Ing</w:t>
            </w:r>
            <w:r w:rsidR="00585C08" w:rsidRPr="00AA726B">
              <w:rPr>
                <w:rStyle w:val="person"/>
                <w:rFonts w:ascii="Arial" w:hAnsi="Arial" w:cs="Arial"/>
                <w:sz w:val="24"/>
                <w:szCs w:val="24"/>
              </w:rPr>
              <w:t>.</w:t>
            </w:r>
          </w:p>
        </w:tc>
      </w:tr>
      <w:tr w:rsidR="00A979D9" w:rsidRPr="00AA726B" w14:paraId="799F6573" w14:textId="77777777" w:rsidTr="00CC76EB">
        <w:tc>
          <w:tcPr>
            <w:tcW w:w="4395" w:type="dxa"/>
          </w:tcPr>
          <w:p w14:paraId="56F46919" w14:textId="1CE72AC9" w:rsidR="00A979D9" w:rsidRPr="00AA726B" w:rsidRDefault="00E453AE" w:rsidP="00AA726B">
            <w:pPr>
              <w:spacing w:line="360" w:lineRule="auto"/>
              <w:jc w:val="both"/>
              <w:rPr>
                <w:rFonts w:ascii="Arial" w:hAnsi="Arial" w:cs="Arial"/>
                <w:sz w:val="24"/>
                <w:szCs w:val="24"/>
              </w:rPr>
            </w:pPr>
            <w:r w:rsidRPr="00AA726B">
              <w:rPr>
                <w:rFonts w:ascii="Arial" w:hAnsi="Arial" w:cs="Arial"/>
                <w:sz w:val="24"/>
                <w:szCs w:val="24"/>
              </w:rPr>
              <w:t>Datum</w:t>
            </w:r>
            <w:r w:rsidR="00585C08" w:rsidRPr="00AA726B">
              <w:rPr>
                <w:rFonts w:ascii="Arial" w:hAnsi="Arial" w:cs="Arial"/>
                <w:sz w:val="24"/>
                <w:szCs w:val="24"/>
              </w:rPr>
              <w:t xml:space="preserve"> der Abgabe</w:t>
            </w:r>
            <w:r w:rsidRPr="00AA726B">
              <w:rPr>
                <w:rFonts w:ascii="Arial" w:hAnsi="Arial" w:cs="Arial"/>
                <w:sz w:val="24"/>
                <w:szCs w:val="24"/>
              </w:rPr>
              <w:t>:</w:t>
            </w:r>
          </w:p>
        </w:tc>
        <w:tc>
          <w:tcPr>
            <w:tcW w:w="4531" w:type="dxa"/>
          </w:tcPr>
          <w:p w14:paraId="7970DB71" w14:textId="625DB3F8" w:rsidR="00A979D9" w:rsidRPr="00AA726B" w:rsidRDefault="008539A7" w:rsidP="00AA726B">
            <w:pPr>
              <w:spacing w:line="360" w:lineRule="auto"/>
              <w:jc w:val="both"/>
              <w:rPr>
                <w:rFonts w:ascii="Arial" w:hAnsi="Arial" w:cs="Arial"/>
                <w:sz w:val="24"/>
                <w:szCs w:val="24"/>
              </w:rPr>
            </w:pPr>
            <w:r w:rsidRPr="00AA726B">
              <w:rPr>
                <w:rFonts w:ascii="Arial" w:hAnsi="Arial" w:cs="Arial"/>
                <w:sz w:val="24"/>
                <w:szCs w:val="24"/>
              </w:rPr>
              <w:t>1</w:t>
            </w:r>
            <w:r w:rsidR="00134FCF">
              <w:rPr>
                <w:rFonts w:ascii="Arial" w:hAnsi="Arial" w:cs="Arial"/>
                <w:sz w:val="24"/>
                <w:szCs w:val="24"/>
              </w:rPr>
              <w:t>7</w:t>
            </w:r>
            <w:r w:rsidR="00E453AE" w:rsidRPr="00AA726B">
              <w:rPr>
                <w:rFonts w:ascii="Arial" w:hAnsi="Arial" w:cs="Arial"/>
                <w:sz w:val="24"/>
                <w:szCs w:val="24"/>
              </w:rPr>
              <w:t>.</w:t>
            </w:r>
            <w:r w:rsidR="00134FCF">
              <w:rPr>
                <w:rFonts w:ascii="Arial" w:hAnsi="Arial" w:cs="Arial"/>
                <w:sz w:val="24"/>
                <w:szCs w:val="24"/>
              </w:rPr>
              <w:t>06</w:t>
            </w:r>
            <w:r w:rsidR="00E453AE" w:rsidRPr="00AA726B">
              <w:rPr>
                <w:rFonts w:ascii="Arial" w:hAnsi="Arial" w:cs="Arial"/>
                <w:sz w:val="24"/>
                <w:szCs w:val="24"/>
              </w:rPr>
              <w:t>.20</w:t>
            </w:r>
            <w:r w:rsidR="00134FCF">
              <w:rPr>
                <w:rFonts w:ascii="Arial" w:hAnsi="Arial" w:cs="Arial"/>
                <w:sz w:val="24"/>
                <w:szCs w:val="24"/>
              </w:rPr>
              <w:t>20</w:t>
            </w:r>
          </w:p>
        </w:tc>
      </w:tr>
    </w:tbl>
    <w:sdt>
      <w:sdtPr>
        <w:rPr>
          <w:rFonts w:ascii="Arial" w:eastAsiaTheme="minorHAnsi" w:hAnsi="Arial" w:cs="Arial"/>
          <w:color w:val="auto"/>
          <w:sz w:val="22"/>
          <w:szCs w:val="22"/>
          <w:lang w:eastAsia="en-US"/>
        </w:rPr>
        <w:id w:val="-1949314266"/>
        <w:docPartObj>
          <w:docPartGallery w:val="Table of Contents"/>
          <w:docPartUnique/>
        </w:docPartObj>
      </w:sdtPr>
      <w:sdtEndPr>
        <w:rPr>
          <w:b/>
          <w:bCs/>
        </w:rPr>
      </w:sdtEndPr>
      <w:sdtContent>
        <w:commentRangeStart w:id="3" w:displacedByCustomXml="prev"/>
        <w:p w14:paraId="222BA4E8" w14:textId="0A4CF88C" w:rsidR="00077A29" w:rsidRPr="00D82101" w:rsidRDefault="00077A29" w:rsidP="007F50A3">
          <w:pPr>
            <w:pStyle w:val="TOCHeading"/>
            <w:spacing w:line="360" w:lineRule="auto"/>
            <w:jc w:val="both"/>
            <w:rPr>
              <w:rFonts w:ascii="Arial" w:hAnsi="Arial" w:cs="Arial"/>
              <w:color w:val="auto"/>
            </w:rPr>
          </w:pPr>
          <w:r w:rsidRPr="00D82101">
            <w:rPr>
              <w:rFonts w:ascii="Arial" w:hAnsi="Arial" w:cs="Arial"/>
              <w:color w:val="auto"/>
            </w:rPr>
            <w:t>Inhalt</w:t>
          </w:r>
          <w:commentRangeEnd w:id="3"/>
          <w:r w:rsidR="00022D77">
            <w:rPr>
              <w:rStyle w:val="CommentReference"/>
              <w:rFonts w:asciiTheme="minorHAnsi" w:eastAsiaTheme="minorHAnsi" w:hAnsiTheme="minorHAnsi" w:cstheme="minorBidi"/>
              <w:color w:val="auto"/>
              <w:lang w:eastAsia="en-US"/>
            </w:rPr>
            <w:commentReference w:id="3"/>
          </w:r>
        </w:p>
        <w:p w14:paraId="3CD2542A" w14:textId="77777777" w:rsidR="00DE65AE" w:rsidRPr="00C058FE" w:rsidRDefault="00DE65AE" w:rsidP="007F50A3">
          <w:pPr>
            <w:spacing w:line="360" w:lineRule="auto"/>
            <w:rPr>
              <w:rFonts w:ascii="Arial" w:hAnsi="Arial" w:cs="Arial"/>
              <w:sz w:val="24"/>
              <w:szCs w:val="24"/>
              <w:lang w:eastAsia="de-DE"/>
            </w:rPr>
          </w:pPr>
        </w:p>
        <w:commentRangeStart w:id="4"/>
        <w:p w14:paraId="06B7AEA0" w14:textId="05B66DAC" w:rsidR="00C40AB7" w:rsidRDefault="00077A29">
          <w:pPr>
            <w:pStyle w:val="TOC1"/>
            <w:tabs>
              <w:tab w:val="left" w:pos="440"/>
              <w:tab w:val="right" w:leader="dot" w:pos="9062"/>
            </w:tabs>
            <w:rPr>
              <w:rFonts w:eastAsiaTheme="minorEastAsia" w:cstheme="minorBidi"/>
              <w:b w:val="0"/>
              <w:bCs w:val="0"/>
              <w:noProof/>
              <w:sz w:val="24"/>
              <w:szCs w:val="24"/>
              <w:lang w:eastAsia="de-DE"/>
            </w:rPr>
          </w:pPr>
          <w:r w:rsidRPr="00C058FE">
            <w:rPr>
              <w:rFonts w:ascii="Arial" w:eastAsiaTheme="minorEastAsia" w:hAnsi="Arial" w:cs="Arial"/>
              <w:b w:val="0"/>
              <w:bCs w:val="0"/>
              <w:sz w:val="21"/>
              <w:szCs w:val="21"/>
              <w:lang w:eastAsia="de-DE"/>
            </w:rPr>
            <w:fldChar w:fldCharType="begin"/>
          </w:r>
          <w:r w:rsidRPr="00C058FE">
            <w:rPr>
              <w:rFonts w:ascii="Arial" w:hAnsi="Arial" w:cs="Arial"/>
              <w:b w:val="0"/>
              <w:bCs w:val="0"/>
              <w:sz w:val="21"/>
              <w:szCs w:val="21"/>
            </w:rPr>
            <w:instrText xml:space="preserve"> TOC \o "1-3" \h \z \u </w:instrText>
          </w:r>
          <w:r w:rsidRPr="00C058FE">
            <w:rPr>
              <w:rFonts w:ascii="Arial" w:eastAsiaTheme="minorEastAsia" w:hAnsi="Arial" w:cs="Arial"/>
              <w:b w:val="0"/>
              <w:bCs w:val="0"/>
              <w:sz w:val="21"/>
              <w:szCs w:val="21"/>
              <w:lang w:eastAsia="de-DE"/>
            </w:rPr>
            <w:fldChar w:fldCharType="separate"/>
          </w:r>
          <w:hyperlink w:anchor="_Toc43292547" w:history="1">
            <w:r w:rsidR="00C40AB7" w:rsidRPr="00940AA5">
              <w:rPr>
                <w:rStyle w:val="Hyperlink"/>
                <w:rFonts w:ascii="Arial" w:hAnsi="Arial" w:cs="Arial"/>
                <w:noProof/>
              </w:rPr>
              <w:t>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Einleitung</w:t>
            </w:r>
            <w:r w:rsidR="00C40AB7">
              <w:rPr>
                <w:noProof/>
                <w:webHidden/>
              </w:rPr>
              <w:tab/>
            </w:r>
            <w:r w:rsidR="00C40AB7">
              <w:rPr>
                <w:noProof/>
                <w:webHidden/>
              </w:rPr>
              <w:fldChar w:fldCharType="begin"/>
            </w:r>
            <w:r w:rsidR="00C40AB7">
              <w:rPr>
                <w:noProof/>
                <w:webHidden/>
              </w:rPr>
              <w:instrText xml:space="preserve"> PAGEREF _Toc43292547 \h </w:instrText>
            </w:r>
            <w:r w:rsidR="00C40AB7">
              <w:rPr>
                <w:noProof/>
                <w:webHidden/>
              </w:rPr>
            </w:r>
            <w:r w:rsidR="00C40AB7">
              <w:rPr>
                <w:noProof/>
                <w:webHidden/>
              </w:rPr>
              <w:fldChar w:fldCharType="separate"/>
            </w:r>
            <w:r w:rsidR="00C40AB7">
              <w:rPr>
                <w:noProof/>
                <w:webHidden/>
              </w:rPr>
              <w:t>4</w:t>
            </w:r>
            <w:r w:rsidR="00C40AB7">
              <w:rPr>
                <w:noProof/>
                <w:webHidden/>
              </w:rPr>
              <w:fldChar w:fldCharType="end"/>
            </w:r>
          </w:hyperlink>
        </w:p>
        <w:p w14:paraId="4FB2E865" w14:textId="417CE4ED" w:rsidR="00C40AB7" w:rsidRDefault="00C40AB7">
          <w:pPr>
            <w:pStyle w:val="TOC1"/>
            <w:tabs>
              <w:tab w:val="left" w:pos="440"/>
              <w:tab w:val="right" w:leader="dot" w:pos="9062"/>
            </w:tabs>
            <w:rPr>
              <w:rFonts w:eastAsiaTheme="minorEastAsia" w:cstheme="minorBidi"/>
              <w:b w:val="0"/>
              <w:bCs w:val="0"/>
              <w:noProof/>
              <w:sz w:val="24"/>
              <w:szCs w:val="24"/>
              <w:lang w:eastAsia="de-DE"/>
            </w:rPr>
          </w:pPr>
          <w:hyperlink w:anchor="_Toc43292548" w:history="1">
            <w:r w:rsidRPr="00940AA5">
              <w:rPr>
                <w:rStyle w:val="Hyperlink"/>
                <w:rFonts w:ascii="Arial" w:hAnsi="Arial" w:cs="Arial"/>
                <w:noProof/>
              </w:rPr>
              <w:t>2.</w:t>
            </w:r>
            <w:r>
              <w:rPr>
                <w:rFonts w:eastAsiaTheme="minorEastAsia" w:cstheme="minorBidi"/>
                <w:b w:val="0"/>
                <w:bCs w:val="0"/>
                <w:noProof/>
                <w:sz w:val="24"/>
                <w:szCs w:val="24"/>
                <w:lang w:eastAsia="de-DE"/>
              </w:rPr>
              <w:tab/>
            </w:r>
            <w:r w:rsidRPr="00940AA5">
              <w:rPr>
                <w:rStyle w:val="Hyperlink"/>
                <w:rFonts w:ascii="Arial" w:hAnsi="Arial" w:cs="Arial"/>
                <w:noProof/>
              </w:rPr>
              <w:t>Installations-/ Debugging-Hinweise</w:t>
            </w:r>
            <w:r>
              <w:rPr>
                <w:noProof/>
                <w:webHidden/>
              </w:rPr>
              <w:tab/>
            </w:r>
            <w:r>
              <w:rPr>
                <w:noProof/>
                <w:webHidden/>
              </w:rPr>
              <w:fldChar w:fldCharType="begin"/>
            </w:r>
            <w:r>
              <w:rPr>
                <w:noProof/>
                <w:webHidden/>
              </w:rPr>
              <w:instrText xml:space="preserve"> PAGEREF _Toc43292548 \h </w:instrText>
            </w:r>
            <w:r>
              <w:rPr>
                <w:noProof/>
                <w:webHidden/>
              </w:rPr>
            </w:r>
            <w:r>
              <w:rPr>
                <w:noProof/>
                <w:webHidden/>
              </w:rPr>
              <w:fldChar w:fldCharType="separate"/>
            </w:r>
            <w:r>
              <w:rPr>
                <w:noProof/>
                <w:webHidden/>
              </w:rPr>
              <w:t>4</w:t>
            </w:r>
            <w:r>
              <w:rPr>
                <w:noProof/>
                <w:webHidden/>
              </w:rPr>
              <w:fldChar w:fldCharType="end"/>
            </w:r>
          </w:hyperlink>
        </w:p>
        <w:p w14:paraId="1D8A5458" w14:textId="13FE9421" w:rsidR="00C40AB7" w:rsidRDefault="00C40AB7">
          <w:pPr>
            <w:pStyle w:val="TOC2"/>
            <w:tabs>
              <w:tab w:val="right" w:leader="dot" w:pos="9062"/>
            </w:tabs>
            <w:rPr>
              <w:rFonts w:eastAsiaTheme="minorEastAsia" w:cstheme="minorBidi"/>
              <w:i w:val="0"/>
              <w:iCs w:val="0"/>
              <w:noProof/>
              <w:sz w:val="24"/>
              <w:szCs w:val="24"/>
              <w:lang w:eastAsia="de-DE"/>
            </w:rPr>
          </w:pPr>
          <w:hyperlink w:anchor="_Toc43292549" w:history="1">
            <w:r w:rsidRPr="00940AA5">
              <w:rPr>
                <w:rStyle w:val="Hyperlink"/>
                <w:noProof/>
              </w:rPr>
              <w:t>INSTALLATION JAVA IDE</w:t>
            </w:r>
            <w:r>
              <w:rPr>
                <w:noProof/>
                <w:webHidden/>
              </w:rPr>
              <w:tab/>
            </w:r>
            <w:r>
              <w:rPr>
                <w:noProof/>
                <w:webHidden/>
              </w:rPr>
              <w:fldChar w:fldCharType="begin"/>
            </w:r>
            <w:r>
              <w:rPr>
                <w:noProof/>
                <w:webHidden/>
              </w:rPr>
              <w:instrText xml:space="preserve"> PAGEREF _Toc43292549 \h </w:instrText>
            </w:r>
            <w:r>
              <w:rPr>
                <w:noProof/>
                <w:webHidden/>
              </w:rPr>
            </w:r>
            <w:r>
              <w:rPr>
                <w:noProof/>
                <w:webHidden/>
              </w:rPr>
              <w:fldChar w:fldCharType="separate"/>
            </w:r>
            <w:r>
              <w:rPr>
                <w:noProof/>
                <w:webHidden/>
              </w:rPr>
              <w:t>4</w:t>
            </w:r>
            <w:r>
              <w:rPr>
                <w:noProof/>
                <w:webHidden/>
              </w:rPr>
              <w:fldChar w:fldCharType="end"/>
            </w:r>
          </w:hyperlink>
        </w:p>
        <w:p w14:paraId="5ED26BCA" w14:textId="38BB105E" w:rsidR="00C40AB7" w:rsidRDefault="00C40AB7">
          <w:pPr>
            <w:pStyle w:val="TOC2"/>
            <w:tabs>
              <w:tab w:val="right" w:leader="dot" w:pos="9062"/>
            </w:tabs>
            <w:rPr>
              <w:rFonts w:eastAsiaTheme="minorEastAsia" w:cstheme="minorBidi"/>
              <w:i w:val="0"/>
              <w:iCs w:val="0"/>
              <w:noProof/>
              <w:sz w:val="24"/>
              <w:szCs w:val="24"/>
              <w:lang w:eastAsia="de-DE"/>
            </w:rPr>
          </w:pPr>
          <w:hyperlink w:anchor="_Toc43292550" w:history="1">
            <w:r w:rsidRPr="00940AA5">
              <w:rPr>
                <w:rStyle w:val="Hyperlink"/>
                <w:noProof/>
              </w:rPr>
              <w:t>INSTALLATION DES SDK</w:t>
            </w:r>
            <w:r>
              <w:rPr>
                <w:noProof/>
                <w:webHidden/>
              </w:rPr>
              <w:tab/>
            </w:r>
            <w:r>
              <w:rPr>
                <w:noProof/>
                <w:webHidden/>
              </w:rPr>
              <w:fldChar w:fldCharType="begin"/>
            </w:r>
            <w:r>
              <w:rPr>
                <w:noProof/>
                <w:webHidden/>
              </w:rPr>
              <w:instrText xml:space="preserve"> PAGEREF _Toc43292550 \h </w:instrText>
            </w:r>
            <w:r>
              <w:rPr>
                <w:noProof/>
                <w:webHidden/>
              </w:rPr>
            </w:r>
            <w:r>
              <w:rPr>
                <w:noProof/>
                <w:webHidden/>
              </w:rPr>
              <w:fldChar w:fldCharType="separate"/>
            </w:r>
            <w:r>
              <w:rPr>
                <w:noProof/>
                <w:webHidden/>
              </w:rPr>
              <w:t>4</w:t>
            </w:r>
            <w:r>
              <w:rPr>
                <w:noProof/>
                <w:webHidden/>
              </w:rPr>
              <w:fldChar w:fldCharType="end"/>
            </w:r>
          </w:hyperlink>
        </w:p>
        <w:p w14:paraId="497E0A96" w14:textId="48276A38" w:rsidR="00C40AB7" w:rsidRDefault="00C40AB7">
          <w:pPr>
            <w:pStyle w:val="TOC2"/>
            <w:tabs>
              <w:tab w:val="right" w:leader="dot" w:pos="9062"/>
            </w:tabs>
            <w:rPr>
              <w:rFonts w:eastAsiaTheme="minorEastAsia" w:cstheme="minorBidi"/>
              <w:i w:val="0"/>
              <w:iCs w:val="0"/>
              <w:noProof/>
              <w:sz w:val="24"/>
              <w:szCs w:val="24"/>
              <w:lang w:eastAsia="de-DE"/>
            </w:rPr>
          </w:pPr>
          <w:hyperlink w:anchor="_Toc43292551" w:history="1">
            <w:r w:rsidRPr="00940AA5">
              <w:rPr>
                <w:rStyle w:val="Hyperlink"/>
                <w:noProof/>
              </w:rPr>
              <w:t>INSTALLATION UND KONFIGURATION ALS MAVEN PROJEKT</w:t>
            </w:r>
            <w:r>
              <w:rPr>
                <w:noProof/>
                <w:webHidden/>
              </w:rPr>
              <w:tab/>
            </w:r>
            <w:r>
              <w:rPr>
                <w:noProof/>
                <w:webHidden/>
              </w:rPr>
              <w:fldChar w:fldCharType="begin"/>
            </w:r>
            <w:r>
              <w:rPr>
                <w:noProof/>
                <w:webHidden/>
              </w:rPr>
              <w:instrText xml:space="preserve"> PAGEREF _Toc43292551 \h </w:instrText>
            </w:r>
            <w:r>
              <w:rPr>
                <w:noProof/>
                <w:webHidden/>
              </w:rPr>
            </w:r>
            <w:r>
              <w:rPr>
                <w:noProof/>
                <w:webHidden/>
              </w:rPr>
              <w:fldChar w:fldCharType="separate"/>
            </w:r>
            <w:r>
              <w:rPr>
                <w:noProof/>
                <w:webHidden/>
              </w:rPr>
              <w:t>8</w:t>
            </w:r>
            <w:r>
              <w:rPr>
                <w:noProof/>
                <w:webHidden/>
              </w:rPr>
              <w:fldChar w:fldCharType="end"/>
            </w:r>
          </w:hyperlink>
        </w:p>
        <w:p w14:paraId="0368ED0B" w14:textId="3F16ED85" w:rsidR="00C40AB7" w:rsidRDefault="00C40AB7">
          <w:pPr>
            <w:pStyle w:val="TOC2"/>
            <w:tabs>
              <w:tab w:val="right" w:leader="dot" w:pos="9062"/>
            </w:tabs>
            <w:rPr>
              <w:rFonts w:eastAsiaTheme="minorEastAsia" w:cstheme="minorBidi"/>
              <w:i w:val="0"/>
              <w:iCs w:val="0"/>
              <w:noProof/>
              <w:sz w:val="24"/>
              <w:szCs w:val="24"/>
              <w:lang w:eastAsia="de-DE"/>
            </w:rPr>
          </w:pPr>
          <w:hyperlink w:anchor="_Toc43292552" w:history="1">
            <w:r w:rsidRPr="00940AA5">
              <w:rPr>
                <w:rStyle w:val="Hyperlink"/>
                <w:noProof/>
              </w:rPr>
              <w:t>KOMPILIEREN DER APPLIKATION</w:t>
            </w:r>
            <w:r>
              <w:rPr>
                <w:noProof/>
                <w:webHidden/>
              </w:rPr>
              <w:tab/>
            </w:r>
            <w:r>
              <w:rPr>
                <w:noProof/>
                <w:webHidden/>
              </w:rPr>
              <w:fldChar w:fldCharType="begin"/>
            </w:r>
            <w:r>
              <w:rPr>
                <w:noProof/>
                <w:webHidden/>
              </w:rPr>
              <w:instrText xml:space="preserve"> PAGEREF _Toc43292552 \h </w:instrText>
            </w:r>
            <w:r>
              <w:rPr>
                <w:noProof/>
                <w:webHidden/>
              </w:rPr>
            </w:r>
            <w:r>
              <w:rPr>
                <w:noProof/>
                <w:webHidden/>
              </w:rPr>
              <w:fldChar w:fldCharType="separate"/>
            </w:r>
            <w:r>
              <w:rPr>
                <w:noProof/>
                <w:webHidden/>
              </w:rPr>
              <w:t>9</w:t>
            </w:r>
            <w:r>
              <w:rPr>
                <w:noProof/>
                <w:webHidden/>
              </w:rPr>
              <w:fldChar w:fldCharType="end"/>
            </w:r>
          </w:hyperlink>
        </w:p>
        <w:p w14:paraId="6B5A7C96" w14:textId="3A488DDA" w:rsidR="00C40AB7" w:rsidRDefault="00C40AB7">
          <w:pPr>
            <w:pStyle w:val="TOC2"/>
            <w:tabs>
              <w:tab w:val="right" w:leader="dot" w:pos="9062"/>
            </w:tabs>
            <w:rPr>
              <w:rFonts w:eastAsiaTheme="minorEastAsia" w:cstheme="minorBidi"/>
              <w:i w:val="0"/>
              <w:iCs w:val="0"/>
              <w:noProof/>
              <w:sz w:val="24"/>
              <w:szCs w:val="24"/>
              <w:lang w:eastAsia="de-DE"/>
            </w:rPr>
          </w:pPr>
          <w:hyperlink w:anchor="_Toc43292553" w:history="1">
            <w:r w:rsidRPr="00940AA5">
              <w:rPr>
                <w:rStyle w:val="Hyperlink"/>
                <w:noProof/>
              </w:rPr>
              <w:t>KOMPILATION DER UNIT TESTS</w:t>
            </w:r>
            <w:r>
              <w:rPr>
                <w:noProof/>
                <w:webHidden/>
              </w:rPr>
              <w:tab/>
            </w:r>
            <w:r>
              <w:rPr>
                <w:noProof/>
                <w:webHidden/>
              </w:rPr>
              <w:fldChar w:fldCharType="begin"/>
            </w:r>
            <w:r>
              <w:rPr>
                <w:noProof/>
                <w:webHidden/>
              </w:rPr>
              <w:instrText xml:space="preserve"> PAGEREF _Toc43292553 \h </w:instrText>
            </w:r>
            <w:r>
              <w:rPr>
                <w:noProof/>
                <w:webHidden/>
              </w:rPr>
            </w:r>
            <w:r>
              <w:rPr>
                <w:noProof/>
                <w:webHidden/>
              </w:rPr>
              <w:fldChar w:fldCharType="separate"/>
            </w:r>
            <w:r>
              <w:rPr>
                <w:noProof/>
                <w:webHidden/>
              </w:rPr>
              <w:t>10</w:t>
            </w:r>
            <w:r>
              <w:rPr>
                <w:noProof/>
                <w:webHidden/>
              </w:rPr>
              <w:fldChar w:fldCharType="end"/>
            </w:r>
          </w:hyperlink>
        </w:p>
        <w:p w14:paraId="096A6C2C" w14:textId="411D912D" w:rsidR="00C40AB7" w:rsidRDefault="00C40AB7">
          <w:pPr>
            <w:pStyle w:val="TOC2"/>
            <w:tabs>
              <w:tab w:val="right" w:leader="dot" w:pos="9062"/>
            </w:tabs>
            <w:rPr>
              <w:rFonts w:eastAsiaTheme="minorEastAsia" w:cstheme="minorBidi"/>
              <w:i w:val="0"/>
              <w:iCs w:val="0"/>
              <w:noProof/>
              <w:sz w:val="24"/>
              <w:szCs w:val="24"/>
              <w:lang w:eastAsia="de-DE"/>
            </w:rPr>
          </w:pPr>
          <w:hyperlink w:anchor="_Toc43292554" w:history="1">
            <w:r w:rsidRPr="00940AA5">
              <w:rPr>
                <w:rStyle w:val="Hyperlink"/>
                <w:noProof/>
              </w:rPr>
              <w:t>INSTALLATION VON VISUAL PARADIGM</w:t>
            </w:r>
            <w:r>
              <w:rPr>
                <w:noProof/>
                <w:webHidden/>
              </w:rPr>
              <w:tab/>
            </w:r>
            <w:r>
              <w:rPr>
                <w:noProof/>
                <w:webHidden/>
              </w:rPr>
              <w:fldChar w:fldCharType="begin"/>
            </w:r>
            <w:r>
              <w:rPr>
                <w:noProof/>
                <w:webHidden/>
              </w:rPr>
              <w:instrText xml:space="preserve"> PAGEREF _Toc43292554 \h </w:instrText>
            </w:r>
            <w:r>
              <w:rPr>
                <w:noProof/>
                <w:webHidden/>
              </w:rPr>
            </w:r>
            <w:r>
              <w:rPr>
                <w:noProof/>
                <w:webHidden/>
              </w:rPr>
              <w:fldChar w:fldCharType="separate"/>
            </w:r>
            <w:r>
              <w:rPr>
                <w:noProof/>
                <w:webHidden/>
              </w:rPr>
              <w:t>11</w:t>
            </w:r>
            <w:r>
              <w:rPr>
                <w:noProof/>
                <w:webHidden/>
              </w:rPr>
              <w:fldChar w:fldCharType="end"/>
            </w:r>
          </w:hyperlink>
        </w:p>
        <w:p w14:paraId="52C49A31" w14:textId="35481682" w:rsidR="00C40AB7" w:rsidRDefault="00C40AB7">
          <w:pPr>
            <w:pStyle w:val="TOC1"/>
            <w:tabs>
              <w:tab w:val="left" w:pos="440"/>
              <w:tab w:val="right" w:leader="dot" w:pos="9062"/>
            </w:tabs>
            <w:rPr>
              <w:rFonts w:eastAsiaTheme="minorEastAsia" w:cstheme="minorBidi"/>
              <w:b w:val="0"/>
              <w:bCs w:val="0"/>
              <w:noProof/>
              <w:sz w:val="24"/>
              <w:szCs w:val="24"/>
              <w:lang w:eastAsia="de-DE"/>
            </w:rPr>
          </w:pPr>
          <w:hyperlink w:anchor="_Toc43292556" w:history="1">
            <w:r w:rsidRPr="00940AA5">
              <w:rPr>
                <w:rStyle w:val="Hyperlink"/>
                <w:rFonts w:ascii="Arial" w:hAnsi="Arial" w:cs="Arial"/>
                <w:noProof/>
              </w:rPr>
              <w:t>3.</w:t>
            </w:r>
            <w:r>
              <w:rPr>
                <w:rFonts w:eastAsiaTheme="minorEastAsia" w:cstheme="minorBidi"/>
                <w:b w:val="0"/>
                <w:bCs w:val="0"/>
                <w:noProof/>
                <w:sz w:val="24"/>
                <w:szCs w:val="24"/>
                <w:lang w:eastAsia="de-DE"/>
              </w:rPr>
              <w:tab/>
            </w:r>
            <w:r w:rsidRPr="00940AA5">
              <w:rPr>
                <w:rStyle w:val="Hyperlink"/>
                <w:rFonts w:ascii="Arial" w:hAnsi="Arial" w:cs="Arial"/>
                <w:noProof/>
              </w:rPr>
              <w:t>Programmstruktur</w:t>
            </w:r>
            <w:r>
              <w:rPr>
                <w:noProof/>
                <w:webHidden/>
              </w:rPr>
              <w:tab/>
            </w:r>
            <w:r>
              <w:rPr>
                <w:noProof/>
                <w:webHidden/>
              </w:rPr>
              <w:fldChar w:fldCharType="begin"/>
            </w:r>
            <w:r>
              <w:rPr>
                <w:noProof/>
                <w:webHidden/>
              </w:rPr>
              <w:instrText xml:space="preserve"> PAGEREF _Toc43292556 \h </w:instrText>
            </w:r>
            <w:r>
              <w:rPr>
                <w:noProof/>
                <w:webHidden/>
              </w:rPr>
            </w:r>
            <w:r>
              <w:rPr>
                <w:noProof/>
                <w:webHidden/>
              </w:rPr>
              <w:fldChar w:fldCharType="separate"/>
            </w:r>
            <w:r>
              <w:rPr>
                <w:noProof/>
                <w:webHidden/>
              </w:rPr>
              <w:t>12</w:t>
            </w:r>
            <w:r>
              <w:rPr>
                <w:noProof/>
                <w:webHidden/>
              </w:rPr>
              <w:fldChar w:fldCharType="end"/>
            </w:r>
          </w:hyperlink>
        </w:p>
        <w:p w14:paraId="5B5C2B35" w14:textId="141212FF" w:rsidR="00C40AB7" w:rsidRDefault="00C40AB7">
          <w:pPr>
            <w:pStyle w:val="TOC1"/>
            <w:tabs>
              <w:tab w:val="left" w:pos="660"/>
              <w:tab w:val="right" w:leader="dot" w:pos="9062"/>
            </w:tabs>
            <w:rPr>
              <w:rFonts w:eastAsiaTheme="minorEastAsia" w:cstheme="minorBidi"/>
              <w:b w:val="0"/>
              <w:bCs w:val="0"/>
              <w:noProof/>
              <w:sz w:val="24"/>
              <w:szCs w:val="24"/>
              <w:lang w:eastAsia="de-DE"/>
            </w:rPr>
          </w:pPr>
          <w:hyperlink w:anchor="_Toc43292557" w:history="1">
            <w:r w:rsidRPr="00940AA5">
              <w:rPr>
                <w:rStyle w:val="Hyperlink"/>
                <w:rFonts w:ascii="Arial" w:hAnsi="Arial" w:cs="Arial"/>
                <w:noProof/>
              </w:rPr>
              <w:t>3.1.</w:t>
            </w:r>
            <w:r>
              <w:rPr>
                <w:rFonts w:eastAsiaTheme="minorEastAsia" w:cstheme="minorBidi"/>
                <w:b w:val="0"/>
                <w:bCs w:val="0"/>
                <w:noProof/>
                <w:sz w:val="24"/>
                <w:szCs w:val="24"/>
                <w:lang w:eastAsia="de-DE"/>
              </w:rPr>
              <w:tab/>
            </w:r>
            <w:r w:rsidRPr="00940AA5">
              <w:rPr>
                <w:rStyle w:val="Hyperlink"/>
                <w:rFonts w:ascii="Arial" w:hAnsi="Arial" w:cs="Arial"/>
                <w:noProof/>
              </w:rPr>
              <w:t>MODEL</w:t>
            </w:r>
            <w:r>
              <w:rPr>
                <w:noProof/>
                <w:webHidden/>
              </w:rPr>
              <w:tab/>
            </w:r>
            <w:r>
              <w:rPr>
                <w:noProof/>
                <w:webHidden/>
              </w:rPr>
              <w:fldChar w:fldCharType="begin"/>
            </w:r>
            <w:r>
              <w:rPr>
                <w:noProof/>
                <w:webHidden/>
              </w:rPr>
              <w:instrText xml:space="preserve"> PAGEREF _Toc43292557 \h </w:instrText>
            </w:r>
            <w:r>
              <w:rPr>
                <w:noProof/>
                <w:webHidden/>
              </w:rPr>
            </w:r>
            <w:r>
              <w:rPr>
                <w:noProof/>
                <w:webHidden/>
              </w:rPr>
              <w:fldChar w:fldCharType="separate"/>
            </w:r>
            <w:r>
              <w:rPr>
                <w:noProof/>
                <w:webHidden/>
              </w:rPr>
              <w:t>13</w:t>
            </w:r>
            <w:r>
              <w:rPr>
                <w:noProof/>
                <w:webHidden/>
              </w:rPr>
              <w:fldChar w:fldCharType="end"/>
            </w:r>
          </w:hyperlink>
        </w:p>
        <w:p w14:paraId="79F26F2F" w14:textId="395564A6" w:rsidR="00C40AB7" w:rsidRDefault="00C40AB7">
          <w:pPr>
            <w:pStyle w:val="TOC1"/>
            <w:tabs>
              <w:tab w:val="left" w:pos="880"/>
              <w:tab w:val="right" w:leader="dot" w:pos="9062"/>
            </w:tabs>
            <w:rPr>
              <w:rFonts w:eastAsiaTheme="minorEastAsia" w:cstheme="minorBidi"/>
              <w:b w:val="0"/>
              <w:bCs w:val="0"/>
              <w:noProof/>
              <w:sz w:val="24"/>
              <w:szCs w:val="24"/>
              <w:lang w:eastAsia="de-DE"/>
            </w:rPr>
          </w:pPr>
          <w:hyperlink w:anchor="_Toc43292558" w:history="1">
            <w:r w:rsidRPr="00940AA5">
              <w:rPr>
                <w:rStyle w:val="Hyperlink"/>
                <w:rFonts w:ascii="Arial" w:hAnsi="Arial" w:cs="Arial"/>
                <w:noProof/>
              </w:rPr>
              <w:t>3.1.1.</w:t>
            </w:r>
            <w:r>
              <w:rPr>
                <w:rFonts w:eastAsiaTheme="minorEastAsia" w:cstheme="minorBidi"/>
                <w:b w:val="0"/>
                <w:bCs w:val="0"/>
                <w:noProof/>
                <w:sz w:val="24"/>
                <w:szCs w:val="24"/>
                <w:lang w:eastAsia="de-DE"/>
              </w:rPr>
              <w:tab/>
            </w:r>
            <w:r w:rsidRPr="00940AA5">
              <w:rPr>
                <w:rStyle w:val="Hyperlink"/>
                <w:rFonts w:ascii="Arial" w:hAnsi="Arial" w:cs="Arial"/>
                <w:noProof/>
              </w:rPr>
              <w:t>Projektdaten</w:t>
            </w:r>
            <w:r>
              <w:rPr>
                <w:noProof/>
                <w:webHidden/>
              </w:rPr>
              <w:tab/>
            </w:r>
            <w:r>
              <w:rPr>
                <w:noProof/>
                <w:webHidden/>
              </w:rPr>
              <w:fldChar w:fldCharType="begin"/>
            </w:r>
            <w:r>
              <w:rPr>
                <w:noProof/>
                <w:webHidden/>
              </w:rPr>
              <w:instrText xml:space="preserve"> PAGEREF _Toc43292558 \h </w:instrText>
            </w:r>
            <w:r>
              <w:rPr>
                <w:noProof/>
                <w:webHidden/>
              </w:rPr>
            </w:r>
            <w:r>
              <w:rPr>
                <w:noProof/>
                <w:webHidden/>
              </w:rPr>
              <w:fldChar w:fldCharType="separate"/>
            </w:r>
            <w:r>
              <w:rPr>
                <w:noProof/>
                <w:webHidden/>
              </w:rPr>
              <w:t>13</w:t>
            </w:r>
            <w:r>
              <w:rPr>
                <w:noProof/>
                <w:webHidden/>
              </w:rPr>
              <w:fldChar w:fldCharType="end"/>
            </w:r>
          </w:hyperlink>
        </w:p>
        <w:p w14:paraId="64A06398" w14:textId="77420730" w:rsidR="00C40AB7" w:rsidRDefault="00C40AB7">
          <w:pPr>
            <w:pStyle w:val="TOC1"/>
            <w:tabs>
              <w:tab w:val="left" w:pos="880"/>
              <w:tab w:val="right" w:leader="dot" w:pos="9062"/>
            </w:tabs>
            <w:rPr>
              <w:rFonts w:eastAsiaTheme="minorEastAsia" w:cstheme="minorBidi"/>
              <w:b w:val="0"/>
              <w:bCs w:val="0"/>
              <w:noProof/>
              <w:sz w:val="24"/>
              <w:szCs w:val="24"/>
              <w:lang w:eastAsia="de-DE"/>
            </w:rPr>
          </w:pPr>
          <w:hyperlink w:anchor="_Toc43292559" w:history="1">
            <w:r w:rsidRPr="00940AA5">
              <w:rPr>
                <w:rStyle w:val="Hyperlink"/>
                <w:rFonts w:ascii="Arial" w:hAnsi="Arial" w:cs="Arial"/>
                <w:noProof/>
              </w:rPr>
              <w:t>3.1.2.</w:t>
            </w:r>
            <w:r>
              <w:rPr>
                <w:rFonts w:eastAsiaTheme="minorEastAsia" w:cstheme="minorBidi"/>
                <w:b w:val="0"/>
                <w:bCs w:val="0"/>
                <w:noProof/>
                <w:sz w:val="24"/>
                <w:szCs w:val="24"/>
                <w:lang w:eastAsia="de-DE"/>
              </w:rPr>
              <w:tab/>
            </w:r>
            <w:r w:rsidRPr="00940AA5">
              <w:rPr>
                <w:rStyle w:val="Hyperlink"/>
                <w:rFonts w:ascii="Arial" w:hAnsi="Arial" w:cs="Arial"/>
                <w:noProof/>
              </w:rPr>
              <w:t>Aufwandsabschätzung</w:t>
            </w:r>
            <w:r>
              <w:rPr>
                <w:noProof/>
                <w:webHidden/>
              </w:rPr>
              <w:tab/>
            </w:r>
            <w:r>
              <w:rPr>
                <w:noProof/>
                <w:webHidden/>
              </w:rPr>
              <w:fldChar w:fldCharType="begin"/>
            </w:r>
            <w:r>
              <w:rPr>
                <w:noProof/>
                <w:webHidden/>
              </w:rPr>
              <w:instrText xml:space="preserve"> PAGEREF _Toc43292559 \h </w:instrText>
            </w:r>
            <w:r>
              <w:rPr>
                <w:noProof/>
                <w:webHidden/>
              </w:rPr>
            </w:r>
            <w:r>
              <w:rPr>
                <w:noProof/>
                <w:webHidden/>
              </w:rPr>
              <w:fldChar w:fldCharType="separate"/>
            </w:r>
            <w:r>
              <w:rPr>
                <w:noProof/>
                <w:webHidden/>
              </w:rPr>
              <w:t>15</w:t>
            </w:r>
            <w:r>
              <w:rPr>
                <w:noProof/>
                <w:webHidden/>
              </w:rPr>
              <w:fldChar w:fldCharType="end"/>
            </w:r>
          </w:hyperlink>
        </w:p>
        <w:p w14:paraId="7819B26E" w14:textId="31DA9644" w:rsidR="00C40AB7" w:rsidRDefault="00C40AB7">
          <w:pPr>
            <w:pStyle w:val="TOC1"/>
            <w:tabs>
              <w:tab w:val="left" w:pos="660"/>
              <w:tab w:val="right" w:leader="dot" w:pos="9062"/>
            </w:tabs>
            <w:rPr>
              <w:rFonts w:eastAsiaTheme="minorEastAsia" w:cstheme="minorBidi"/>
              <w:b w:val="0"/>
              <w:bCs w:val="0"/>
              <w:noProof/>
              <w:sz w:val="24"/>
              <w:szCs w:val="24"/>
              <w:lang w:eastAsia="de-DE"/>
            </w:rPr>
          </w:pPr>
          <w:hyperlink w:anchor="_Toc43292560" w:history="1">
            <w:r w:rsidRPr="00940AA5">
              <w:rPr>
                <w:rStyle w:val="Hyperlink"/>
                <w:rFonts w:ascii="Arial" w:hAnsi="Arial" w:cs="Arial"/>
                <w:noProof/>
              </w:rPr>
              <w:t>3.2.</w:t>
            </w:r>
            <w:r>
              <w:rPr>
                <w:rFonts w:eastAsiaTheme="minorEastAsia" w:cstheme="minorBidi"/>
                <w:b w:val="0"/>
                <w:bCs w:val="0"/>
                <w:noProof/>
                <w:sz w:val="24"/>
                <w:szCs w:val="24"/>
                <w:lang w:eastAsia="de-DE"/>
              </w:rPr>
              <w:tab/>
            </w:r>
            <w:r w:rsidRPr="00940AA5">
              <w:rPr>
                <w:rStyle w:val="Hyperlink"/>
                <w:rFonts w:ascii="Arial" w:hAnsi="Arial" w:cs="Arial"/>
                <w:noProof/>
              </w:rPr>
              <w:t>VIEW</w:t>
            </w:r>
            <w:r>
              <w:rPr>
                <w:noProof/>
                <w:webHidden/>
              </w:rPr>
              <w:tab/>
            </w:r>
            <w:r>
              <w:rPr>
                <w:noProof/>
                <w:webHidden/>
              </w:rPr>
              <w:fldChar w:fldCharType="begin"/>
            </w:r>
            <w:r>
              <w:rPr>
                <w:noProof/>
                <w:webHidden/>
              </w:rPr>
              <w:instrText xml:space="preserve"> PAGEREF _Toc43292560 \h </w:instrText>
            </w:r>
            <w:r>
              <w:rPr>
                <w:noProof/>
                <w:webHidden/>
              </w:rPr>
            </w:r>
            <w:r>
              <w:rPr>
                <w:noProof/>
                <w:webHidden/>
              </w:rPr>
              <w:fldChar w:fldCharType="separate"/>
            </w:r>
            <w:r>
              <w:rPr>
                <w:noProof/>
                <w:webHidden/>
              </w:rPr>
              <w:t>16</w:t>
            </w:r>
            <w:r>
              <w:rPr>
                <w:noProof/>
                <w:webHidden/>
              </w:rPr>
              <w:fldChar w:fldCharType="end"/>
            </w:r>
          </w:hyperlink>
        </w:p>
        <w:p w14:paraId="0CDF1B9A" w14:textId="336F76A1" w:rsidR="00C40AB7" w:rsidRDefault="00C40AB7">
          <w:pPr>
            <w:pStyle w:val="TOC1"/>
            <w:tabs>
              <w:tab w:val="left" w:pos="660"/>
              <w:tab w:val="right" w:leader="dot" w:pos="9062"/>
            </w:tabs>
            <w:rPr>
              <w:rFonts w:eastAsiaTheme="minorEastAsia" w:cstheme="minorBidi"/>
              <w:b w:val="0"/>
              <w:bCs w:val="0"/>
              <w:noProof/>
              <w:sz w:val="24"/>
              <w:szCs w:val="24"/>
              <w:lang w:eastAsia="de-DE"/>
            </w:rPr>
          </w:pPr>
          <w:hyperlink w:anchor="_Toc43292561" w:history="1">
            <w:r w:rsidRPr="00940AA5">
              <w:rPr>
                <w:rStyle w:val="Hyperlink"/>
                <w:rFonts w:ascii="Arial" w:hAnsi="Arial" w:cs="Arial"/>
                <w:noProof/>
              </w:rPr>
              <w:t>3.3.</w:t>
            </w:r>
            <w:r>
              <w:rPr>
                <w:rFonts w:eastAsiaTheme="minorEastAsia" w:cstheme="minorBidi"/>
                <w:b w:val="0"/>
                <w:bCs w:val="0"/>
                <w:noProof/>
                <w:sz w:val="24"/>
                <w:szCs w:val="24"/>
                <w:lang w:eastAsia="de-DE"/>
              </w:rPr>
              <w:tab/>
            </w:r>
            <w:r w:rsidRPr="00940AA5">
              <w:rPr>
                <w:rStyle w:val="Hyperlink"/>
                <w:rFonts w:ascii="Arial" w:hAnsi="Arial" w:cs="Arial"/>
                <w:noProof/>
              </w:rPr>
              <w:t>CONTROLLER</w:t>
            </w:r>
            <w:r>
              <w:rPr>
                <w:noProof/>
                <w:webHidden/>
              </w:rPr>
              <w:tab/>
            </w:r>
            <w:r>
              <w:rPr>
                <w:noProof/>
                <w:webHidden/>
              </w:rPr>
              <w:fldChar w:fldCharType="begin"/>
            </w:r>
            <w:r>
              <w:rPr>
                <w:noProof/>
                <w:webHidden/>
              </w:rPr>
              <w:instrText xml:space="preserve"> PAGEREF _Toc43292561 \h </w:instrText>
            </w:r>
            <w:r>
              <w:rPr>
                <w:noProof/>
                <w:webHidden/>
              </w:rPr>
            </w:r>
            <w:r>
              <w:rPr>
                <w:noProof/>
                <w:webHidden/>
              </w:rPr>
              <w:fldChar w:fldCharType="separate"/>
            </w:r>
            <w:r>
              <w:rPr>
                <w:noProof/>
                <w:webHidden/>
              </w:rPr>
              <w:t>18</w:t>
            </w:r>
            <w:r>
              <w:rPr>
                <w:noProof/>
                <w:webHidden/>
              </w:rPr>
              <w:fldChar w:fldCharType="end"/>
            </w:r>
          </w:hyperlink>
        </w:p>
        <w:p w14:paraId="66329D50" w14:textId="3E95A694" w:rsidR="00C40AB7" w:rsidRDefault="00C40AB7">
          <w:pPr>
            <w:pStyle w:val="TOC1"/>
            <w:tabs>
              <w:tab w:val="left" w:pos="440"/>
              <w:tab w:val="right" w:leader="dot" w:pos="9062"/>
            </w:tabs>
            <w:rPr>
              <w:rFonts w:eastAsiaTheme="minorEastAsia" w:cstheme="minorBidi"/>
              <w:b w:val="0"/>
              <w:bCs w:val="0"/>
              <w:noProof/>
              <w:sz w:val="24"/>
              <w:szCs w:val="24"/>
              <w:lang w:eastAsia="de-DE"/>
            </w:rPr>
          </w:pPr>
          <w:hyperlink w:anchor="_Toc43292564" w:history="1">
            <w:r w:rsidRPr="00940AA5">
              <w:rPr>
                <w:rStyle w:val="Hyperlink"/>
                <w:rFonts w:ascii="Arial" w:hAnsi="Arial" w:cs="Arial"/>
                <w:noProof/>
              </w:rPr>
              <w:t>4.</w:t>
            </w:r>
            <w:r>
              <w:rPr>
                <w:rFonts w:eastAsiaTheme="minorEastAsia" w:cstheme="minorBidi"/>
                <w:b w:val="0"/>
                <w:bCs w:val="0"/>
                <w:noProof/>
                <w:sz w:val="24"/>
                <w:szCs w:val="24"/>
                <w:lang w:eastAsia="de-DE"/>
              </w:rPr>
              <w:tab/>
            </w:r>
            <w:r w:rsidRPr="00940AA5">
              <w:rPr>
                <w:rStyle w:val="Hyperlink"/>
                <w:rFonts w:ascii="Arial" w:hAnsi="Arial" w:cs="Arial"/>
                <w:noProof/>
              </w:rPr>
              <w:t>Prinzipien und Muster</w:t>
            </w:r>
            <w:r>
              <w:rPr>
                <w:noProof/>
                <w:webHidden/>
              </w:rPr>
              <w:tab/>
            </w:r>
            <w:r>
              <w:rPr>
                <w:noProof/>
                <w:webHidden/>
              </w:rPr>
              <w:fldChar w:fldCharType="begin"/>
            </w:r>
            <w:r>
              <w:rPr>
                <w:noProof/>
                <w:webHidden/>
              </w:rPr>
              <w:instrText xml:space="preserve"> PAGEREF _Toc43292564 \h </w:instrText>
            </w:r>
            <w:r>
              <w:rPr>
                <w:noProof/>
                <w:webHidden/>
              </w:rPr>
            </w:r>
            <w:r>
              <w:rPr>
                <w:noProof/>
                <w:webHidden/>
              </w:rPr>
              <w:fldChar w:fldCharType="separate"/>
            </w:r>
            <w:r>
              <w:rPr>
                <w:noProof/>
                <w:webHidden/>
              </w:rPr>
              <w:t>19</w:t>
            </w:r>
            <w:r>
              <w:rPr>
                <w:noProof/>
                <w:webHidden/>
              </w:rPr>
              <w:fldChar w:fldCharType="end"/>
            </w:r>
          </w:hyperlink>
        </w:p>
        <w:p w14:paraId="3EC9F302" w14:textId="3A1E93F9" w:rsidR="00C40AB7" w:rsidRDefault="00C40AB7">
          <w:pPr>
            <w:pStyle w:val="TOC1"/>
            <w:tabs>
              <w:tab w:val="left" w:pos="660"/>
              <w:tab w:val="right" w:leader="dot" w:pos="9062"/>
            </w:tabs>
            <w:rPr>
              <w:rFonts w:eastAsiaTheme="minorEastAsia" w:cstheme="minorBidi"/>
              <w:b w:val="0"/>
              <w:bCs w:val="0"/>
              <w:noProof/>
              <w:sz w:val="24"/>
              <w:szCs w:val="24"/>
              <w:lang w:eastAsia="de-DE"/>
            </w:rPr>
          </w:pPr>
          <w:hyperlink w:anchor="_Toc43292565" w:history="1">
            <w:r w:rsidRPr="00940AA5">
              <w:rPr>
                <w:rStyle w:val="Hyperlink"/>
                <w:rFonts w:ascii="Arial" w:hAnsi="Arial" w:cs="Arial"/>
                <w:noProof/>
              </w:rPr>
              <w:t>4.1.</w:t>
            </w:r>
            <w:r>
              <w:rPr>
                <w:rFonts w:eastAsiaTheme="minorEastAsia" w:cstheme="minorBidi"/>
                <w:b w:val="0"/>
                <w:bCs w:val="0"/>
                <w:noProof/>
                <w:sz w:val="24"/>
                <w:szCs w:val="24"/>
                <w:lang w:eastAsia="de-DE"/>
              </w:rPr>
              <w:tab/>
            </w:r>
            <w:r w:rsidRPr="00940AA5">
              <w:rPr>
                <w:rStyle w:val="Hyperlink"/>
                <w:rFonts w:ascii="Arial" w:hAnsi="Arial" w:cs="Arial"/>
                <w:noProof/>
              </w:rPr>
              <w:t>Interfaces</w:t>
            </w:r>
            <w:r>
              <w:rPr>
                <w:noProof/>
                <w:webHidden/>
              </w:rPr>
              <w:tab/>
            </w:r>
            <w:r>
              <w:rPr>
                <w:noProof/>
                <w:webHidden/>
              </w:rPr>
              <w:fldChar w:fldCharType="begin"/>
            </w:r>
            <w:r>
              <w:rPr>
                <w:noProof/>
                <w:webHidden/>
              </w:rPr>
              <w:instrText xml:space="preserve"> PAGEREF _Toc43292565 \h </w:instrText>
            </w:r>
            <w:r>
              <w:rPr>
                <w:noProof/>
                <w:webHidden/>
              </w:rPr>
            </w:r>
            <w:r>
              <w:rPr>
                <w:noProof/>
                <w:webHidden/>
              </w:rPr>
              <w:fldChar w:fldCharType="separate"/>
            </w:r>
            <w:r>
              <w:rPr>
                <w:noProof/>
                <w:webHidden/>
              </w:rPr>
              <w:t>19</w:t>
            </w:r>
            <w:r>
              <w:rPr>
                <w:noProof/>
                <w:webHidden/>
              </w:rPr>
              <w:fldChar w:fldCharType="end"/>
            </w:r>
          </w:hyperlink>
        </w:p>
        <w:p w14:paraId="647C719C" w14:textId="5213206D" w:rsidR="00C40AB7" w:rsidRDefault="00C40AB7">
          <w:pPr>
            <w:pStyle w:val="TOC1"/>
            <w:tabs>
              <w:tab w:val="left" w:pos="660"/>
              <w:tab w:val="right" w:leader="dot" w:pos="9062"/>
            </w:tabs>
            <w:rPr>
              <w:rFonts w:eastAsiaTheme="minorEastAsia" w:cstheme="minorBidi"/>
              <w:b w:val="0"/>
              <w:bCs w:val="0"/>
              <w:noProof/>
              <w:sz w:val="24"/>
              <w:szCs w:val="24"/>
              <w:lang w:eastAsia="de-DE"/>
            </w:rPr>
          </w:pPr>
          <w:hyperlink w:anchor="_Toc43292566" w:history="1">
            <w:r w:rsidRPr="00940AA5">
              <w:rPr>
                <w:rStyle w:val="Hyperlink"/>
                <w:rFonts w:ascii="Arial" w:hAnsi="Arial" w:cs="Arial"/>
                <w:noProof/>
              </w:rPr>
              <w:t>4.2.</w:t>
            </w:r>
            <w:r>
              <w:rPr>
                <w:rFonts w:eastAsiaTheme="minorEastAsia" w:cstheme="minorBidi"/>
                <w:b w:val="0"/>
                <w:bCs w:val="0"/>
                <w:noProof/>
                <w:sz w:val="24"/>
                <w:szCs w:val="24"/>
                <w:lang w:eastAsia="de-DE"/>
              </w:rPr>
              <w:tab/>
            </w:r>
            <w:r w:rsidRPr="00940AA5">
              <w:rPr>
                <w:rStyle w:val="Hyperlink"/>
                <w:rFonts w:ascii="Arial" w:hAnsi="Arial" w:cs="Arial"/>
                <w:noProof/>
              </w:rPr>
              <w:t>Singleton</w:t>
            </w:r>
            <w:r>
              <w:rPr>
                <w:noProof/>
                <w:webHidden/>
              </w:rPr>
              <w:tab/>
            </w:r>
            <w:r>
              <w:rPr>
                <w:noProof/>
                <w:webHidden/>
              </w:rPr>
              <w:fldChar w:fldCharType="begin"/>
            </w:r>
            <w:r>
              <w:rPr>
                <w:noProof/>
                <w:webHidden/>
              </w:rPr>
              <w:instrText xml:space="preserve"> PAGEREF _Toc43292566 \h </w:instrText>
            </w:r>
            <w:r>
              <w:rPr>
                <w:noProof/>
                <w:webHidden/>
              </w:rPr>
            </w:r>
            <w:r>
              <w:rPr>
                <w:noProof/>
                <w:webHidden/>
              </w:rPr>
              <w:fldChar w:fldCharType="separate"/>
            </w:r>
            <w:r>
              <w:rPr>
                <w:noProof/>
                <w:webHidden/>
              </w:rPr>
              <w:t>19</w:t>
            </w:r>
            <w:r>
              <w:rPr>
                <w:noProof/>
                <w:webHidden/>
              </w:rPr>
              <w:fldChar w:fldCharType="end"/>
            </w:r>
          </w:hyperlink>
        </w:p>
        <w:p w14:paraId="151F5E5E" w14:textId="0B9ADB06" w:rsidR="00C40AB7" w:rsidRDefault="00C40AB7">
          <w:pPr>
            <w:pStyle w:val="TOC1"/>
            <w:tabs>
              <w:tab w:val="left" w:pos="660"/>
              <w:tab w:val="right" w:leader="dot" w:pos="9062"/>
            </w:tabs>
            <w:rPr>
              <w:rFonts w:eastAsiaTheme="minorEastAsia" w:cstheme="minorBidi"/>
              <w:b w:val="0"/>
              <w:bCs w:val="0"/>
              <w:noProof/>
              <w:sz w:val="24"/>
              <w:szCs w:val="24"/>
              <w:lang w:eastAsia="de-DE"/>
            </w:rPr>
          </w:pPr>
          <w:hyperlink w:anchor="_Toc43292567" w:history="1">
            <w:r w:rsidRPr="00940AA5">
              <w:rPr>
                <w:rStyle w:val="Hyperlink"/>
                <w:rFonts w:ascii="Arial" w:hAnsi="Arial" w:cs="Arial"/>
                <w:noProof/>
              </w:rPr>
              <w:t>4.3.</w:t>
            </w:r>
            <w:r>
              <w:rPr>
                <w:rFonts w:eastAsiaTheme="minorEastAsia" w:cstheme="minorBidi"/>
                <w:b w:val="0"/>
                <w:bCs w:val="0"/>
                <w:noProof/>
                <w:sz w:val="24"/>
                <w:szCs w:val="24"/>
                <w:lang w:eastAsia="de-DE"/>
              </w:rPr>
              <w:tab/>
            </w:r>
            <w:r w:rsidRPr="00940AA5">
              <w:rPr>
                <w:rStyle w:val="Hyperlink"/>
                <w:rFonts w:ascii="Arial" w:hAnsi="Arial" w:cs="Arial"/>
                <w:noProof/>
              </w:rPr>
              <w:t>Factory</w:t>
            </w:r>
            <w:r>
              <w:rPr>
                <w:noProof/>
                <w:webHidden/>
              </w:rPr>
              <w:tab/>
            </w:r>
            <w:r>
              <w:rPr>
                <w:noProof/>
                <w:webHidden/>
              </w:rPr>
              <w:fldChar w:fldCharType="begin"/>
            </w:r>
            <w:r>
              <w:rPr>
                <w:noProof/>
                <w:webHidden/>
              </w:rPr>
              <w:instrText xml:space="preserve"> PAGEREF _Toc43292567 \h </w:instrText>
            </w:r>
            <w:r>
              <w:rPr>
                <w:noProof/>
                <w:webHidden/>
              </w:rPr>
            </w:r>
            <w:r>
              <w:rPr>
                <w:noProof/>
                <w:webHidden/>
              </w:rPr>
              <w:fldChar w:fldCharType="separate"/>
            </w:r>
            <w:r>
              <w:rPr>
                <w:noProof/>
                <w:webHidden/>
              </w:rPr>
              <w:t>20</w:t>
            </w:r>
            <w:r>
              <w:rPr>
                <w:noProof/>
                <w:webHidden/>
              </w:rPr>
              <w:fldChar w:fldCharType="end"/>
            </w:r>
          </w:hyperlink>
        </w:p>
        <w:p w14:paraId="6F73F6D1" w14:textId="6CCA45B5" w:rsidR="00C40AB7" w:rsidRDefault="00C40AB7">
          <w:pPr>
            <w:pStyle w:val="TOC1"/>
            <w:tabs>
              <w:tab w:val="left" w:pos="440"/>
              <w:tab w:val="right" w:leader="dot" w:pos="9062"/>
            </w:tabs>
            <w:rPr>
              <w:rFonts w:eastAsiaTheme="minorEastAsia" w:cstheme="minorBidi"/>
              <w:b w:val="0"/>
              <w:bCs w:val="0"/>
              <w:noProof/>
              <w:sz w:val="24"/>
              <w:szCs w:val="24"/>
              <w:lang w:eastAsia="de-DE"/>
            </w:rPr>
          </w:pPr>
          <w:hyperlink w:anchor="_Toc43292568" w:history="1">
            <w:r w:rsidRPr="00940AA5">
              <w:rPr>
                <w:rStyle w:val="Hyperlink"/>
                <w:rFonts w:ascii="Arial" w:hAnsi="Arial" w:cs="Arial"/>
                <w:noProof/>
              </w:rPr>
              <w:t>5.</w:t>
            </w:r>
            <w:r>
              <w:rPr>
                <w:rFonts w:eastAsiaTheme="minorEastAsia" w:cstheme="minorBidi"/>
                <w:b w:val="0"/>
                <w:bCs w:val="0"/>
                <w:noProof/>
                <w:sz w:val="24"/>
                <w:szCs w:val="24"/>
                <w:lang w:eastAsia="de-DE"/>
              </w:rPr>
              <w:tab/>
            </w:r>
            <w:r w:rsidRPr="00940AA5">
              <w:rPr>
                <w:rStyle w:val="Hyperlink"/>
                <w:rFonts w:ascii="Arial" w:hAnsi="Arial" w:cs="Arial"/>
                <w:noProof/>
              </w:rPr>
              <w:t>Programmtests</w:t>
            </w:r>
            <w:r>
              <w:rPr>
                <w:noProof/>
                <w:webHidden/>
              </w:rPr>
              <w:tab/>
            </w:r>
            <w:r>
              <w:rPr>
                <w:noProof/>
                <w:webHidden/>
              </w:rPr>
              <w:fldChar w:fldCharType="begin"/>
            </w:r>
            <w:r>
              <w:rPr>
                <w:noProof/>
                <w:webHidden/>
              </w:rPr>
              <w:instrText xml:space="preserve"> PAGEREF _Toc43292568 \h </w:instrText>
            </w:r>
            <w:r>
              <w:rPr>
                <w:noProof/>
                <w:webHidden/>
              </w:rPr>
            </w:r>
            <w:r>
              <w:rPr>
                <w:noProof/>
                <w:webHidden/>
              </w:rPr>
              <w:fldChar w:fldCharType="separate"/>
            </w:r>
            <w:r>
              <w:rPr>
                <w:noProof/>
                <w:webHidden/>
              </w:rPr>
              <w:t>20</w:t>
            </w:r>
            <w:r>
              <w:rPr>
                <w:noProof/>
                <w:webHidden/>
              </w:rPr>
              <w:fldChar w:fldCharType="end"/>
            </w:r>
          </w:hyperlink>
        </w:p>
        <w:p w14:paraId="4ED09262" w14:textId="62718DF8" w:rsidR="00C40AB7" w:rsidRDefault="00C40AB7">
          <w:pPr>
            <w:pStyle w:val="TOC1"/>
            <w:tabs>
              <w:tab w:val="left" w:pos="660"/>
              <w:tab w:val="right" w:leader="dot" w:pos="9062"/>
            </w:tabs>
            <w:rPr>
              <w:rFonts w:eastAsiaTheme="minorEastAsia" w:cstheme="minorBidi"/>
              <w:b w:val="0"/>
              <w:bCs w:val="0"/>
              <w:noProof/>
              <w:sz w:val="24"/>
              <w:szCs w:val="24"/>
              <w:lang w:eastAsia="de-DE"/>
            </w:rPr>
          </w:pPr>
          <w:hyperlink w:anchor="_Toc43292569" w:history="1">
            <w:r w:rsidRPr="00940AA5">
              <w:rPr>
                <w:rStyle w:val="Hyperlink"/>
                <w:rFonts w:ascii="Arial" w:hAnsi="Arial" w:cs="Arial"/>
                <w:noProof/>
              </w:rPr>
              <w:t>5.1.</w:t>
            </w:r>
            <w:r>
              <w:rPr>
                <w:rFonts w:eastAsiaTheme="minorEastAsia" w:cstheme="minorBidi"/>
                <w:b w:val="0"/>
                <w:bCs w:val="0"/>
                <w:noProof/>
                <w:sz w:val="24"/>
                <w:szCs w:val="24"/>
                <w:lang w:eastAsia="de-DE"/>
              </w:rPr>
              <w:tab/>
            </w:r>
            <w:r w:rsidRPr="00940AA5">
              <w:rPr>
                <w:rStyle w:val="Hyperlink"/>
                <w:rFonts w:ascii="Arial" w:hAnsi="Arial" w:cs="Arial"/>
                <w:noProof/>
              </w:rPr>
              <w:t>Import/Export</w:t>
            </w:r>
            <w:r>
              <w:rPr>
                <w:noProof/>
                <w:webHidden/>
              </w:rPr>
              <w:tab/>
            </w:r>
            <w:r>
              <w:rPr>
                <w:noProof/>
                <w:webHidden/>
              </w:rPr>
              <w:fldChar w:fldCharType="begin"/>
            </w:r>
            <w:r>
              <w:rPr>
                <w:noProof/>
                <w:webHidden/>
              </w:rPr>
              <w:instrText xml:space="preserve"> PAGEREF _Toc43292569 \h </w:instrText>
            </w:r>
            <w:r>
              <w:rPr>
                <w:noProof/>
                <w:webHidden/>
              </w:rPr>
            </w:r>
            <w:r>
              <w:rPr>
                <w:noProof/>
                <w:webHidden/>
              </w:rPr>
              <w:fldChar w:fldCharType="separate"/>
            </w:r>
            <w:r>
              <w:rPr>
                <w:noProof/>
                <w:webHidden/>
              </w:rPr>
              <w:t>20</w:t>
            </w:r>
            <w:r>
              <w:rPr>
                <w:noProof/>
                <w:webHidden/>
              </w:rPr>
              <w:fldChar w:fldCharType="end"/>
            </w:r>
          </w:hyperlink>
        </w:p>
        <w:p w14:paraId="328C8727" w14:textId="7012A082" w:rsidR="00C40AB7" w:rsidRDefault="00C40AB7">
          <w:pPr>
            <w:pStyle w:val="TOC1"/>
            <w:tabs>
              <w:tab w:val="left" w:pos="880"/>
              <w:tab w:val="right" w:leader="dot" w:pos="9062"/>
            </w:tabs>
            <w:rPr>
              <w:rFonts w:eastAsiaTheme="minorEastAsia" w:cstheme="minorBidi"/>
              <w:b w:val="0"/>
              <w:bCs w:val="0"/>
              <w:noProof/>
              <w:sz w:val="24"/>
              <w:szCs w:val="24"/>
              <w:lang w:eastAsia="de-DE"/>
            </w:rPr>
          </w:pPr>
          <w:hyperlink w:anchor="_Toc43292570" w:history="1">
            <w:r w:rsidRPr="00940AA5">
              <w:rPr>
                <w:rStyle w:val="Hyperlink"/>
                <w:rFonts w:ascii="Arial" w:hAnsi="Arial" w:cs="Arial"/>
                <w:noProof/>
              </w:rPr>
              <w:t>5.1.1.</w:t>
            </w:r>
            <w:r>
              <w:rPr>
                <w:rFonts w:eastAsiaTheme="minorEastAsia" w:cstheme="minorBidi"/>
                <w:b w:val="0"/>
                <w:bCs w:val="0"/>
                <w:noProof/>
                <w:sz w:val="24"/>
                <w:szCs w:val="24"/>
                <w:lang w:eastAsia="de-DE"/>
              </w:rPr>
              <w:tab/>
            </w:r>
            <w:r w:rsidRPr="00940AA5">
              <w:rPr>
                <w:rStyle w:val="Hyperlink"/>
                <w:rFonts w:ascii="Arial" w:hAnsi="Arial" w:cs="Arial"/>
                <w:noProof/>
              </w:rPr>
              <w:t>Import</w:t>
            </w:r>
            <w:r>
              <w:rPr>
                <w:noProof/>
                <w:webHidden/>
              </w:rPr>
              <w:tab/>
            </w:r>
            <w:r>
              <w:rPr>
                <w:noProof/>
                <w:webHidden/>
              </w:rPr>
              <w:fldChar w:fldCharType="begin"/>
            </w:r>
            <w:r>
              <w:rPr>
                <w:noProof/>
                <w:webHidden/>
              </w:rPr>
              <w:instrText xml:space="preserve"> PAGEREF _Toc43292570 \h </w:instrText>
            </w:r>
            <w:r>
              <w:rPr>
                <w:noProof/>
                <w:webHidden/>
              </w:rPr>
            </w:r>
            <w:r>
              <w:rPr>
                <w:noProof/>
                <w:webHidden/>
              </w:rPr>
              <w:fldChar w:fldCharType="separate"/>
            </w:r>
            <w:r>
              <w:rPr>
                <w:noProof/>
                <w:webHidden/>
              </w:rPr>
              <w:t>20</w:t>
            </w:r>
            <w:r>
              <w:rPr>
                <w:noProof/>
                <w:webHidden/>
              </w:rPr>
              <w:fldChar w:fldCharType="end"/>
            </w:r>
          </w:hyperlink>
        </w:p>
        <w:p w14:paraId="5429BCEE" w14:textId="4564FA34" w:rsidR="00C40AB7" w:rsidRDefault="00C40AB7">
          <w:pPr>
            <w:pStyle w:val="TOC1"/>
            <w:tabs>
              <w:tab w:val="right" w:leader="dot" w:pos="9062"/>
            </w:tabs>
            <w:rPr>
              <w:rFonts w:eastAsiaTheme="minorEastAsia" w:cstheme="minorBidi"/>
              <w:b w:val="0"/>
              <w:bCs w:val="0"/>
              <w:noProof/>
              <w:sz w:val="24"/>
              <w:szCs w:val="24"/>
              <w:lang w:eastAsia="de-DE"/>
            </w:rPr>
          </w:pPr>
          <w:hyperlink w:anchor="_Toc43292571" w:history="1">
            <w:r>
              <w:rPr>
                <w:noProof/>
                <w:webHidden/>
              </w:rPr>
              <w:tab/>
            </w:r>
            <w:r>
              <w:rPr>
                <w:noProof/>
                <w:webHidden/>
              </w:rPr>
              <w:fldChar w:fldCharType="begin"/>
            </w:r>
            <w:r>
              <w:rPr>
                <w:noProof/>
                <w:webHidden/>
              </w:rPr>
              <w:instrText xml:space="preserve"> PAGEREF _Toc43292571 \h </w:instrText>
            </w:r>
            <w:r>
              <w:rPr>
                <w:noProof/>
                <w:webHidden/>
              </w:rPr>
            </w:r>
            <w:r>
              <w:rPr>
                <w:noProof/>
                <w:webHidden/>
              </w:rPr>
              <w:fldChar w:fldCharType="separate"/>
            </w:r>
            <w:r>
              <w:rPr>
                <w:noProof/>
                <w:webHidden/>
              </w:rPr>
              <w:t>23</w:t>
            </w:r>
            <w:r>
              <w:rPr>
                <w:noProof/>
                <w:webHidden/>
              </w:rPr>
              <w:fldChar w:fldCharType="end"/>
            </w:r>
          </w:hyperlink>
        </w:p>
        <w:p w14:paraId="6041E787" w14:textId="7B6F4603" w:rsidR="00C40AB7" w:rsidRDefault="00C40AB7">
          <w:pPr>
            <w:pStyle w:val="TOC1"/>
            <w:tabs>
              <w:tab w:val="left" w:pos="880"/>
              <w:tab w:val="right" w:leader="dot" w:pos="9062"/>
            </w:tabs>
            <w:rPr>
              <w:rFonts w:eastAsiaTheme="minorEastAsia" w:cstheme="minorBidi"/>
              <w:b w:val="0"/>
              <w:bCs w:val="0"/>
              <w:noProof/>
              <w:sz w:val="24"/>
              <w:szCs w:val="24"/>
              <w:lang w:eastAsia="de-DE"/>
            </w:rPr>
          </w:pPr>
          <w:hyperlink w:anchor="_Toc43292572" w:history="1">
            <w:r w:rsidRPr="00940AA5">
              <w:rPr>
                <w:rStyle w:val="Hyperlink"/>
                <w:rFonts w:ascii="Arial" w:hAnsi="Arial" w:cs="Arial"/>
                <w:noProof/>
              </w:rPr>
              <w:t>5.1.2.</w:t>
            </w:r>
            <w:r>
              <w:rPr>
                <w:rFonts w:eastAsiaTheme="minorEastAsia" w:cstheme="minorBidi"/>
                <w:b w:val="0"/>
                <w:bCs w:val="0"/>
                <w:noProof/>
                <w:sz w:val="24"/>
                <w:szCs w:val="24"/>
                <w:lang w:eastAsia="de-DE"/>
              </w:rPr>
              <w:tab/>
            </w:r>
            <w:r w:rsidRPr="00940AA5">
              <w:rPr>
                <w:rStyle w:val="Hyperlink"/>
                <w:rFonts w:ascii="Arial" w:hAnsi="Arial" w:cs="Arial"/>
                <w:noProof/>
              </w:rPr>
              <w:t>Export</w:t>
            </w:r>
            <w:r>
              <w:rPr>
                <w:noProof/>
                <w:webHidden/>
              </w:rPr>
              <w:tab/>
            </w:r>
            <w:r>
              <w:rPr>
                <w:noProof/>
                <w:webHidden/>
              </w:rPr>
              <w:fldChar w:fldCharType="begin"/>
            </w:r>
            <w:r>
              <w:rPr>
                <w:noProof/>
                <w:webHidden/>
              </w:rPr>
              <w:instrText xml:space="preserve"> PAGEREF _Toc43292572 \h </w:instrText>
            </w:r>
            <w:r>
              <w:rPr>
                <w:noProof/>
                <w:webHidden/>
              </w:rPr>
            </w:r>
            <w:r>
              <w:rPr>
                <w:noProof/>
                <w:webHidden/>
              </w:rPr>
              <w:fldChar w:fldCharType="separate"/>
            </w:r>
            <w:r>
              <w:rPr>
                <w:noProof/>
                <w:webHidden/>
              </w:rPr>
              <w:t>24</w:t>
            </w:r>
            <w:r>
              <w:rPr>
                <w:noProof/>
                <w:webHidden/>
              </w:rPr>
              <w:fldChar w:fldCharType="end"/>
            </w:r>
          </w:hyperlink>
        </w:p>
        <w:p w14:paraId="5B5C038D" w14:textId="1079B5C1" w:rsidR="00C40AB7" w:rsidRDefault="00C40AB7">
          <w:pPr>
            <w:pStyle w:val="TOC1"/>
            <w:tabs>
              <w:tab w:val="left" w:pos="660"/>
              <w:tab w:val="right" w:leader="dot" w:pos="9062"/>
            </w:tabs>
            <w:rPr>
              <w:rFonts w:eastAsiaTheme="minorEastAsia" w:cstheme="minorBidi"/>
              <w:b w:val="0"/>
              <w:bCs w:val="0"/>
              <w:noProof/>
              <w:sz w:val="24"/>
              <w:szCs w:val="24"/>
              <w:lang w:eastAsia="de-DE"/>
            </w:rPr>
          </w:pPr>
          <w:hyperlink w:anchor="_Toc43292573" w:history="1">
            <w:r w:rsidRPr="00940AA5">
              <w:rPr>
                <w:rStyle w:val="Hyperlink"/>
                <w:rFonts w:ascii="Arial" w:hAnsi="Arial" w:cs="Arial"/>
                <w:noProof/>
              </w:rPr>
              <w:t>5.2.</w:t>
            </w:r>
            <w:r>
              <w:rPr>
                <w:rFonts w:eastAsiaTheme="minorEastAsia" w:cstheme="minorBidi"/>
                <w:b w:val="0"/>
                <w:bCs w:val="0"/>
                <w:noProof/>
                <w:sz w:val="24"/>
                <w:szCs w:val="24"/>
                <w:lang w:eastAsia="de-DE"/>
              </w:rPr>
              <w:tab/>
            </w:r>
            <w:r w:rsidRPr="00940AA5">
              <w:rPr>
                <w:rStyle w:val="Hyperlink"/>
                <w:rFonts w:ascii="Arial" w:hAnsi="Arial" w:cs="Arial"/>
                <w:noProof/>
              </w:rPr>
              <w:t>Selbstoptimierung</w:t>
            </w:r>
            <w:r>
              <w:rPr>
                <w:noProof/>
                <w:webHidden/>
              </w:rPr>
              <w:tab/>
            </w:r>
            <w:r>
              <w:rPr>
                <w:noProof/>
                <w:webHidden/>
              </w:rPr>
              <w:fldChar w:fldCharType="begin"/>
            </w:r>
            <w:r>
              <w:rPr>
                <w:noProof/>
                <w:webHidden/>
              </w:rPr>
              <w:instrText xml:space="preserve"> PAGEREF _Toc43292573 \h </w:instrText>
            </w:r>
            <w:r>
              <w:rPr>
                <w:noProof/>
                <w:webHidden/>
              </w:rPr>
            </w:r>
            <w:r>
              <w:rPr>
                <w:noProof/>
                <w:webHidden/>
              </w:rPr>
              <w:fldChar w:fldCharType="separate"/>
            </w:r>
            <w:r>
              <w:rPr>
                <w:noProof/>
                <w:webHidden/>
              </w:rPr>
              <w:t>28</w:t>
            </w:r>
            <w:r>
              <w:rPr>
                <w:noProof/>
                <w:webHidden/>
              </w:rPr>
              <w:fldChar w:fldCharType="end"/>
            </w:r>
          </w:hyperlink>
        </w:p>
        <w:p w14:paraId="74012C6F" w14:textId="0D603143" w:rsidR="00C40AB7" w:rsidRDefault="00C40AB7">
          <w:pPr>
            <w:pStyle w:val="TOC1"/>
            <w:tabs>
              <w:tab w:val="left" w:pos="880"/>
              <w:tab w:val="right" w:leader="dot" w:pos="9062"/>
            </w:tabs>
            <w:rPr>
              <w:rFonts w:eastAsiaTheme="minorEastAsia" w:cstheme="minorBidi"/>
              <w:b w:val="0"/>
              <w:bCs w:val="0"/>
              <w:noProof/>
              <w:sz w:val="24"/>
              <w:szCs w:val="24"/>
              <w:lang w:eastAsia="de-DE"/>
            </w:rPr>
          </w:pPr>
          <w:hyperlink w:anchor="_Toc43292574" w:history="1">
            <w:r w:rsidRPr="00940AA5">
              <w:rPr>
                <w:rStyle w:val="Hyperlink"/>
                <w:rFonts w:ascii="Arial" w:hAnsi="Arial" w:cs="Arial"/>
                <w:noProof/>
              </w:rPr>
              <w:t>5.2.1.</w:t>
            </w:r>
            <w:r>
              <w:rPr>
                <w:rFonts w:eastAsiaTheme="minorEastAsia" w:cstheme="minorBidi"/>
                <w:b w:val="0"/>
                <w:bCs w:val="0"/>
                <w:noProof/>
                <w:sz w:val="24"/>
                <w:szCs w:val="24"/>
                <w:lang w:eastAsia="de-DE"/>
              </w:rPr>
              <w:tab/>
            </w:r>
            <w:r w:rsidRPr="00940AA5">
              <w:rPr>
                <w:rStyle w:val="Hyperlink"/>
                <w:rFonts w:ascii="Arial" w:hAnsi="Arial" w:cs="Arial"/>
                <w:noProof/>
              </w:rPr>
              <w:t>notifyAdjustFactors()</w:t>
            </w:r>
            <w:r>
              <w:rPr>
                <w:noProof/>
                <w:webHidden/>
              </w:rPr>
              <w:tab/>
            </w:r>
            <w:r>
              <w:rPr>
                <w:noProof/>
                <w:webHidden/>
              </w:rPr>
              <w:fldChar w:fldCharType="begin"/>
            </w:r>
            <w:r>
              <w:rPr>
                <w:noProof/>
                <w:webHidden/>
              </w:rPr>
              <w:instrText xml:space="preserve"> PAGEREF _Toc43292574 \h </w:instrText>
            </w:r>
            <w:r>
              <w:rPr>
                <w:noProof/>
                <w:webHidden/>
              </w:rPr>
            </w:r>
            <w:r>
              <w:rPr>
                <w:noProof/>
                <w:webHidden/>
              </w:rPr>
              <w:fldChar w:fldCharType="separate"/>
            </w:r>
            <w:r>
              <w:rPr>
                <w:noProof/>
                <w:webHidden/>
              </w:rPr>
              <w:t>29</w:t>
            </w:r>
            <w:r>
              <w:rPr>
                <w:noProof/>
                <w:webHidden/>
              </w:rPr>
              <w:fldChar w:fldCharType="end"/>
            </w:r>
          </w:hyperlink>
        </w:p>
        <w:p w14:paraId="6C1293F6" w14:textId="22820B19" w:rsidR="00C40AB7" w:rsidRDefault="00C40AB7">
          <w:pPr>
            <w:pStyle w:val="TOC1"/>
            <w:tabs>
              <w:tab w:val="left" w:pos="880"/>
              <w:tab w:val="right" w:leader="dot" w:pos="9062"/>
            </w:tabs>
            <w:rPr>
              <w:rFonts w:eastAsiaTheme="minorEastAsia" w:cstheme="minorBidi"/>
              <w:b w:val="0"/>
              <w:bCs w:val="0"/>
              <w:noProof/>
              <w:sz w:val="24"/>
              <w:szCs w:val="24"/>
              <w:lang w:eastAsia="de-DE"/>
            </w:rPr>
          </w:pPr>
          <w:hyperlink w:anchor="_Toc43292575" w:history="1">
            <w:r w:rsidRPr="00940AA5">
              <w:rPr>
                <w:rStyle w:val="Hyperlink"/>
                <w:rFonts w:ascii="Arial" w:hAnsi="Arial" w:cs="Arial"/>
                <w:noProof/>
              </w:rPr>
              <w:t>5.2.2.</w:t>
            </w:r>
            <w:r>
              <w:rPr>
                <w:rFonts w:eastAsiaTheme="minorEastAsia" w:cstheme="minorBidi"/>
                <w:b w:val="0"/>
                <w:bCs w:val="0"/>
                <w:noProof/>
                <w:sz w:val="24"/>
                <w:szCs w:val="24"/>
                <w:lang w:eastAsia="de-DE"/>
              </w:rPr>
              <w:tab/>
            </w:r>
            <w:r w:rsidRPr="00940AA5">
              <w:rPr>
                <w:rStyle w:val="Hyperlink"/>
                <w:rFonts w:ascii="Arial" w:hAnsi="Arial" w:cs="Arial"/>
                <w:noProof/>
              </w:rPr>
              <w:t>increaseFactors()</w:t>
            </w:r>
            <w:r>
              <w:rPr>
                <w:noProof/>
                <w:webHidden/>
              </w:rPr>
              <w:tab/>
            </w:r>
            <w:r>
              <w:rPr>
                <w:noProof/>
                <w:webHidden/>
              </w:rPr>
              <w:fldChar w:fldCharType="begin"/>
            </w:r>
            <w:r>
              <w:rPr>
                <w:noProof/>
                <w:webHidden/>
              </w:rPr>
              <w:instrText xml:space="preserve"> PAGEREF _Toc43292575 \h </w:instrText>
            </w:r>
            <w:r>
              <w:rPr>
                <w:noProof/>
                <w:webHidden/>
              </w:rPr>
            </w:r>
            <w:r>
              <w:rPr>
                <w:noProof/>
                <w:webHidden/>
              </w:rPr>
              <w:fldChar w:fldCharType="separate"/>
            </w:r>
            <w:r>
              <w:rPr>
                <w:noProof/>
                <w:webHidden/>
              </w:rPr>
              <w:t>31</w:t>
            </w:r>
            <w:r>
              <w:rPr>
                <w:noProof/>
                <w:webHidden/>
              </w:rPr>
              <w:fldChar w:fldCharType="end"/>
            </w:r>
          </w:hyperlink>
        </w:p>
        <w:p w14:paraId="1FC3251A" w14:textId="4EE6A32C" w:rsidR="00C40AB7" w:rsidRDefault="00C40AB7">
          <w:pPr>
            <w:pStyle w:val="TOC1"/>
            <w:tabs>
              <w:tab w:val="left" w:pos="880"/>
              <w:tab w:val="right" w:leader="dot" w:pos="9062"/>
            </w:tabs>
            <w:rPr>
              <w:rFonts w:eastAsiaTheme="minorEastAsia" w:cstheme="minorBidi"/>
              <w:b w:val="0"/>
              <w:bCs w:val="0"/>
              <w:noProof/>
              <w:sz w:val="24"/>
              <w:szCs w:val="24"/>
              <w:lang w:eastAsia="de-DE"/>
            </w:rPr>
          </w:pPr>
          <w:hyperlink w:anchor="_Toc43292576" w:history="1">
            <w:r w:rsidRPr="00940AA5">
              <w:rPr>
                <w:rStyle w:val="Hyperlink"/>
                <w:rFonts w:ascii="Arial" w:hAnsi="Arial" w:cs="Arial"/>
                <w:noProof/>
              </w:rPr>
              <w:t>5.2.3.</w:t>
            </w:r>
            <w:r>
              <w:rPr>
                <w:rFonts w:eastAsiaTheme="minorEastAsia" w:cstheme="minorBidi"/>
                <w:b w:val="0"/>
                <w:bCs w:val="0"/>
                <w:noProof/>
                <w:sz w:val="24"/>
                <w:szCs w:val="24"/>
                <w:lang w:eastAsia="de-DE"/>
              </w:rPr>
              <w:tab/>
            </w:r>
            <w:r w:rsidRPr="00940AA5">
              <w:rPr>
                <w:rStyle w:val="Hyperlink"/>
                <w:rFonts w:ascii="Arial" w:hAnsi="Arial" w:cs="Arial"/>
                <w:noProof/>
              </w:rPr>
              <w:t>decreaseFactors()</w:t>
            </w:r>
            <w:r>
              <w:rPr>
                <w:noProof/>
                <w:webHidden/>
              </w:rPr>
              <w:tab/>
            </w:r>
            <w:r>
              <w:rPr>
                <w:noProof/>
                <w:webHidden/>
              </w:rPr>
              <w:fldChar w:fldCharType="begin"/>
            </w:r>
            <w:r>
              <w:rPr>
                <w:noProof/>
                <w:webHidden/>
              </w:rPr>
              <w:instrText xml:space="preserve"> PAGEREF _Toc43292576 \h </w:instrText>
            </w:r>
            <w:r>
              <w:rPr>
                <w:noProof/>
                <w:webHidden/>
              </w:rPr>
            </w:r>
            <w:r>
              <w:rPr>
                <w:noProof/>
                <w:webHidden/>
              </w:rPr>
              <w:fldChar w:fldCharType="separate"/>
            </w:r>
            <w:r>
              <w:rPr>
                <w:noProof/>
                <w:webHidden/>
              </w:rPr>
              <w:t>33</w:t>
            </w:r>
            <w:r>
              <w:rPr>
                <w:noProof/>
                <w:webHidden/>
              </w:rPr>
              <w:fldChar w:fldCharType="end"/>
            </w:r>
          </w:hyperlink>
        </w:p>
        <w:p w14:paraId="1C731D1B" w14:textId="23B48A6E" w:rsidR="00C40AB7" w:rsidRDefault="00C40AB7">
          <w:pPr>
            <w:pStyle w:val="TOC1"/>
            <w:tabs>
              <w:tab w:val="left" w:pos="440"/>
              <w:tab w:val="right" w:leader="dot" w:pos="9062"/>
            </w:tabs>
            <w:rPr>
              <w:rFonts w:eastAsiaTheme="minorEastAsia" w:cstheme="minorBidi"/>
              <w:b w:val="0"/>
              <w:bCs w:val="0"/>
              <w:noProof/>
              <w:sz w:val="24"/>
              <w:szCs w:val="24"/>
              <w:lang w:eastAsia="de-DE"/>
            </w:rPr>
          </w:pPr>
          <w:hyperlink w:anchor="_Toc43292577" w:history="1">
            <w:r w:rsidRPr="00940AA5">
              <w:rPr>
                <w:rStyle w:val="Hyperlink"/>
                <w:rFonts w:ascii="Arial" w:hAnsi="Arial" w:cs="Arial"/>
                <w:noProof/>
              </w:rPr>
              <w:t>6.</w:t>
            </w:r>
            <w:r>
              <w:rPr>
                <w:rFonts w:eastAsiaTheme="minorEastAsia" w:cstheme="minorBidi"/>
                <w:b w:val="0"/>
                <w:bCs w:val="0"/>
                <w:noProof/>
                <w:sz w:val="24"/>
                <w:szCs w:val="24"/>
                <w:lang w:eastAsia="de-DE"/>
              </w:rPr>
              <w:tab/>
            </w:r>
            <w:r w:rsidRPr="00940AA5">
              <w:rPr>
                <w:rStyle w:val="Hyperlink"/>
                <w:rFonts w:ascii="Arial" w:hAnsi="Arial" w:cs="Arial"/>
                <w:noProof/>
              </w:rPr>
              <w:t>Anhang</w:t>
            </w:r>
            <w:r>
              <w:rPr>
                <w:noProof/>
                <w:webHidden/>
              </w:rPr>
              <w:tab/>
            </w:r>
            <w:r>
              <w:rPr>
                <w:noProof/>
                <w:webHidden/>
              </w:rPr>
              <w:fldChar w:fldCharType="begin"/>
            </w:r>
            <w:r>
              <w:rPr>
                <w:noProof/>
                <w:webHidden/>
              </w:rPr>
              <w:instrText xml:space="preserve"> PAGEREF _Toc43292577 \h </w:instrText>
            </w:r>
            <w:r>
              <w:rPr>
                <w:noProof/>
                <w:webHidden/>
              </w:rPr>
            </w:r>
            <w:r>
              <w:rPr>
                <w:noProof/>
                <w:webHidden/>
              </w:rPr>
              <w:fldChar w:fldCharType="separate"/>
            </w:r>
            <w:r>
              <w:rPr>
                <w:noProof/>
                <w:webHidden/>
              </w:rPr>
              <w:t>35</w:t>
            </w:r>
            <w:r>
              <w:rPr>
                <w:noProof/>
                <w:webHidden/>
              </w:rPr>
              <w:fldChar w:fldCharType="end"/>
            </w:r>
          </w:hyperlink>
        </w:p>
        <w:p w14:paraId="0730534D" w14:textId="328F9AD1" w:rsidR="00C40AB7" w:rsidRDefault="00C40AB7">
          <w:pPr>
            <w:pStyle w:val="TOC1"/>
            <w:tabs>
              <w:tab w:val="left" w:pos="660"/>
              <w:tab w:val="right" w:leader="dot" w:pos="9062"/>
            </w:tabs>
            <w:rPr>
              <w:rFonts w:eastAsiaTheme="minorEastAsia" w:cstheme="minorBidi"/>
              <w:b w:val="0"/>
              <w:bCs w:val="0"/>
              <w:noProof/>
              <w:sz w:val="24"/>
              <w:szCs w:val="24"/>
              <w:lang w:eastAsia="de-DE"/>
            </w:rPr>
          </w:pPr>
          <w:hyperlink w:anchor="_Toc43292578" w:history="1">
            <w:r w:rsidRPr="00940AA5">
              <w:rPr>
                <w:rStyle w:val="Hyperlink"/>
                <w:rFonts w:ascii="Arial" w:hAnsi="Arial" w:cs="Arial"/>
                <w:noProof/>
              </w:rPr>
              <w:t>6.1.</w:t>
            </w:r>
            <w:r>
              <w:rPr>
                <w:rFonts w:eastAsiaTheme="minorEastAsia" w:cstheme="minorBidi"/>
                <w:b w:val="0"/>
                <w:bCs w:val="0"/>
                <w:noProof/>
                <w:sz w:val="24"/>
                <w:szCs w:val="24"/>
                <w:lang w:eastAsia="de-DE"/>
              </w:rPr>
              <w:tab/>
            </w:r>
            <w:r w:rsidRPr="00940AA5">
              <w:rPr>
                <w:rStyle w:val="Hyperlink"/>
                <w:rFonts w:ascii="Arial" w:hAnsi="Arial" w:cs="Arial"/>
                <w:noProof/>
              </w:rPr>
              <w:t>Klassendiagramme</w:t>
            </w:r>
            <w:r>
              <w:rPr>
                <w:noProof/>
                <w:webHidden/>
              </w:rPr>
              <w:tab/>
            </w:r>
            <w:r>
              <w:rPr>
                <w:noProof/>
                <w:webHidden/>
              </w:rPr>
              <w:fldChar w:fldCharType="begin"/>
            </w:r>
            <w:r>
              <w:rPr>
                <w:noProof/>
                <w:webHidden/>
              </w:rPr>
              <w:instrText xml:space="preserve"> PAGEREF _Toc43292578 \h </w:instrText>
            </w:r>
            <w:r>
              <w:rPr>
                <w:noProof/>
                <w:webHidden/>
              </w:rPr>
            </w:r>
            <w:r>
              <w:rPr>
                <w:noProof/>
                <w:webHidden/>
              </w:rPr>
              <w:fldChar w:fldCharType="separate"/>
            </w:r>
            <w:r>
              <w:rPr>
                <w:noProof/>
                <w:webHidden/>
              </w:rPr>
              <w:t>35</w:t>
            </w:r>
            <w:r>
              <w:rPr>
                <w:noProof/>
                <w:webHidden/>
              </w:rPr>
              <w:fldChar w:fldCharType="end"/>
            </w:r>
          </w:hyperlink>
        </w:p>
        <w:p w14:paraId="63F8772E" w14:textId="3037C4FD" w:rsidR="00C40AB7" w:rsidRDefault="00C40AB7">
          <w:pPr>
            <w:pStyle w:val="TOC1"/>
            <w:tabs>
              <w:tab w:val="left" w:pos="880"/>
              <w:tab w:val="right" w:leader="dot" w:pos="9062"/>
            </w:tabs>
            <w:rPr>
              <w:rFonts w:eastAsiaTheme="minorEastAsia" w:cstheme="minorBidi"/>
              <w:b w:val="0"/>
              <w:bCs w:val="0"/>
              <w:noProof/>
              <w:sz w:val="24"/>
              <w:szCs w:val="24"/>
              <w:lang w:eastAsia="de-DE"/>
            </w:rPr>
          </w:pPr>
          <w:hyperlink w:anchor="_Toc43292579" w:history="1">
            <w:r w:rsidRPr="00940AA5">
              <w:rPr>
                <w:rStyle w:val="Hyperlink"/>
                <w:rFonts w:ascii="Arial" w:hAnsi="Arial" w:cs="Arial"/>
                <w:noProof/>
              </w:rPr>
              <w:t>6.1.1.</w:t>
            </w:r>
            <w:r>
              <w:rPr>
                <w:rFonts w:eastAsiaTheme="minorEastAsia" w:cstheme="minorBidi"/>
                <w:b w:val="0"/>
                <w:bCs w:val="0"/>
                <w:noProof/>
                <w:sz w:val="24"/>
                <w:szCs w:val="24"/>
                <w:lang w:eastAsia="de-DE"/>
              </w:rPr>
              <w:tab/>
            </w:r>
            <w:r w:rsidRPr="00940AA5">
              <w:rPr>
                <w:rStyle w:val="Hyperlink"/>
                <w:rFonts w:ascii="Arial" w:hAnsi="Arial" w:cs="Arial"/>
                <w:noProof/>
              </w:rPr>
              <w:t>MODEL</w:t>
            </w:r>
            <w:r>
              <w:rPr>
                <w:noProof/>
                <w:webHidden/>
              </w:rPr>
              <w:tab/>
            </w:r>
            <w:r>
              <w:rPr>
                <w:noProof/>
                <w:webHidden/>
              </w:rPr>
              <w:fldChar w:fldCharType="begin"/>
            </w:r>
            <w:r>
              <w:rPr>
                <w:noProof/>
                <w:webHidden/>
              </w:rPr>
              <w:instrText xml:space="preserve"> PAGEREF _Toc43292579 \h </w:instrText>
            </w:r>
            <w:r>
              <w:rPr>
                <w:noProof/>
                <w:webHidden/>
              </w:rPr>
            </w:r>
            <w:r>
              <w:rPr>
                <w:noProof/>
                <w:webHidden/>
              </w:rPr>
              <w:fldChar w:fldCharType="separate"/>
            </w:r>
            <w:r>
              <w:rPr>
                <w:noProof/>
                <w:webHidden/>
              </w:rPr>
              <w:t>35</w:t>
            </w:r>
            <w:r>
              <w:rPr>
                <w:noProof/>
                <w:webHidden/>
              </w:rPr>
              <w:fldChar w:fldCharType="end"/>
            </w:r>
          </w:hyperlink>
        </w:p>
        <w:p w14:paraId="4E01011E" w14:textId="62C4D176" w:rsidR="00C40AB7" w:rsidRDefault="00C40AB7">
          <w:pPr>
            <w:pStyle w:val="TOC1"/>
            <w:tabs>
              <w:tab w:val="left" w:pos="880"/>
              <w:tab w:val="right" w:leader="dot" w:pos="9062"/>
            </w:tabs>
            <w:rPr>
              <w:rFonts w:eastAsiaTheme="minorEastAsia" w:cstheme="minorBidi"/>
              <w:b w:val="0"/>
              <w:bCs w:val="0"/>
              <w:noProof/>
              <w:sz w:val="24"/>
              <w:szCs w:val="24"/>
              <w:lang w:eastAsia="de-DE"/>
            </w:rPr>
          </w:pPr>
          <w:hyperlink w:anchor="_Toc43292580" w:history="1">
            <w:r w:rsidRPr="00940AA5">
              <w:rPr>
                <w:rStyle w:val="Hyperlink"/>
                <w:rFonts w:ascii="Arial" w:hAnsi="Arial" w:cs="Arial"/>
                <w:noProof/>
              </w:rPr>
              <w:t>6.1.2.</w:t>
            </w:r>
            <w:r>
              <w:rPr>
                <w:rFonts w:eastAsiaTheme="minorEastAsia" w:cstheme="minorBidi"/>
                <w:b w:val="0"/>
                <w:bCs w:val="0"/>
                <w:noProof/>
                <w:sz w:val="24"/>
                <w:szCs w:val="24"/>
                <w:lang w:eastAsia="de-DE"/>
              </w:rPr>
              <w:tab/>
            </w:r>
            <w:r w:rsidRPr="00940AA5">
              <w:rPr>
                <w:rStyle w:val="Hyperlink"/>
                <w:rFonts w:ascii="Arial" w:hAnsi="Arial" w:cs="Arial"/>
                <w:noProof/>
              </w:rPr>
              <w:t>VIEW</w:t>
            </w:r>
            <w:r>
              <w:rPr>
                <w:noProof/>
                <w:webHidden/>
              </w:rPr>
              <w:tab/>
            </w:r>
            <w:r>
              <w:rPr>
                <w:noProof/>
                <w:webHidden/>
              </w:rPr>
              <w:fldChar w:fldCharType="begin"/>
            </w:r>
            <w:r>
              <w:rPr>
                <w:noProof/>
                <w:webHidden/>
              </w:rPr>
              <w:instrText xml:space="preserve"> PAGEREF _Toc43292580 \h </w:instrText>
            </w:r>
            <w:r>
              <w:rPr>
                <w:noProof/>
                <w:webHidden/>
              </w:rPr>
            </w:r>
            <w:r>
              <w:rPr>
                <w:noProof/>
                <w:webHidden/>
              </w:rPr>
              <w:fldChar w:fldCharType="separate"/>
            </w:r>
            <w:r>
              <w:rPr>
                <w:noProof/>
                <w:webHidden/>
              </w:rPr>
              <w:t>35</w:t>
            </w:r>
            <w:r>
              <w:rPr>
                <w:noProof/>
                <w:webHidden/>
              </w:rPr>
              <w:fldChar w:fldCharType="end"/>
            </w:r>
          </w:hyperlink>
        </w:p>
        <w:p w14:paraId="1794BAD6" w14:textId="6390DCFD" w:rsidR="00C40AB7" w:rsidRDefault="00C40AB7">
          <w:pPr>
            <w:pStyle w:val="TOC1"/>
            <w:tabs>
              <w:tab w:val="left" w:pos="880"/>
              <w:tab w:val="right" w:leader="dot" w:pos="9062"/>
            </w:tabs>
            <w:rPr>
              <w:rFonts w:eastAsiaTheme="minorEastAsia" w:cstheme="minorBidi"/>
              <w:b w:val="0"/>
              <w:bCs w:val="0"/>
              <w:noProof/>
              <w:sz w:val="24"/>
              <w:szCs w:val="24"/>
              <w:lang w:eastAsia="de-DE"/>
            </w:rPr>
          </w:pPr>
          <w:hyperlink w:anchor="_Toc43292581" w:history="1">
            <w:r w:rsidRPr="00940AA5">
              <w:rPr>
                <w:rStyle w:val="Hyperlink"/>
                <w:rFonts w:ascii="Arial" w:hAnsi="Arial" w:cs="Arial"/>
                <w:noProof/>
              </w:rPr>
              <w:t>6.1.3.</w:t>
            </w:r>
            <w:r>
              <w:rPr>
                <w:rFonts w:eastAsiaTheme="minorEastAsia" w:cstheme="minorBidi"/>
                <w:b w:val="0"/>
                <w:bCs w:val="0"/>
                <w:noProof/>
                <w:sz w:val="24"/>
                <w:szCs w:val="24"/>
                <w:lang w:eastAsia="de-DE"/>
              </w:rPr>
              <w:tab/>
            </w:r>
            <w:r w:rsidRPr="00940AA5">
              <w:rPr>
                <w:rStyle w:val="Hyperlink"/>
                <w:rFonts w:ascii="Arial" w:hAnsi="Arial" w:cs="Arial"/>
                <w:noProof/>
              </w:rPr>
              <w:t>CONTROLLER</w:t>
            </w:r>
            <w:r>
              <w:rPr>
                <w:noProof/>
                <w:webHidden/>
              </w:rPr>
              <w:tab/>
            </w:r>
            <w:r>
              <w:rPr>
                <w:noProof/>
                <w:webHidden/>
              </w:rPr>
              <w:fldChar w:fldCharType="begin"/>
            </w:r>
            <w:r>
              <w:rPr>
                <w:noProof/>
                <w:webHidden/>
              </w:rPr>
              <w:instrText xml:space="preserve"> PAGEREF _Toc43292581 \h </w:instrText>
            </w:r>
            <w:r>
              <w:rPr>
                <w:noProof/>
                <w:webHidden/>
              </w:rPr>
            </w:r>
            <w:r>
              <w:rPr>
                <w:noProof/>
                <w:webHidden/>
              </w:rPr>
              <w:fldChar w:fldCharType="separate"/>
            </w:r>
            <w:r>
              <w:rPr>
                <w:noProof/>
                <w:webHidden/>
              </w:rPr>
              <w:t>35</w:t>
            </w:r>
            <w:r>
              <w:rPr>
                <w:noProof/>
                <w:webHidden/>
              </w:rPr>
              <w:fldChar w:fldCharType="end"/>
            </w:r>
          </w:hyperlink>
        </w:p>
        <w:p w14:paraId="7F622B26" w14:textId="3FD05C8A" w:rsidR="00077A29" w:rsidRPr="007F50A3" w:rsidRDefault="00077A29" w:rsidP="007F50A3">
          <w:pPr>
            <w:spacing w:line="360" w:lineRule="auto"/>
            <w:jc w:val="both"/>
            <w:rPr>
              <w:rFonts w:ascii="Arial" w:hAnsi="Arial" w:cs="Arial"/>
            </w:rPr>
          </w:pPr>
          <w:r w:rsidRPr="00C058FE">
            <w:rPr>
              <w:rFonts w:ascii="Arial" w:hAnsi="Arial" w:cs="Arial"/>
              <w:sz w:val="24"/>
              <w:szCs w:val="24"/>
            </w:rPr>
            <w:fldChar w:fldCharType="end"/>
          </w:r>
          <w:commentRangeEnd w:id="4"/>
          <w:r w:rsidR="00C40AB7">
            <w:rPr>
              <w:rStyle w:val="CommentReference"/>
            </w:rPr>
            <w:commentReference w:id="4"/>
          </w:r>
        </w:p>
      </w:sdtContent>
    </w:sdt>
    <w:p w14:paraId="313C133C" w14:textId="77777777" w:rsidR="00D66F95" w:rsidRPr="007F50A3" w:rsidRDefault="00D66F95" w:rsidP="007F50A3">
      <w:pPr>
        <w:spacing w:line="360" w:lineRule="auto"/>
        <w:jc w:val="both"/>
        <w:rPr>
          <w:rFonts w:ascii="Arial" w:hAnsi="Arial" w:cs="Arial"/>
          <w:sz w:val="30"/>
          <w:szCs w:val="30"/>
        </w:rPr>
      </w:pPr>
    </w:p>
    <w:p w14:paraId="5F1945EB" w14:textId="7D9396E7" w:rsidR="00D66F95" w:rsidRPr="007F50A3" w:rsidRDefault="00D66F95" w:rsidP="007F50A3">
      <w:pPr>
        <w:spacing w:line="360" w:lineRule="auto"/>
        <w:jc w:val="both"/>
        <w:rPr>
          <w:rFonts w:ascii="Arial" w:hAnsi="Arial" w:cs="Arial"/>
          <w:sz w:val="30"/>
          <w:szCs w:val="30"/>
        </w:rPr>
      </w:pPr>
      <w:r w:rsidRPr="007F50A3">
        <w:rPr>
          <w:rFonts w:ascii="Arial" w:hAnsi="Arial" w:cs="Arial"/>
          <w:sz w:val="30"/>
          <w:szCs w:val="30"/>
        </w:rPr>
        <w:br w:type="page"/>
      </w:r>
    </w:p>
    <w:p w14:paraId="145E28EB" w14:textId="4ECD204B" w:rsidR="00134FCF" w:rsidRPr="00E27202" w:rsidRDefault="00134FCF" w:rsidP="00134FCF">
      <w:pPr>
        <w:pStyle w:val="Heading1"/>
        <w:numPr>
          <w:ilvl w:val="0"/>
          <w:numId w:val="10"/>
        </w:numPr>
        <w:rPr>
          <w:rFonts w:ascii="Arial" w:hAnsi="Arial" w:cs="Arial"/>
          <w:color w:val="auto"/>
        </w:rPr>
      </w:pPr>
      <w:r>
        <w:rPr>
          <w:rFonts w:ascii="Arial" w:hAnsi="Arial" w:cs="Arial"/>
          <w:color w:val="auto"/>
        </w:rPr>
        <w:t xml:space="preserve"> </w:t>
      </w:r>
      <w:bookmarkStart w:id="5" w:name="_Toc43292547"/>
      <w:r>
        <w:rPr>
          <w:rFonts w:ascii="Arial" w:hAnsi="Arial" w:cs="Arial"/>
          <w:color w:val="auto"/>
        </w:rPr>
        <w:t>Einleitung</w:t>
      </w:r>
      <w:bookmarkEnd w:id="5"/>
    </w:p>
    <w:p w14:paraId="161F380F" w14:textId="3E23C3E6" w:rsidR="00134FCF" w:rsidRDefault="00134FCF" w:rsidP="00997643">
      <w:pPr>
        <w:spacing w:line="360" w:lineRule="auto"/>
        <w:jc w:val="both"/>
        <w:rPr>
          <w:rFonts w:ascii="Arial" w:hAnsi="Arial" w:cs="Arial"/>
        </w:rPr>
      </w:pPr>
      <w:r w:rsidRPr="00997643">
        <w:rPr>
          <w:rFonts w:ascii="Arial" w:hAnsi="Arial" w:cs="Arial"/>
        </w:rPr>
        <w:t>Aufgaben Beschreibung/ einleitende Worte (max. 1 Seite)</w:t>
      </w:r>
    </w:p>
    <w:p w14:paraId="6E831588" w14:textId="6831D9A7" w:rsidR="002F7D69" w:rsidRDefault="006C2D71" w:rsidP="007F50A3">
      <w:pPr>
        <w:spacing w:line="360" w:lineRule="auto"/>
        <w:jc w:val="both"/>
        <w:rPr>
          <w:rFonts w:ascii="Arial" w:hAnsi="Arial" w:cs="Arial"/>
        </w:rPr>
      </w:pPr>
      <w:r>
        <w:rPr>
          <w:rFonts w:ascii="Arial" w:hAnsi="Arial" w:cs="Arial"/>
        </w:rPr>
        <w:t xml:space="preserve">Im Rahmen der Vorlesung Software Engineering </w:t>
      </w:r>
      <w:r w:rsidR="00F76D29">
        <w:rPr>
          <w:rFonts w:ascii="Arial" w:hAnsi="Arial" w:cs="Arial"/>
        </w:rPr>
        <w:t xml:space="preserve">I </w:t>
      </w:r>
      <w:r w:rsidR="00B1085A">
        <w:rPr>
          <w:rFonts w:ascii="Arial" w:hAnsi="Arial" w:cs="Arial"/>
        </w:rPr>
        <w:t xml:space="preserve">des 4. </w:t>
      </w:r>
      <w:r w:rsidR="00B1085A" w:rsidRPr="009822C3">
        <w:rPr>
          <w:rFonts w:ascii="Arial" w:hAnsi="Arial" w:cs="Arial"/>
        </w:rPr>
        <w:t>Semesters soll ein CASE</w:t>
      </w:r>
      <w:r w:rsidR="00756B9D">
        <w:rPr>
          <w:rFonts w:ascii="Arial" w:hAnsi="Arial" w:cs="Arial"/>
        </w:rPr>
        <w:t xml:space="preserve"> (</w:t>
      </w:r>
      <w:r w:rsidR="00EB5C4B" w:rsidRPr="00EB5C4B">
        <w:rPr>
          <w:rFonts w:ascii="Arial" w:hAnsi="Arial" w:cs="Arial"/>
        </w:rPr>
        <w:t xml:space="preserve">Computer-aided </w:t>
      </w:r>
      <w:r w:rsidR="00A17315">
        <w:rPr>
          <w:rFonts w:ascii="Arial" w:hAnsi="Arial" w:cs="Arial"/>
        </w:rPr>
        <w:t>S</w:t>
      </w:r>
      <w:r w:rsidR="00EB5C4B" w:rsidRPr="00EB5C4B">
        <w:rPr>
          <w:rFonts w:ascii="Arial" w:hAnsi="Arial" w:cs="Arial"/>
        </w:rPr>
        <w:t xml:space="preserve">oftware </w:t>
      </w:r>
      <w:r w:rsidR="00A17315">
        <w:rPr>
          <w:rFonts w:ascii="Arial" w:hAnsi="Arial" w:cs="Arial"/>
        </w:rPr>
        <w:t>E</w:t>
      </w:r>
      <w:r w:rsidR="00EB5C4B" w:rsidRPr="00EB5C4B">
        <w:rPr>
          <w:rFonts w:ascii="Arial" w:hAnsi="Arial" w:cs="Arial"/>
        </w:rPr>
        <w:t>ngineering</w:t>
      </w:r>
      <w:r w:rsidR="00756B9D">
        <w:rPr>
          <w:rFonts w:ascii="Arial" w:hAnsi="Arial" w:cs="Arial"/>
        </w:rPr>
        <w:t>)</w:t>
      </w:r>
      <w:r w:rsidR="00B1085A" w:rsidRPr="009822C3">
        <w:rPr>
          <w:rFonts w:ascii="Arial" w:hAnsi="Arial" w:cs="Arial"/>
        </w:rPr>
        <w:t xml:space="preserve"> Tool</w:t>
      </w:r>
      <w:r w:rsidR="00A338C8" w:rsidRPr="009822C3">
        <w:rPr>
          <w:rFonts w:ascii="Arial" w:hAnsi="Arial" w:cs="Arial"/>
        </w:rPr>
        <w:t xml:space="preserve"> fü</w:t>
      </w:r>
      <w:r w:rsidR="009822C3" w:rsidRPr="009822C3">
        <w:rPr>
          <w:rFonts w:ascii="Arial" w:hAnsi="Arial" w:cs="Arial"/>
        </w:rPr>
        <w:t>r di</w:t>
      </w:r>
      <w:r w:rsidR="009822C3">
        <w:rPr>
          <w:rFonts w:ascii="Arial" w:hAnsi="Arial" w:cs="Arial"/>
        </w:rPr>
        <w:t xml:space="preserve">e Erstellung eines Lastenhefts/Anforderungsanalyse </w:t>
      </w:r>
      <w:r w:rsidR="00FF1E26">
        <w:rPr>
          <w:rFonts w:ascii="Arial" w:hAnsi="Arial" w:cs="Arial"/>
        </w:rPr>
        <w:t>entwickelt werden. Dazu wurden bereits in separaten Projekten die Anforderungen durch den Kunden evaluiert und</w:t>
      </w:r>
      <w:r w:rsidR="00205AD9">
        <w:rPr>
          <w:rFonts w:ascii="Arial" w:hAnsi="Arial" w:cs="Arial"/>
        </w:rPr>
        <w:t xml:space="preserve"> Teilbereiche für die erste Implementierung spezifiziert. Anhand der Anforderungen für den ersten Release </w:t>
      </w:r>
      <w:r w:rsidR="00BA4816">
        <w:rPr>
          <w:rFonts w:ascii="Arial" w:hAnsi="Arial" w:cs="Arial"/>
        </w:rPr>
        <w:t xml:space="preserve">wird nun im Rahmen des 3. Projektes </w:t>
      </w:r>
      <w:r w:rsidR="009C5667">
        <w:rPr>
          <w:rFonts w:ascii="Arial" w:hAnsi="Arial" w:cs="Arial"/>
        </w:rPr>
        <w:t>ein CASE Tool</w:t>
      </w:r>
      <w:r w:rsidR="00756B9D">
        <w:rPr>
          <w:rFonts w:ascii="Arial" w:hAnsi="Arial" w:cs="Arial"/>
        </w:rPr>
        <w:t xml:space="preserve"> </w:t>
      </w:r>
      <w:r w:rsidR="00A6464F">
        <w:rPr>
          <w:rFonts w:ascii="Arial" w:hAnsi="Arial" w:cs="Arial"/>
        </w:rPr>
        <w:t>implementiert.</w:t>
      </w:r>
    </w:p>
    <w:p w14:paraId="08C9B56A" w14:textId="0680AC30" w:rsidR="00351B20" w:rsidRPr="009822C3" w:rsidRDefault="002F7D69" w:rsidP="007F50A3">
      <w:pPr>
        <w:spacing w:line="360" w:lineRule="auto"/>
        <w:jc w:val="both"/>
        <w:rPr>
          <w:rFonts w:ascii="Arial" w:hAnsi="Arial" w:cs="Arial"/>
        </w:rPr>
      </w:pPr>
      <w:r>
        <w:rPr>
          <w:rFonts w:ascii="Arial" w:hAnsi="Arial" w:cs="Arial"/>
        </w:rPr>
        <w:t>Da</w:t>
      </w:r>
      <w:r w:rsidR="00D6266F">
        <w:rPr>
          <w:rFonts w:ascii="Arial" w:hAnsi="Arial" w:cs="Arial"/>
        </w:rPr>
        <w:t xml:space="preserve"> es sich </w:t>
      </w:r>
      <w:commentRangeStart w:id="6"/>
      <w:r w:rsidR="00D6266F">
        <w:rPr>
          <w:rFonts w:ascii="Arial" w:hAnsi="Arial" w:cs="Arial"/>
        </w:rPr>
        <w:t>durch</w:t>
      </w:r>
      <w:r w:rsidR="00A43A40">
        <w:rPr>
          <w:rFonts w:ascii="Arial" w:hAnsi="Arial" w:cs="Arial"/>
        </w:rPr>
        <w:t xml:space="preserve"> die</w:t>
      </w:r>
      <w:r w:rsidR="00D6266F">
        <w:rPr>
          <w:rFonts w:ascii="Arial" w:hAnsi="Arial" w:cs="Arial"/>
        </w:rPr>
        <w:t xml:space="preserve"> Anforderung</w:t>
      </w:r>
      <w:r w:rsidR="00A43A40">
        <w:rPr>
          <w:rFonts w:ascii="Arial" w:hAnsi="Arial" w:cs="Arial"/>
        </w:rPr>
        <w:t xml:space="preserve">en </w:t>
      </w:r>
      <w:r w:rsidR="00D6266F">
        <w:rPr>
          <w:rFonts w:ascii="Arial" w:hAnsi="Arial" w:cs="Arial"/>
        </w:rPr>
        <w:t>um ein</w:t>
      </w:r>
      <w:r w:rsidR="00F642BF">
        <w:rPr>
          <w:rFonts w:ascii="Arial" w:hAnsi="Arial" w:cs="Arial"/>
        </w:rPr>
        <w:t>e Desktop Applikation handelt</w:t>
      </w:r>
      <w:r w:rsidR="00A43A40">
        <w:rPr>
          <w:rFonts w:ascii="Arial" w:hAnsi="Arial" w:cs="Arial"/>
        </w:rPr>
        <w:t>,</w:t>
      </w:r>
      <w:r w:rsidR="00F642BF">
        <w:rPr>
          <w:rFonts w:ascii="Arial" w:hAnsi="Arial" w:cs="Arial"/>
        </w:rPr>
        <w:t xml:space="preserve"> </w:t>
      </w:r>
      <w:commentRangeEnd w:id="6"/>
      <w:r w:rsidR="00A43A40">
        <w:rPr>
          <w:rStyle w:val="CommentReference"/>
        </w:rPr>
        <w:commentReference w:id="6"/>
      </w:r>
      <w:r w:rsidR="00F642BF">
        <w:rPr>
          <w:rFonts w:ascii="Arial" w:hAnsi="Arial" w:cs="Arial"/>
        </w:rPr>
        <w:t xml:space="preserve">wurde für die Implementierung die Programmiersprache Java </w:t>
      </w:r>
      <w:r w:rsidR="009C1E02">
        <w:rPr>
          <w:rFonts w:ascii="Arial" w:hAnsi="Arial" w:cs="Arial"/>
        </w:rPr>
        <w:t>ausgewählt. Mit der Programmiersprache Java ist es möglich Plattform</w:t>
      </w:r>
      <w:r w:rsidR="00AD0DE5">
        <w:rPr>
          <w:rFonts w:ascii="Arial" w:hAnsi="Arial" w:cs="Arial"/>
        </w:rPr>
        <w:t xml:space="preserve"> unabhängige</w:t>
      </w:r>
      <w:r w:rsidR="009C1E02">
        <w:rPr>
          <w:rFonts w:ascii="Arial" w:hAnsi="Arial" w:cs="Arial"/>
        </w:rPr>
        <w:t xml:space="preserve"> </w:t>
      </w:r>
      <w:r w:rsidR="008912B6">
        <w:rPr>
          <w:rFonts w:ascii="Arial" w:hAnsi="Arial" w:cs="Arial"/>
        </w:rPr>
        <w:t>Programme zu erstellen</w:t>
      </w:r>
      <w:r w:rsidR="00AD0DE5">
        <w:rPr>
          <w:rFonts w:ascii="Arial" w:hAnsi="Arial" w:cs="Arial"/>
        </w:rPr>
        <w:t>. Des Weiteren ist die Verarbeitung von</w:t>
      </w:r>
      <w:r w:rsidR="000B7B84">
        <w:rPr>
          <w:rFonts w:ascii="Arial" w:hAnsi="Arial" w:cs="Arial"/>
        </w:rPr>
        <w:t xml:space="preserve"> </w:t>
      </w:r>
      <w:r w:rsidR="00526ADB">
        <w:rPr>
          <w:rFonts w:ascii="Arial" w:hAnsi="Arial" w:cs="Arial"/>
        </w:rPr>
        <w:t>XML Dat</w:t>
      </w:r>
      <w:r w:rsidR="00D60011">
        <w:rPr>
          <w:rFonts w:ascii="Arial" w:hAnsi="Arial" w:cs="Arial"/>
        </w:rPr>
        <w:t>eien, das die zentrale Speicherung</w:t>
      </w:r>
      <w:r w:rsidR="00756B9D">
        <w:rPr>
          <w:rFonts w:ascii="Arial" w:hAnsi="Arial" w:cs="Arial"/>
        </w:rPr>
        <w:t xml:space="preserve"> </w:t>
      </w:r>
      <w:r w:rsidR="00EA3B19">
        <w:rPr>
          <w:rFonts w:ascii="Arial" w:hAnsi="Arial" w:cs="Arial"/>
        </w:rPr>
        <w:t>der Softwaredaten darstellt, sehr einfach in Java zu implementieren.</w:t>
      </w:r>
    </w:p>
    <w:p w14:paraId="7E2D334C" w14:textId="2E717D6E" w:rsidR="009C36F7" w:rsidRDefault="009C36F7" w:rsidP="007F50A3">
      <w:pPr>
        <w:spacing w:line="360" w:lineRule="auto"/>
        <w:jc w:val="both"/>
        <w:rPr>
          <w:rFonts w:ascii="Arial" w:hAnsi="Arial" w:cs="Arial"/>
        </w:rPr>
      </w:pPr>
      <w:bookmarkStart w:id="7" w:name="_Toc21688791"/>
      <w:bookmarkEnd w:id="7"/>
      <w:r>
        <w:rPr>
          <w:rFonts w:ascii="Arial" w:hAnsi="Arial" w:cs="Arial"/>
        </w:rPr>
        <w:t>Als Build Tool wird Maven eingesetzt und als Testframework JUnit.</w:t>
      </w:r>
    </w:p>
    <w:p w14:paraId="62C34405" w14:textId="4EFBB68E" w:rsidR="00710608" w:rsidRPr="009822C3" w:rsidRDefault="00710608" w:rsidP="007F50A3">
      <w:pPr>
        <w:spacing w:line="360" w:lineRule="auto"/>
        <w:jc w:val="both"/>
        <w:rPr>
          <w:rFonts w:ascii="Arial" w:hAnsi="Arial" w:cs="Arial"/>
        </w:rPr>
      </w:pPr>
      <w:r>
        <w:rPr>
          <w:rFonts w:ascii="Arial" w:hAnsi="Arial" w:cs="Arial"/>
        </w:rPr>
        <w:t>Die Softwarearchitektur wurde mittels Visual Paradigm erstellt, da dieses Programm</w:t>
      </w:r>
      <w:r w:rsidR="00027E57">
        <w:rPr>
          <w:rFonts w:ascii="Arial" w:hAnsi="Arial" w:cs="Arial"/>
        </w:rPr>
        <w:t xml:space="preserve"> alle gängigen </w:t>
      </w:r>
      <w:r w:rsidR="00B20ACC">
        <w:rPr>
          <w:rFonts w:ascii="Arial" w:hAnsi="Arial" w:cs="Arial"/>
        </w:rPr>
        <w:t>UML Diagrammtypen für eine Softwarearchitektur und Spezifikation besitzt.</w:t>
      </w:r>
    </w:p>
    <w:p w14:paraId="2D43296C" w14:textId="2938B412" w:rsidR="00B20ACC" w:rsidRPr="009822C3" w:rsidRDefault="00B20ACC" w:rsidP="007F50A3">
      <w:pPr>
        <w:spacing w:line="360" w:lineRule="auto"/>
        <w:jc w:val="both"/>
        <w:rPr>
          <w:rFonts w:ascii="Arial" w:hAnsi="Arial" w:cs="Arial"/>
        </w:rPr>
      </w:pPr>
      <w:r>
        <w:rPr>
          <w:rFonts w:ascii="Arial" w:hAnsi="Arial" w:cs="Arial"/>
        </w:rPr>
        <w:t>Im nachfolgenden Kapitel sind die Tools aufgeführt</w:t>
      </w:r>
      <w:r w:rsidR="00C701A8">
        <w:rPr>
          <w:rFonts w:ascii="Arial" w:hAnsi="Arial" w:cs="Arial"/>
        </w:rPr>
        <w:t>,</w:t>
      </w:r>
      <w:r>
        <w:rPr>
          <w:rFonts w:ascii="Arial" w:hAnsi="Arial" w:cs="Arial"/>
        </w:rPr>
        <w:t xml:space="preserve"> um</w:t>
      </w:r>
      <w:r w:rsidR="001D614E">
        <w:rPr>
          <w:rFonts w:ascii="Arial" w:hAnsi="Arial" w:cs="Arial"/>
        </w:rPr>
        <w:t xml:space="preserve"> die Software eigenständig zu Kompilieren und die Software Architektur mittels Visual Paradigm einzusehen.</w:t>
      </w:r>
    </w:p>
    <w:p w14:paraId="562DD0E8" w14:textId="7B2CDD00" w:rsidR="000C3C48" w:rsidRPr="00E27202" w:rsidRDefault="00134FCF" w:rsidP="00E27202">
      <w:pPr>
        <w:pStyle w:val="Heading1"/>
        <w:numPr>
          <w:ilvl w:val="0"/>
          <w:numId w:val="10"/>
        </w:numPr>
        <w:rPr>
          <w:ins w:id="8" w:author="Maier Stefan (inf18229)" w:date="2019-10-10T13:58:00Z"/>
          <w:rFonts w:ascii="Arial" w:hAnsi="Arial" w:cs="Arial"/>
          <w:color w:val="auto"/>
        </w:rPr>
      </w:pPr>
      <w:r w:rsidRPr="009822C3">
        <w:rPr>
          <w:rFonts w:ascii="Arial" w:hAnsi="Arial" w:cs="Arial"/>
          <w:color w:val="auto"/>
        </w:rPr>
        <w:t xml:space="preserve"> </w:t>
      </w:r>
      <w:bookmarkStart w:id="9" w:name="_Toc43292548"/>
      <w:r>
        <w:rPr>
          <w:rFonts w:ascii="Arial" w:hAnsi="Arial" w:cs="Arial"/>
          <w:color w:val="auto"/>
        </w:rPr>
        <w:t>Installations-/ Debugging-Hinweise</w:t>
      </w:r>
      <w:bookmarkEnd w:id="9"/>
    </w:p>
    <w:p w14:paraId="2E562B3C" w14:textId="77777777" w:rsidR="00204DF2" w:rsidRDefault="00204DF2" w:rsidP="000B0DBC">
      <w:pPr>
        <w:spacing w:line="360" w:lineRule="auto"/>
        <w:jc w:val="both"/>
        <w:rPr>
          <w:rFonts w:ascii="Arial" w:hAnsi="Arial" w:cs="Arial"/>
        </w:rPr>
      </w:pPr>
    </w:p>
    <w:p w14:paraId="3542C1AE" w14:textId="7EE95FDA" w:rsidR="001D614E" w:rsidRPr="00921C7B" w:rsidRDefault="00F64B4A" w:rsidP="002F26CD">
      <w:pPr>
        <w:pStyle w:val="berschriftCustom"/>
      </w:pPr>
      <w:bookmarkStart w:id="10" w:name="_Toc43292549"/>
      <w:r w:rsidRPr="00921C7B">
        <w:t>INSTALLATION JAVA IDE</w:t>
      </w:r>
      <w:bookmarkEnd w:id="10"/>
    </w:p>
    <w:p w14:paraId="1F417185" w14:textId="7184A3D7" w:rsidR="00F64B4A" w:rsidRDefault="00F64B4A" w:rsidP="000B0DBC">
      <w:pPr>
        <w:spacing w:line="360" w:lineRule="auto"/>
        <w:jc w:val="both"/>
        <w:rPr>
          <w:rFonts w:ascii="Arial" w:hAnsi="Arial" w:cs="Arial"/>
        </w:rPr>
      </w:pPr>
      <w:r>
        <w:rPr>
          <w:rFonts w:ascii="Arial" w:hAnsi="Arial" w:cs="Arial"/>
        </w:rPr>
        <w:t xml:space="preserve">Für die Kompilierung der Software wird </w:t>
      </w:r>
      <w:r w:rsidR="00C52AF3">
        <w:rPr>
          <w:rFonts w:ascii="Arial" w:hAnsi="Arial" w:cs="Arial"/>
        </w:rPr>
        <w:t xml:space="preserve">Intellij IDEA </w:t>
      </w:r>
      <w:r w:rsidR="00E3176B">
        <w:rPr>
          <w:rFonts w:ascii="Arial" w:hAnsi="Arial" w:cs="Arial"/>
        </w:rPr>
        <w:t>2019.3.5</w:t>
      </w:r>
      <w:r w:rsidR="00C52AF3">
        <w:rPr>
          <w:rFonts w:ascii="Arial" w:hAnsi="Arial" w:cs="Arial"/>
        </w:rPr>
        <w:t xml:space="preserve"> als Integrated Developement Environment </w:t>
      </w:r>
      <w:r w:rsidR="00C57210">
        <w:rPr>
          <w:rFonts w:ascii="Arial" w:hAnsi="Arial" w:cs="Arial"/>
        </w:rPr>
        <w:t xml:space="preserve">(IDE) </w:t>
      </w:r>
      <w:r w:rsidR="00C52AF3">
        <w:rPr>
          <w:rFonts w:ascii="Arial" w:hAnsi="Arial" w:cs="Arial"/>
        </w:rPr>
        <w:t>empfohlen.</w:t>
      </w:r>
    </w:p>
    <w:p w14:paraId="17144495" w14:textId="65718969" w:rsidR="00C52306" w:rsidRDefault="00C57210" w:rsidP="000B0DBC">
      <w:pPr>
        <w:spacing w:line="360" w:lineRule="auto"/>
        <w:jc w:val="both"/>
        <w:rPr>
          <w:rFonts w:ascii="Arial" w:hAnsi="Arial" w:cs="Arial"/>
        </w:rPr>
      </w:pPr>
      <w:r>
        <w:rPr>
          <w:rFonts w:ascii="Arial" w:hAnsi="Arial" w:cs="Arial"/>
        </w:rPr>
        <w:t>Wenn nicht bereits installiert, b</w:t>
      </w:r>
      <w:r w:rsidR="00C52306">
        <w:rPr>
          <w:rFonts w:ascii="Arial" w:hAnsi="Arial" w:cs="Arial"/>
        </w:rPr>
        <w:t xml:space="preserve">itte das Tool </w:t>
      </w:r>
      <w:r>
        <w:rPr>
          <w:rFonts w:ascii="Arial" w:hAnsi="Arial" w:cs="Arial"/>
        </w:rPr>
        <w:t>über</w:t>
      </w:r>
      <w:r w:rsidR="00C52306">
        <w:rPr>
          <w:rFonts w:ascii="Arial" w:hAnsi="Arial" w:cs="Arial"/>
        </w:rPr>
        <w:t xml:space="preserve"> folgende</w:t>
      </w:r>
      <w:r>
        <w:rPr>
          <w:rFonts w:ascii="Arial" w:hAnsi="Arial" w:cs="Arial"/>
        </w:rPr>
        <w:t>n</w:t>
      </w:r>
      <w:r w:rsidR="00C52306">
        <w:rPr>
          <w:rFonts w:ascii="Arial" w:hAnsi="Arial" w:cs="Arial"/>
        </w:rPr>
        <w:t xml:space="preserve"> Link herunt</w:t>
      </w:r>
      <w:r w:rsidR="00221095">
        <w:rPr>
          <w:rFonts w:ascii="Arial" w:hAnsi="Arial" w:cs="Arial"/>
        </w:rPr>
        <w:t>erladen und</w:t>
      </w:r>
      <w:r w:rsidR="004C3F26">
        <w:rPr>
          <w:rFonts w:ascii="Arial" w:hAnsi="Arial" w:cs="Arial"/>
        </w:rPr>
        <w:t>,</w:t>
      </w:r>
      <w:r w:rsidR="00221095">
        <w:rPr>
          <w:rFonts w:ascii="Arial" w:hAnsi="Arial" w:cs="Arial"/>
        </w:rPr>
        <w:t xml:space="preserve"> </w:t>
      </w:r>
      <w:r>
        <w:rPr>
          <w:rFonts w:ascii="Arial" w:hAnsi="Arial" w:cs="Arial"/>
        </w:rPr>
        <w:t>den en</w:t>
      </w:r>
      <w:r w:rsidR="004C3F26">
        <w:rPr>
          <w:rFonts w:ascii="Arial" w:hAnsi="Arial" w:cs="Arial"/>
        </w:rPr>
        <w:t xml:space="preserve">tsprechenden </w:t>
      </w:r>
      <w:r w:rsidR="00221095">
        <w:rPr>
          <w:rFonts w:ascii="Arial" w:hAnsi="Arial" w:cs="Arial"/>
        </w:rPr>
        <w:t xml:space="preserve">Anweisung </w:t>
      </w:r>
      <w:r w:rsidR="004C3F26">
        <w:rPr>
          <w:rFonts w:ascii="Arial" w:hAnsi="Arial" w:cs="Arial"/>
        </w:rPr>
        <w:t xml:space="preserve">folgend, </w:t>
      </w:r>
      <w:r w:rsidR="00921C7B">
        <w:rPr>
          <w:rFonts w:ascii="Arial" w:hAnsi="Arial" w:cs="Arial"/>
        </w:rPr>
        <w:t>für das gegeben</w:t>
      </w:r>
      <w:r w:rsidR="004C3F26">
        <w:rPr>
          <w:rFonts w:ascii="Arial" w:hAnsi="Arial" w:cs="Arial"/>
        </w:rPr>
        <w:t>e</w:t>
      </w:r>
      <w:r w:rsidR="00921C7B">
        <w:rPr>
          <w:rFonts w:ascii="Arial" w:hAnsi="Arial" w:cs="Arial"/>
        </w:rPr>
        <w:t xml:space="preserve"> </w:t>
      </w:r>
      <w:r w:rsidR="004C3F26">
        <w:rPr>
          <w:rFonts w:ascii="Arial" w:hAnsi="Arial" w:cs="Arial"/>
        </w:rPr>
        <w:t>Betriebssystem</w:t>
      </w:r>
      <w:r w:rsidR="00921C7B">
        <w:rPr>
          <w:rFonts w:ascii="Arial" w:hAnsi="Arial" w:cs="Arial"/>
        </w:rPr>
        <w:t xml:space="preserve"> </w:t>
      </w:r>
      <w:r w:rsidR="00221095">
        <w:rPr>
          <w:rFonts w:ascii="Arial" w:hAnsi="Arial" w:cs="Arial"/>
        </w:rPr>
        <w:t>installieren.</w:t>
      </w:r>
    </w:p>
    <w:p w14:paraId="4A5E81DB" w14:textId="29B6A54D" w:rsidR="00C27725" w:rsidRDefault="00C27725" w:rsidP="00C27725">
      <w:pPr>
        <w:spacing w:line="360" w:lineRule="auto"/>
        <w:jc w:val="center"/>
        <w:rPr>
          <w:rFonts w:ascii="Arial" w:hAnsi="Arial" w:cs="Arial"/>
        </w:rPr>
      </w:pPr>
      <w:hyperlink r:id="rId13" w:history="1">
        <w:r>
          <w:rPr>
            <w:rStyle w:val="Hyperlink"/>
          </w:rPr>
          <w:t>https://www.jetbrains.com/idea/download/other.html</w:t>
        </w:r>
      </w:hyperlink>
    </w:p>
    <w:p w14:paraId="50C20F63" w14:textId="6377B625" w:rsidR="00C27725" w:rsidRPr="00921C7B" w:rsidRDefault="000D4778" w:rsidP="002F26CD">
      <w:pPr>
        <w:pStyle w:val="berschriftCustom"/>
      </w:pPr>
      <w:bookmarkStart w:id="11" w:name="_Toc43292550"/>
      <w:r w:rsidRPr="00921C7B">
        <w:t>INSTALLATION DE</w:t>
      </w:r>
      <w:r w:rsidR="004C3F26">
        <w:t>S</w:t>
      </w:r>
      <w:r w:rsidRPr="00921C7B">
        <w:t xml:space="preserve"> SDK</w:t>
      </w:r>
      <w:bookmarkEnd w:id="11"/>
    </w:p>
    <w:p w14:paraId="2BA6B66A" w14:textId="43594963" w:rsidR="000D4778" w:rsidRDefault="000D4778" w:rsidP="000B0DBC">
      <w:pPr>
        <w:spacing w:line="360" w:lineRule="auto"/>
        <w:jc w:val="both"/>
        <w:rPr>
          <w:rFonts w:ascii="Arial" w:hAnsi="Arial" w:cs="Arial"/>
        </w:rPr>
      </w:pPr>
      <w:r>
        <w:rPr>
          <w:rFonts w:ascii="Arial" w:hAnsi="Arial" w:cs="Arial"/>
        </w:rPr>
        <w:t xml:space="preserve">Um das Projekt korrekt kompilieren zu lassen wird </w:t>
      </w:r>
      <w:r w:rsidR="004C3F26">
        <w:rPr>
          <w:rFonts w:ascii="Arial" w:hAnsi="Arial" w:cs="Arial"/>
        </w:rPr>
        <w:t>das</w:t>
      </w:r>
      <w:r>
        <w:rPr>
          <w:rFonts w:ascii="Arial" w:hAnsi="Arial" w:cs="Arial"/>
        </w:rPr>
        <w:t xml:space="preserve"> Java SDK benötigt</w:t>
      </w:r>
      <w:r w:rsidR="006B0E55">
        <w:rPr>
          <w:rFonts w:ascii="Arial" w:hAnsi="Arial" w:cs="Arial"/>
        </w:rPr>
        <w:t xml:space="preserve">. Es wird empfohlen </w:t>
      </w:r>
      <w:r w:rsidR="00B87960">
        <w:rPr>
          <w:rFonts w:ascii="Arial" w:hAnsi="Arial" w:cs="Arial"/>
        </w:rPr>
        <w:t>OpenJDK 13.0.2 als SDK zu verwenden.</w:t>
      </w:r>
      <w:r w:rsidR="00ED55C1">
        <w:rPr>
          <w:rFonts w:ascii="Arial" w:hAnsi="Arial" w:cs="Arial"/>
        </w:rPr>
        <w:t xml:space="preserve"> </w:t>
      </w:r>
      <w:commentRangeStart w:id="12"/>
      <w:r w:rsidR="00ED55C1">
        <w:rPr>
          <w:rFonts w:ascii="Arial" w:hAnsi="Arial" w:cs="Arial"/>
        </w:rPr>
        <w:t>D</w:t>
      </w:r>
      <w:r w:rsidR="00495CF4">
        <w:rPr>
          <w:rFonts w:ascii="Arial" w:hAnsi="Arial" w:cs="Arial"/>
        </w:rPr>
        <w:t>as</w:t>
      </w:r>
      <w:r w:rsidR="00ED55C1">
        <w:rPr>
          <w:rFonts w:ascii="Arial" w:hAnsi="Arial" w:cs="Arial"/>
        </w:rPr>
        <w:t xml:space="preserve"> SDK </w:t>
      </w:r>
      <w:commentRangeEnd w:id="12"/>
      <w:r w:rsidR="00495CF4">
        <w:rPr>
          <w:rStyle w:val="CommentReference"/>
        </w:rPr>
        <w:commentReference w:id="12"/>
      </w:r>
      <w:r w:rsidR="00ED55C1">
        <w:rPr>
          <w:rFonts w:ascii="Arial" w:hAnsi="Arial" w:cs="Arial"/>
        </w:rPr>
        <w:t xml:space="preserve">lässt sich über folgenden </w:t>
      </w:r>
      <w:r w:rsidR="00495CF4">
        <w:rPr>
          <w:rFonts w:ascii="Arial" w:hAnsi="Arial" w:cs="Arial"/>
        </w:rPr>
        <w:t>L</w:t>
      </w:r>
      <w:r w:rsidR="00ED55C1">
        <w:rPr>
          <w:rFonts w:ascii="Arial" w:hAnsi="Arial" w:cs="Arial"/>
        </w:rPr>
        <w:t>ink herunterladen</w:t>
      </w:r>
    </w:p>
    <w:p w14:paraId="1E460969" w14:textId="2721AF95" w:rsidR="00ED55C1" w:rsidRDefault="00ED55C1" w:rsidP="00ED55C1">
      <w:pPr>
        <w:spacing w:line="360" w:lineRule="auto"/>
        <w:jc w:val="center"/>
      </w:pPr>
      <w:r>
        <w:fldChar w:fldCharType="begin"/>
      </w:r>
      <w:r>
        <w:instrText xml:space="preserve"> HYPERLINK "https://jdk.java.net/archive/" </w:instrText>
      </w:r>
      <w:r>
        <w:fldChar w:fldCharType="separate"/>
      </w:r>
      <w:r>
        <w:rPr>
          <w:rStyle w:val="Hyperlink"/>
        </w:rPr>
        <w:t>https://jdk.java.net/archive/</w:t>
      </w:r>
      <w:r>
        <w:rPr>
          <w:rStyle w:val="Hyperlink"/>
        </w:rPr>
        <w:fldChar w:fldCharType="end"/>
      </w:r>
    </w:p>
    <w:p w14:paraId="7ADA1441" w14:textId="0A4E00AF" w:rsidR="007F6897" w:rsidRDefault="00F80A8A" w:rsidP="00ED55C1">
      <w:pPr>
        <w:spacing w:line="360" w:lineRule="auto"/>
      </w:pPr>
      <w:r>
        <w:t>Für die Installation von OpenJD</w:t>
      </w:r>
      <w:r w:rsidR="00EB6A48">
        <w:t>K bitte die entsprechende Datei für das Betriebssystem aus dem Link herunterladen</w:t>
      </w:r>
      <w:r w:rsidR="00FA1006">
        <w:t>. Der Download erfolgt entweder als ZIP-Archiv oder als tar.gz Archiv.</w:t>
      </w:r>
    </w:p>
    <w:p w14:paraId="6D3456AB" w14:textId="14CBD754" w:rsidR="00E0036D" w:rsidRDefault="00E0036D" w:rsidP="00ED55C1">
      <w:pPr>
        <w:spacing w:line="360" w:lineRule="auto"/>
      </w:pPr>
      <w:r>
        <w:t xml:space="preserve">Anschließend den Download </w:t>
      </w:r>
      <w:r w:rsidR="008F2D26">
        <w:t xml:space="preserve">mit einem </w:t>
      </w:r>
      <w:r w:rsidR="00E96828">
        <w:t>ZIP Tool ihrer Wahl (</w:t>
      </w:r>
      <w:r w:rsidR="00F3743C">
        <w:t xml:space="preserve">z.B. </w:t>
      </w:r>
      <w:r w:rsidR="00E96828">
        <w:t>WinZip,</w:t>
      </w:r>
      <w:r w:rsidR="00F3743C">
        <w:t xml:space="preserve"> </w:t>
      </w:r>
      <w:r w:rsidR="00E96828">
        <w:t>7Zip</w:t>
      </w:r>
      <w:r w:rsidR="00F3743C">
        <w:t>, etc.</w:t>
      </w:r>
      <w:r w:rsidR="00E96828">
        <w:t>) in einem Verzeichnis ihrer Wahl extrahieren. Hier gezeigt in C:\Software\jdk-13.02</w:t>
      </w:r>
    </w:p>
    <w:p w14:paraId="22507FCB" w14:textId="2E950184" w:rsidR="00E96828" w:rsidRDefault="00E96828" w:rsidP="00ED55C1">
      <w:pPr>
        <w:spacing w:line="360" w:lineRule="auto"/>
      </w:pPr>
      <w:r w:rsidRPr="00E96828">
        <w:drawing>
          <wp:inline distT="0" distB="0" distL="0" distR="0" wp14:anchorId="2567EEC2" wp14:editId="06F33DDB">
            <wp:extent cx="5760720" cy="26924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1800"/>
                    <a:stretch/>
                  </pic:blipFill>
                  <pic:spPr bwMode="auto">
                    <a:xfrm>
                      <a:off x="0" y="0"/>
                      <a:ext cx="5760720" cy="2692400"/>
                    </a:xfrm>
                    <a:prstGeom prst="rect">
                      <a:avLst/>
                    </a:prstGeom>
                    <a:ln>
                      <a:noFill/>
                    </a:ln>
                    <a:extLst>
                      <a:ext uri="{53640926-AAD7-44D8-BBD7-CCE9431645EC}">
                        <a14:shadowObscured xmlns:a14="http://schemas.microsoft.com/office/drawing/2010/main"/>
                      </a:ext>
                    </a:extLst>
                  </pic:spPr>
                </pic:pic>
              </a:graphicData>
            </a:graphic>
          </wp:inline>
        </w:drawing>
      </w:r>
    </w:p>
    <w:p w14:paraId="13493FB2" w14:textId="118914A6" w:rsidR="0048325A" w:rsidRDefault="00FC565D" w:rsidP="00ED55C1">
      <w:pPr>
        <w:spacing w:line="360" w:lineRule="auto"/>
      </w:pPr>
      <w:r>
        <w:t>Um die SDK</w:t>
      </w:r>
      <w:r w:rsidR="004323AC">
        <w:t xml:space="preserve"> für das Projekt korrekt </w:t>
      </w:r>
      <w:r>
        <w:t xml:space="preserve">zu </w:t>
      </w:r>
      <w:r w:rsidR="004323AC">
        <w:t>konfigurieren</w:t>
      </w:r>
      <w:r>
        <w:t xml:space="preserve"> </w:t>
      </w:r>
      <w:r w:rsidR="00B22A11">
        <w:t xml:space="preserve">bitte folgende Schritte in IntelliJ </w:t>
      </w:r>
      <w:r w:rsidR="004323AC">
        <w:t xml:space="preserve">IDEA </w:t>
      </w:r>
      <w:r w:rsidR="00B22A11">
        <w:t>durchführen.</w:t>
      </w:r>
    </w:p>
    <w:p w14:paraId="70C2D3EC" w14:textId="4EB773EA" w:rsidR="004323AC" w:rsidRDefault="0096154C" w:rsidP="00291526">
      <w:pPr>
        <w:pStyle w:val="ListParagraph"/>
        <w:numPr>
          <w:ilvl w:val="0"/>
          <w:numId w:val="22"/>
        </w:numPr>
        <w:spacing w:line="360" w:lineRule="auto"/>
      </w:pPr>
      <w:r>
        <w:t>Öffnen Sie IntelliJ IDEA</w:t>
      </w:r>
      <w:r w:rsidR="00F3743C">
        <w:t xml:space="preserve">, </w:t>
      </w:r>
      <w:r w:rsidR="00C46600">
        <w:t xml:space="preserve"> folgendes Fester erscheint</w:t>
      </w:r>
      <w:r w:rsidR="00C61AB1">
        <w:t>:</w:t>
      </w:r>
    </w:p>
    <w:p w14:paraId="2F0BF6DD" w14:textId="3CBDE31A" w:rsidR="00C14317" w:rsidRDefault="00C14317" w:rsidP="00C14317">
      <w:pPr>
        <w:spacing w:line="360" w:lineRule="auto"/>
        <w:jc w:val="center"/>
      </w:pPr>
      <w:r w:rsidRPr="00C14317">
        <w:drawing>
          <wp:inline distT="0" distB="0" distL="0" distR="0" wp14:anchorId="5BBE2BCB" wp14:editId="414A0E18">
            <wp:extent cx="4663199" cy="2927350"/>
            <wp:effectExtent l="0" t="0" r="444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8243" cy="2930517"/>
                    </a:xfrm>
                    <a:prstGeom prst="rect">
                      <a:avLst/>
                    </a:prstGeom>
                  </pic:spPr>
                </pic:pic>
              </a:graphicData>
            </a:graphic>
          </wp:inline>
        </w:drawing>
      </w:r>
    </w:p>
    <w:p w14:paraId="4112B82D" w14:textId="6EE6B212" w:rsidR="00C14317" w:rsidRDefault="00C14317" w:rsidP="00C14317">
      <w:pPr>
        <w:pStyle w:val="ListParagraph"/>
        <w:numPr>
          <w:ilvl w:val="0"/>
          <w:numId w:val="22"/>
        </w:numPr>
        <w:spacing w:line="360" w:lineRule="auto"/>
      </w:pPr>
      <w:r>
        <w:t>Wählen Sie Öffnen (Open) um ein</w:t>
      </w:r>
      <w:r w:rsidR="00C61AB1">
        <w:t>e</w:t>
      </w:r>
      <w:r>
        <w:t xml:space="preserve"> </w:t>
      </w:r>
      <w:r w:rsidR="001319EE">
        <w:t>Projektstruktur zu laden.</w:t>
      </w:r>
    </w:p>
    <w:p w14:paraId="02C5E505" w14:textId="63AAB676" w:rsidR="002E4B17" w:rsidRDefault="008F4EE1" w:rsidP="00C14317">
      <w:pPr>
        <w:pStyle w:val="ListParagraph"/>
        <w:numPr>
          <w:ilvl w:val="0"/>
          <w:numId w:val="22"/>
        </w:numPr>
        <w:spacing w:line="360" w:lineRule="auto"/>
      </w:pPr>
      <w:r>
        <w:t xml:space="preserve">Wählen Sie nun den Pfad der </w:t>
      </w:r>
      <w:r w:rsidR="00C61AB1">
        <w:t>Quelldateien</w:t>
      </w:r>
      <w:r w:rsidR="001A74B3">
        <w:t xml:space="preserve"> aus. Ein </w:t>
      </w:r>
      <w:r w:rsidR="00C61AB1">
        <w:t xml:space="preserve">mit </w:t>
      </w:r>
      <w:r w:rsidR="001A74B3">
        <w:t xml:space="preserve">IntelliJ </w:t>
      </w:r>
      <w:r w:rsidR="00C61AB1">
        <w:t>kompatibles</w:t>
      </w:r>
      <w:r w:rsidR="001A74B3">
        <w:t xml:space="preserve"> Projekt wird mit einem kleinen Symbol am Ordner gekennzeichnet. Selektieren Sie dieses Projekt und wählen Sie OK.</w:t>
      </w:r>
    </w:p>
    <w:p w14:paraId="093DF0AB" w14:textId="7EFE720C" w:rsidR="001A74B3" w:rsidRDefault="001A74B3" w:rsidP="001A74B3">
      <w:pPr>
        <w:spacing w:line="360" w:lineRule="auto"/>
        <w:jc w:val="center"/>
      </w:pPr>
      <w:r w:rsidRPr="001A74B3">
        <w:drawing>
          <wp:inline distT="0" distB="0" distL="0" distR="0" wp14:anchorId="026A421B" wp14:editId="083DDF85">
            <wp:extent cx="2903587" cy="32512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4452" cy="3263366"/>
                    </a:xfrm>
                    <a:prstGeom prst="rect">
                      <a:avLst/>
                    </a:prstGeom>
                  </pic:spPr>
                </pic:pic>
              </a:graphicData>
            </a:graphic>
          </wp:inline>
        </w:drawing>
      </w:r>
    </w:p>
    <w:p w14:paraId="7B392B79" w14:textId="06ED215A" w:rsidR="001A74B3" w:rsidRDefault="00126192" w:rsidP="00126192">
      <w:pPr>
        <w:pStyle w:val="ListParagraph"/>
        <w:numPr>
          <w:ilvl w:val="0"/>
          <w:numId w:val="22"/>
        </w:numPr>
        <w:spacing w:line="360" w:lineRule="auto"/>
      </w:pPr>
      <w:r>
        <w:t>Das Projekt wird in IntelliJ IDEA geladen.</w:t>
      </w:r>
    </w:p>
    <w:p w14:paraId="7571179B" w14:textId="011000DD" w:rsidR="00126192" w:rsidRDefault="00E95FB5" w:rsidP="00126192">
      <w:pPr>
        <w:pStyle w:val="ListParagraph"/>
        <w:numPr>
          <w:ilvl w:val="0"/>
          <w:numId w:val="22"/>
        </w:numPr>
        <w:spacing w:line="360" w:lineRule="auto"/>
      </w:pPr>
      <w:r>
        <w:t xml:space="preserve">Gehen Sie nun im Menü auf </w:t>
      </w:r>
      <w:r w:rsidRPr="009719FC">
        <w:rPr>
          <w:lang w:val="en-US"/>
        </w:rPr>
        <w:t>File/</w:t>
      </w:r>
      <w:r w:rsidR="0039793F" w:rsidRPr="009719FC">
        <w:rPr>
          <w:lang w:val="en-US"/>
        </w:rPr>
        <w:t>Project Structure</w:t>
      </w:r>
      <w:r w:rsidR="005E56FC">
        <w:t>. Folgendes Fenster sollte erscheinen</w:t>
      </w:r>
      <w:r w:rsidR="009719FC">
        <w:t>:</w:t>
      </w:r>
    </w:p>
    <w:p w14:paraId="46C4E8D3" w14:textId="5AD9A1CB" w:rsidR="005E56FC" w:rsidRDefault="005E56FC" w:rsidP="005E56FC">
      <w:pPr>
        <w:spacing w:line="360" w:lineRule="auto"/>
        <w:jc w:val="center"/>
      </w:pPr>
      <w:r w:rsidRPr="005E56FC">
        <w:drawing>
          <wp:inline distT="0" distB="0" distL="0" distR="0" wp14:anchorId="6A20BEFC" wp14:editId="0062B01B">
            <wp:extent cx="3942077" cy="3219450"/>
            <wp:effectExtent l="0" t="0" r="190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8450" cy="3224655"/>
                    </a:xfrm>
                    <a:prstGeom prst="rect">
                      <a:avLst/>
                    </a:prstGeom>
                  </pic:spPr>
                </pic:pic>
              </a:graphicData>
            </a:graphic>
          </wp:inline>
        </w:drawing>
      </w:r>
    </w:p>
    <w:p w14:paraId="35FAE044" w14:textId="6BFDA7AD" w:rsidR="0070567A" w:rsidRDefault="0072365F" w:rsidP="006079FF">
      <w:pPr>
        <w:pStyle w:val="ListParagraph"/>
        <w:numPr>
          <w:ilvl w:val="0"/>
          <w:numId w:val="22"/>
        </w:numPr>
        <w:spacing w:line="360" w:lineRule="auto"/>
      </w:pPr>
      <w:r>
        <w:t xml:space="preserve">Klicken Sie </w:t>
      </w:r>
      <w:r w:rsidR="009719FC">
        <w:t>u</w:t>
      </w:r>
      <w:r>
        <w:t>nter dem Pu</w:t>
      </w:r>
      <w:r w:rsidR="00001770">
        <w:t>nkt Project SDK auf „New“ und wählen Sie den Punkt „JDK“ aus.</w:t>
      </w:r>
    </w:p>
    <w:p w14:paraId="44B350C5" w14:textId="548A897F" w:rsidR="0070567A" w:rsidRDefault="0070567A" w:rsidP="006079FF">
      <w:pPr>
        <w:pStyle w:val="ListParagraph"/>
        <w:numPr>
          <w:ilvl w:val="0"/>
          <w:numId w:val="22"/>
        </w:numPr>
        <w:spacing w:line="360" w:lineRule="auto"/>
      </w:pPr>
      <w:r>
        <w:t xml:space="preserve">Wählen Sie nun den Ordner aus in dem Sie OpenJDK extrahiert haben. </w:t>
      </w:r>
      <w:r w:rsidR="009931CB">
        <w:t>In diesem Beispiel</w:t>
      </w:r>
      <w:r>
        <w:t xml:space="preserve"> C:\Software\jdk-13.0.2 und bestätigen Sie mit OK</w:t>
      </w:r>
      <w:r w:rsidR="009931CB">
        <w:t>.</w:t>
      </w:r>
    </w:p>
    <w:p w14:paraId="657A9A9F" w14:textId="37BF03F3" w:rsidR="005E56FC" w:rsidRDefault="0070567A" w:rsidP="00014DBA">
      <w:pPr>
        <w:spacing w:line="360" w:lineRule="auto"/>
        <w:jc w:val="center"/>
      </w:pPr>
      <w:r w:rsidRPr="0070567A">
        <w:drawing>
          <wp:inline distT="0" distB="0" distL="0" distR="0" wp14:anchorId="7C0A4D46" wp14:editId="154C6D3C">
            <wp:extent cx="2620034" cy="2933700"/>
            <wp:effectExtent l="0" t="0" r="889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1454" cy="2946487"/>
                    </a:xfrm>
                    <a:prstGeom prst="rect">
                      <a:avLst/>
                    </a:prstGeom>
                  </pic:spPr>
                </pic:pic>
              </a:graphicData>
            </a:graphic>
          </wp:inline>
        </w:drawing>
      </w:r>
    </w:p>
    <w:p w14:paraId="4D600CAF" w14:textId="18CBAA3C" w:rsidR="0070567A" w:rsidRDefault="009931CB" w:rsidP="00210913">
      <w:pPr>
        <w:pStyle w:val="ListParagraph"/>
        <w:numPr>
          <w:ilvl w:val="0"/>
          <w:numId w:val="22"/>
        </w:numPr>
        <w:spacing w:line="360" w:lineRule="auto"/>
      </w:pPr>
      <w:r>
        <w:t>Nachdem</w:t>
      </w:r>
      <w:r w:rsidR="00210913">
        <w:t xml:space="preserve"> IntelliJ die JDK Installation erkannt hat</w:t>
      </w:r>
      <w:r>
        <w:t>,</w:t>
      </w:r>
      <w:r w:rsidR="00210913">
        <w:t xml:space="preserve"> sollte </w:t>
      </w:r>
      <w:r w:rsidR="00014DBA">
        <w:t xml:space="preserve">unter Project SDK die Version 13 </w:t>
      </w:r>
      <w:r w:rsidR="003F7521">
        <w:t>wie folgt</w:t>
      </w:r>
      <w:r w:rsidR="00014DBA">
        <w:t xml:space="preserve"> </w:t>
      </w:r>
      <w:r w:rsidR="003F7521">
        <w:t>dargestellt werden</w:t>
      </w:r>
      <w:r w:rsidR="00014DBA">
        <w:t>.</w:t>
      </w:r>
      <w:r w:rsidR="00654502">
        <w:t xml:space="preserve"> Bestätigen Sie </w:t>
      </w:r>
      <w:r w:rsidR="003F7521">
        <w:t>auch dieses</w:t>
      </w:r>
      <w:r w:rsidR="00654502">
        <w:t xml:space="preserve"> Fenster mit OK</w:t>
      </w:r>
      <w:r w:rsidR="003F7521">
        <w:t>.</w:t>
      </w:r>
    </w:p>
    <w:p w14:paraId="06F1781F" w14:textId="3C8E5B18" w:rsidR="00014DBA" w:rsidRPr="00E0036D" w:rsidRDefault="00014DBA" w:rsidP="00014DBA">
      <w:pPr>
        <w:spacing w:line="360" w:lineRule="auto"/>
        <w:jc w:val="center"/>
      </w:pPr>
      <w:r w:rsidRPr="00014DBA">
        <w:drawing>
          <wp:inline distT="0" distB="0" distL="0" distR="0" wp14:anchorId="3C496F80" wp14:editId="7A33FEB3">
            <wp:extent cx="4774034" cy="3898900"/>
            <wp:effectExtent l="0" t="0" r="762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7347" cy="3901606"/>
                    </a:xfrm>
                    <a:prstGeom prst="rect">
                      <a:avLst/>
                    </a:prstGeom>
                  </pic:spPr>
                </pic:pic>
              </a:graphicData>
            </a:graphic>
          </wp:inline>
        </w:drawing>
      </w:r>
    </w:p>
    <w:p w14:paraId="2556287E" w14:textId="7FE6891F" w:rsidR="00445B17" w:rsidRPr="00997643" w:rsidRDefault="00AE245E" w:rsidP="00997643">
      <w:pPr>
        <w:spacing w:line="360" w:lineRule="auto"/>
        <w:jc w:val="both"/>
        <w:rPr>
          <w:rFonts w:ascii="Arial" w:hAnsi="Arial" w:cs="Arial"/>
        </w:rPr>
      </w:pPr>
      <w:r>
        <w:rPr>
          <w:rFonts w:ascii="Arial" w:hAnsi="Arial" w:cs="Arial"/>
        </w:rPr>
        <w:t xml:space="preserve">Die Java SDK </w:t>
      </w:r>
      <w:r w:rsidR="003F7521">
        <w:rPr>
          <w:rFonts w:ascii="Arial" w:hAnsi="Arial" w:cs="Arial"/>
        </w:rPr>
        <w:t>ist</w:t>
      </w:r>
      <w:r>
        <w:rPr>
          <w:rFonts w:ascii="Arial" w:hAnsi="Arial" w:cs="Arial"/>
        </w:rPr>
        <w:t xml:space="preserve"> nun für das Projekt installiert und konfiguriert.</w:t>
      </w:r>
    </w:p>
    <w:p w14:paraId="2C492926" w14:textId="77777777" w:rsidR="00AE245E" w:rsidRDefault="00AE245E" w:rsidP="00997643">
      <w:pPr>
        <w:spacing w:line="360" w:lineRule="auto"/>
        <w:jc w:val="both"/>
        <w:rPr>
          <w:rFonts w:ascii="Arial" w:hAnsi="Arial" w:cs="Arial"/>
        </w:rPr>
      </w:pPr>
    </w:p>
    <w:p w14:paraId="4750CA74" w14:textId="77777777" w:rsidR="000713BE" w:rsidRDefault="000713BE" w:rsidP="00997643">
      <w:pPr>
        <w:spacing w:line="360" w:lineRule="auto"/>
        <w:jc w:val="both"/>
        <w:rPr>
          <w:rFonts w:ascii="Arial" w:hAnsi="Arial" w:cs="Arial"/>
        </w:rPr>
      </w:pPr>
    </w:p>
    <w:p w14:paraId="3C5883E9" w14:textId="6FC2183D" w:rsidR="000713BE" w:rsidRPr="00B23C53" w:rsidRDefault="000713BE" w:rsidP="002F26CD">
      <w:pPr>
        <w:pStyle w:val="berschriftCustom"/>
      </w:pPr>
      <w:bookmarkStart w:id="13" w:name="_Toc43292551"/>
      <w:r w:rsidRPr="00B23C53">
        <w:t>INSTALLATION UND KONFIGURATION ALS MAVEN PROJEKT</w:t>
      </w:r>
      <w:bookmarkEnd w:id="13"/>
    </w:p>
    <w:p w14:paraId="2E053442" w14:textId="31171F3C" w:rsidR="000713BE" w:rsidRPr="001C1122" w:rsidRDefault="000713BE" w:rsidP="00997643">
      <w:pPr>
        <w:spacing w:line="360" w:lineRule="auto"/>
        <w:jc w:val="both"/>
        <w:rPr>
          <w:rFonts w:ascii="Arial" w:hAnsi="Arial" w:cs="Arial"/>
          <w:i/>
          <w:iCs/>
        </w:rPr>
      </w:pPr>
      <w:r>
        <w:rPr>
          <w:rFonts w:ascii="Arial" w:hAnsi="Arial" w:cs="Arial"/>
        </w:rPr>
        <w:t xml:space="preserve">Unter </w:t>
      </w:r>
      <w:r w:rsidR="00B23C53">
        <w:rPr>
          <w:rFonts w:ascii="Arial" w:hAnsi="Arial" w:cs="Arial"/>
        </w:rPr>
        <w:t>U</w:t>
      </w:r>
      <w:r>
        <w:rPr>
          <w:rFonts w:ascii="Arial" w:hAnsi="Arial" w:cs="Arial"/>
        </w:rPr>
        <w:t xml:space="preserve">mständen kann es vorkommen, dass </w:t>
      </w:r>
      <w:r w:rsidR="00C02F5E">
        <w:rPr>
          <w:rFonts w:ascii="Arial" w:hAnsi="Arial" w:cs="Arial"/>
        </w:rPr>
        <w:t>das Projekt noch nicht als Maven Projekt konfiguriert ist. Maven ist i</w:t>
      </w:r>
      <w:r w:rsidR="003F7521">
        <w:rPr>
          <w:rFonts w:ascii="Arial" w:hAnsi="Arial" w:cs="Arial"/>
        </w:rPr>
        <w:t>n der Regel</w:t>
      </w:r>
      <w:r w:rsidR="00C02F5E">
        <w:rPr>
          <w:rFonts w:ascii="Arial" w:hAnsi="Arial" w:cs="Arial"/>
        </w:rPr>
        <w:t xml:space="preserve"> bereits in IntelliJ</w:t>
      </w:r>
      <w:r w:rsidR="00B23C53">
        <w:rPr>
          <w:rFonts w:ascii="Arial" w:hAnsi="Arial" w:cs="Arial"/>
        </w:rPr>
        <w:t xml:space="preserve"> IDEA</w:t>
      </w:r>
      <w:r w:rsidR="00C02F5E">
        <w:rPr>
          <w:rFonts w:ascii="Arial" w:hAnsi="Arial" w:cs="Arial"/>
        </w:rPr>
        <w:t xml:space="preserve"> als Plugin installiert, wenn die empfohlene Version verwendet wird. </w:t>
      </w:r>
      <w:r w:rsidR="00C02F5E" w:rsidRPr="001C1122">
        <w:rPr>
          <w:rFonts w:ascii="Arial" w:hAnsi="Arial" w:cs="Arial"/>
          <w:i/>
          <w:iCs/>
        </w:rPr>
        <w:t xml:space="preserve">Andernfalls </w:t>
      </w:r>
      <w:r w:rsidR="003F7521">
        <w:rPr>
          <w:rFonts w:ascii="Arial" w:hAnsi="Arial" w:cs="Arial"/>
          <w:i/>
          <w:iCs/>
        </w:rPr>
        <w:t xml:space="preserve">kann es </w:t>
      </w:r>
      <w:r w:rsidR="005A759F" w:rsidRPr="001C1122">
        <w:rPr>
          <w:rFonts w:ascii="Arial" w:hAnsi="Arial" w:cs="Arial"/>
          <w:i/>
          <w:iCs/>
        </w:rPr>
        <w:t>über File/Setting</w:t>
      </w:r>
      <w:r w:rsidR="00F46948">
        <w:rPr>
          <w:rFonts w:ascii="Arial" w:hAnsi="Arial" w:cs="Arial"/>
          <w:i/>
          <w:iCs/>
        </w:rPr>
        <w:t>s</w:t>
      </w:r>
      <w:r w:rsidR="005A759F" w:rsidRPr="001C1122">
        <w:rPr>
          <w:rFonts w:ascii="Arial" w:hAnsi="Arial" w:cs="Arial"/>
          <w:i/>
          <w:iCs/>
        </w:rPr>
        <w:t xml:space="preserve">/Plugins </w:t>
      </w:r>
      <w:r w:rsidR="001C1122">
        <w:rPr>
          <w:rFonts w:ascii="Arial" w:hAnsi="Arial" w:cs="Arial"/>
          <w:i/>
          <w:iCs/>
        </w:rPr>
        <w:t>„</w:t>
      </w:r>
      <w:r w:rsidR="005A759F" w:rsidRPr="001C1122">
        <w:rPr>
          <w:rFonts w:ascii="Arial" w:hAnsi="Arial" w:cs="Arial"/>
          <w:i/>
          <w:iCs/>
        </w:rPr>
        <w:t>Maven</w:t>
      </w:r>
      <w:r w:rsidR="001C1122">
        <w:rPr>
          <w:rFonts w:ascii="Arial" w:hAnsi="Arial" w:cs="Arial"/>
          <w:i/>
          <w:iCs/>
        </w:rPr>
        <w:t>“</w:t>
      </w:r>
      <w:r w:rsidR="005A759F" w:rsidRPr="001C1122">
        <w:rPr>
          <w:rFonts w:ascii="Arial" w:hAnsi="Arial" w:cs="Arial"/>
          <w:i/>
          <w:iCs/>
        </w:rPr>
        <w:t xml:space="preserve"> i</w:t>
      </w:r>
      <w:r w:rsidR="00B23C53" w:rsidRPr="001C1122">
        <w:rPr>
          <w:rFonts w:ascii="Arial" w:hAnsi="Arial" w:cs="Arial"/>
          <w:i/>
          <w:iCs/>
        </w:rPr>
        <w:t>nstallier</w:t>
      </w:r>
      <w:r w:rsidR="003F7521">
        <w:rPr>
          <w:rFonts w:ascii="Arial" w:hAnsi="Arial" w:cs="Arial"/>
          <w:i/>
          <w:iCs/>
        </w:rPr>
        <w:t>t werden</w:t>
      </w:r>
      <w:r w:rsidR="00B23C53" w:rsidRPr="001C1122">
        <w:rPr>
          <w:rFonts w:ascii="Arial" w:hAnsi="Arial" w:cs="Arial"/>
          <w:i/>
          <w:iCs/>
        </w:rPr>
        <w:t>.</w:t>
      </w:r>
    </w:p>
    <w:p w14:paraId="153D249B" w14:textId="2A513302" w:rsidR="00080E96" w:rsidRDefault="00B23C53" w:rsidP="00997643">
      <w:pPr>
        <w:spacing w:line="360" w:lineRule="auto"/>
        <w:jc w:val="both"/>
        <w:rPr>
          <w:rFonts w:ascii="Arial" w:hAnsi="Arial" w:cs="Arial"/>
        </w:rPr>
      </w:pPr>
      <w:r>
        <w:rPr>
          <w:rFonts w:ascii="Arial" w:hAnsi="Arial" w:cs="Arial"/>
        </w:rPr>
        <w:t>Um das Projekt als Maven Projekt zu konfigurieren</w:t>
      </w:r>
      <w:r w:rsidR="003F7521">
        <w:rPr>
          <w:rFonts w:ascii="Arial" w:hAnsi="Arial" w:cs="Arial"/>
        </w:rPr>
        <w:t>,</w:t>
      </w:r>
      <w:r>
        <w:rPr>
          <w:rFonts w:ascii="Arial" w:hAnsi="Arial" w:cs="Arial"/>
        </w:rPr>
        <w:t xml:space="preserve"> bitte folgende Schritte durchführen</w:t>
      </w:r>
      <w:r w:rsidR="003F7521">
        <w:rPr>
          <w:rFonts w:ascii="Arial" w:hAnsi="Arial" w:cs="Arial"/>
        </w:rPr>
        <w:t>:</w:t>
      </w:r>
    </w:p>
    <w:p w14:paraId="4D0F6F52" w14:textId="196602D6" w:rsidR="00080E96" w:rsidRPr="00080E96" w:rsidRDefault="00080E96" w:rsidP="00080E96">
      <w:pPr>
        <w:pStyle w:val="ListParagraph"/>
        <w:numPr>
          <w:ilvl w:val="0"/>
          <w:numId w:val="23"/>
        </w:numPr>
        <w:spacing w:line="360" w:lineRule="auto"/>
        <w:jc w:val="both"/>
        <w:rPr>
          <w:rFonts w:ascii="Arial" w:hAnsi="Arial" w:cs="Arial"/>
        </w:rPr>
      </w:pPr>
      <w:r>
        <w:rPr>
          <w:rFonts w:ascii="Arial" w:hAnsi="Arial" w:cs="Arial"/>
        </w:rPr>
        <w:t xml:space="preserve">In der Projektstruktur in IntelliJ IDEA das </w:t>
      </w:r>
      <w:commentRangeStart w:id="14"/>
      <w:r w:rsidRPr="00A62604">
        <w:rPr>
          <w:rFonts w:ascii="Arial" w:hAnsi="Arial" w:cs="Arial"/>
          <w:b/>
          <w:bCs/>
        </w:rPr>
        <w:t xml:space="preserve">pom.xml File </w:t>
      </w:r>
      <w:commentRangeStart w:id="15"/>
      <w:r w:rsidR="003F7521" w:rsidRPr="00A62604">
        <w:rPr>
          <w:rFonts w:ascii="Arial" w:hAnsi="Arial" w:cs="Arial"/>
          <w:b/>
          <w:bCs/>
        </w:rPr>
        <w:t>selektieren</w:t>
      </w:r>
      <w:commentRangeEnd w:id="14"/>
      <w:commentRangeEnd w:id="15"/>
      <w:r w:rsidR="002D52F2">
        <w:rPr>
          <w:rStyle w:val="CommentReference"/>
        </w:rPr>
        <w:commentReference w:id="15"/>
      </w:r>
      <w:r w:rsidR="003F7521">
        <w:rPr>
          <w:rStyle w:val="CommentReference"/>
        </w:rPr>
        <w:commentReference w:id="14"/>
      </w:r>
    </w:p>
    <w:p w14:paraId="16E1A99F" w14:textId="7B65D786" w:rsidR="00B23C53" w:rsidRDefault="00B77112" w:rsidP="00B77112">
      <w:pPr>
        <w:spacing w:line="360" w:lineRule="auto"/>
        <w:jc w:val="center"/>
        <w:rPr>
          <w:rFonts w:ascii="Arial" w:hAnsi="Arial" w:cs="Arial"/>
        </w:rPr>
      </w:pPr>
      <w:r>
        <w:rPr>
          <w:noProof/>
        </w:rPr>
        <w:drawing>
          <wp:inline distT="0" distB="0" distL="0" distR="0" wp14:anchorId="0D0A1AAE" wp14:editId="3E42F481">
            <wp:extent cx="2954020" cy="2778369"/>
            <wp:effectExtent l="0" t="0" r="5080" b="317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1461"/>
                    <a:stretch/>
                  </pic:blipFill>
                  <pic:spPr bwMode="auto">
                    <a:xfrm>
                      <a:off x="0" y="0"/>
                      <a:ext cx="2969208" cy="2792654"/>
                    </a:xfrm>
                    <a:prstGeom prst="rect">
                      <a:avLst/>
                    </a:prstGeom>
                    <a:ln>
                      <a:noFill/>
                    </a:ln>
                    <a:extLst>
                      <a:ext uri="{53640926-AAD7-44D8-BBD7-CCE9431645EC}">
                        <a14:shadowObscured xmlns:a14="http://schemas.microsoft.com/office/drawing/2010/main"/>
                      </a:ext>
                    </a:extLst>
                  </pic:spPr>
                </pic:pic>
              </a:graphicData>
            </a:graphic>
          </wp:inline>
        </w:drawing>
      </w:r>
    </w:p>
    <w:p w14:paraId="5EA32427" w14:textId="1B8B9611" w:rsidR="00724AC1" w:rsidRDefault="0023014E" w:rsidP="00B77112">
      <w:pPr>
        <w:pStyle w:val="ListParagraph"/>
        <w:numPr>
          <w:ilvl w:val="0"/>
          <w:numId w:val="23"/>
        </w:numPr>
        <w:spacing w:line="360" w:lineRule="auto"/>
        <w:rPr>
          <w:rFonts w:ascii="Arial" w:hAnsi="Arial" w:cs="Arial"/>
        </w:rPr>
      </w:pPr>
      <w:r>
        <w:rPr>
          <w:rFonts w:ascii="Arial" w:hAnsi="Arial" w:cs="Arial"/>
        </w:rPr>
        <w:t>Über</w:t>
      </w:r>
      <w:r w:rsidR="00A62604">
        <w:rPr>
          <w:rFonts w:ascii="Arial" w:hAnsi="Arial" w:cs="Arial"/>
        </w:rPr>
        <w:t xml:space="preserve"> die rechte Maustaste im Kontextmenü den Punkt </w:t>
      </w:r>
      <w:r w:rsidR="00724AC1">
        <w:rPr>
          <w:rFonts w:ascii="Arial" w:hAnsi="Arial" w:cs="Arial"/>
        </w:rPr>
        <w:t>„</w:t>
      </w:r>
      <w:r w:rsidR="00A62604">
        <w:rPr>
          <w:rFonts w:ascii="Arial" w:hAnsi="Arial" w:cs="Arial"/>
        </w:rPr>
        <w:t>Add</w:t>
      </w:r>
      <w:r w:rsidR="00724AC1">
        <w:rPr>
          <w:rFonts w:ascii="Arial" w:hAnsi="Arial" w:cs="Arial"/>
        </w:rPr>
        <w:t xml:space="preserve"> as Maven Project“ auswählen</w:t>
      </w:r>
      <w:r w:rsidR="00AF2D22">
        <w:rPr>
          <w:rFonts w:ascii="Arial" w:hAnsi="Arial" w:cs="Arial"/>
        </w:rPr>
        <w:t>.</w:t>
      </w:r>
    </w:p>
    <w:p w14:paraId="4C6EB52F" w14:textId="7507D324" w:rsidR="00AF2D22" w:rsidRDefault="00AF2D22" w:rsidP="00AF2D22">
      <w:pPr>
        <w:spacing w:line="360" w:lineRule="auto"/>
        <w:jc w:val="center"/>
        <w:rPr>
          <w:rFonts w:ascii="Arial" w:hAnsi="Arial" w:cs="Arial"/>
        </w:rPr>
      </w:pPr>
      <w:r>
        <w:rPr>
          <w:noProof/>
        </w:rPr>
        <w:drawing>
          <wp:inline distT="0" distB="0" distL="0" distR="0" wp14:anchorId="483BF13B" wp14:editId="2445CD9A">
            <wp:extent cx="1732085" cy="2972279"/>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3003" cy="2991014"/>
                    </a:xfrm>
                    <a:prstGeom prst="rect">
                      <a:avLst/>
                    </a:prstGeom>
                  </pic:spPr>
                </pic:pic>
              </a:graphicData>
            </a:graphic>
          </wp:inline>
        </w:drawing>
      </w:r>
    </w:p>
    <w:p w14:paraId="3E148CED" w14:textId="5D4231F7" w:rsidR="00AF2D22" w:rsidRDefault="00D10036" w:rsidP="00AF2D22">
      <w:pPr>
        <w:spacing w:line="360" w:lineRule="auto"/>
        <w:rPr>
          <w:rFonts w:ascii="Arial" w:hAnsi="Arial" w:cs="Arial"/>
        </w:rPr>
      </w:pPr>
      <w:r>
        <w:rPr>
          <w:rFonts w:ascii="Arial" w:hAnsi="Arial" w:cs="Arial"/>
        </w:rPr>
        <w:t xml:space="preserve">Ist das Projekt korrekt </w:t>
      </w:r>
      <w:r w:rsidR="001317BD">
        <w:rPr>
          <w:rFonts w:ascii="Arial" w:hAnsi="Arial" w:cs="Arial"/>
        </w:rPr>
        <w:t>konfiguriert</w:t>
      </w:r>
      <w:r w:rsidR="002D52F2">
        <w:rPr>
          <w:rFonts w:ascii="Arial" w:hAnsi="Arial" w:cs="Arial"/>
        </w:rPr>
        <w:t>,</w:t>
      </w:r>
      <w:r w:rsidR="00B52490">
        <w:rPr>
          <w:rFonts w:ascii="Arial" w:hAnsi="Arial" w:cs="Arial"/>
        </w:rPr>
        <w:t xml:space="preserve"> erscheint ein blaues M</w:t>
      </w:r>
      <w:r w:rsidR="002D52F2">
        <w:rPr>
          <w:rFonts w:ascii="Arial" w:hAnsi="Arial" w:cs="Arial"/>
        </w:rPr>
        <w:t xml:space="preserve"> (für Maven)</w:t>
      </w:r>
      <w:r w:rsidR="00B52490">
        <w:rPr>
          <w:rFonts w:ascii="Arial" w:hAnsi="Arial" w:cs="Arial"/>
        </w:rPr>
        <w:t xml:space="preserve"> an dem pom.xml File</w:t>
      </w:r>
    </w:p>
    <w:p w14:paraId="5BA74115" w14:textId="3277A889" w:rsidR="00B52490" w:rsidRPr="00AF2D22" w:rsidRDefault="00B52490" w:rsidP="00B52490">
      <w:pPr>
        <w:spacing w:line="360" w:lineRule="auto"/>
        <w:jc w:val="center"/>
        <w:rPr>
          <w:rFonts w:ascii="Arial" w:hAnsi="Arial" w:cs="Arial"/>
        </w:rPr>
      </w:pPr>
      <w:r>
        <w:rPr>
          <w:noProof/>
        </w:rPr>
        <w:drawing>
          <wp:inline distT="0" distB="0" distL="0" distR="0" wp14:anchorId="3389542E" wp14:editId="3AB30412">
            <wp:extent cx="3023009" cy="3517900"/>
            <wp:effectExtent l="0" t="0" r="635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0346" cy="3526438"/>
                    </a:xfrm>
                    <a:prstGeom prst="rect">
                      <a:avLst/>
                    </a:prstGeom>
                  </pic:spPr>
                </pic:pic>
              </a:graphicData>
            </a:graphic>
          </wp:inline>
        </w:drawing>
      </w:r>
    </w:p>
    <w:p w14:paraId="6392F73A" w14:textId="0E8F37ED" w:rsidR="00B77112" w:rsidRDefault="0023014E" w:rsidP="00724AC1">
      <w:pPr>
        <w:spacing w:line="360" w:lineRule="auto"/>
        <w:rPr>
          <w:rFonts w:ascii="Arial" w:hAnsi="Arial" w:cs="Arial"/>
          <w:i/>
          <w:iCs/>
        </w:rPr>
      </w:pPr>
      <w:r w:rsidRPr="00724AC1">
        <w:rPr>
          <w:rFonts w:ascii="Arial" w:hAnsi="Arial" w:cs="Arial"/>
        </w:rPr>
        <w:t xml:space="preserve"> </w:t>
      </w:r>
      <w:r w:rsidR="00B52490" w:rsidRPr="001317BD">
        <w:rPr>
          <w:rFonts w:ascii="Arial" w:hAnsi="Arial" w:cs="Arial"/>
          <w:i/>
          <w:iCs/>
        </w:rPr>
        <w:t>Hinweis: Falls d</w:t>
      </w:r>
      <w:r w:rsidR="008C4F1F">
        <w:rPr>
          <w:rFonts w:ascii="Arial" w:hAnsi="Arial" w:cs="Arial"/>
          <w:i/>
          <w:iCs/>
        </w:rPr>
        <w:t>ie Auswahlmöglichkeit „</w:t>
      </w:r>
      <w:r w:rsidR="00B52490" w:rsidRPr="001317BD">
        <w:rPr>
          <w:rFonts w:ascii="Arial" w:hAnsi="Arial" w:cs="Arial"/>
          <w:i/>
          <w:iCs/>
        </w:rPr>
        <w:t>Add as Maven Project</w:t>
      </w:r>
      <w:r w:rsidR="008C4F1F">
        <w:rPr>
          <w:rFonts w:ascii="Arial" w:hAnsi="Arial" w:cs="Arial"/>
          <w:i/>
          <w:iCs/>
        </w:rPr>
        <w:t>“</w:t>
      </w:r>
      <w:r w:rsidR="00B52490" w:rsidRPr="001317BD">
        <w:rPr>
          <w:rFonts w:ascii="Arial" w:hAnsi="Arial" w:cs="Arial"/>
          <w:i/>
          <w:iCs/>
        </w:rPr>
        <w:t xml:space="preserve"> nicht erscheint ist das Maven Projekt bereits korrekt </w:t>
      </w:r>
      <w:r w:rsidR="008C4F1F" w:rsidRPr="001317BD">
        <w:rPr>
          <w:rFonts w:ascii="Arial" w:hAnsi="Arial" w:cs="Arial"/>
          <w:i/>
          <w:iCs/>
        </w:rPr>
        <w:t>angelegt</w:t>
      </w:r>
      <w:r w:rsidR="00B52490" w:rsidRPr="001317BD">
        <w:rPr>
          <w:rFonts w:ascii="Arial" w:hAnsi="Arial" w:cs="Arial"/>
          <w:i/>
          <w:iCs/>
        </w:rPr>
        <w:t>.</w:t>
      </w:r>
    </w:p>
    <w:p w14:paraId="07E1E158" w14:textId="2859B90B" w:rsidR="00D31C14" w:rsidRPr="00A20DE7" w:rsidRDefault="008C4F1F" w:rsidP="002F26CD">
      <w:pPr>
        <w:pStyle w:val="berschriftCustom"/>
      </w:pPr>
      <w:bookmarkStart w:id="16" w:name="_Toc43292552"/>
      <w:r>
        <w:t>KOMPILIEREN</w:t>
      </w:r>
      <w:r w:rsidR="00523826" w:rsidRPr="00A20DE7">
        <w:t xml:space="preserve"> DE</w:t>
      </w:r>
      <w:r w:rsidR="00355817" w:rsidRPr="00A20DE7">
        <w:t>R</w:t>
      </w:r>
      <w:r w:rsidR="00523826" w:rsidRPr="00A20DE7">
        <w:t xml:space="preserve"> </w:t>
      </w:r>
      <w:r w:rsidR="00355817" w:rsidRPr="00A20DE7">
        <w:t>APPLIKATION</w:t>
      </w:r>
      <w:bookmarkEnd w:id="16"/>
    </w:p>
    <w:p w14:paraId="1E92F420" w14:textId="724BC255" w:rsidR="00523826" w:rsidRDefault="00523826" w:rsidP="00724AC1">
      <w:pPr>
        <w:spacing w:line="360" w:lineRule="auto"/>
        <w:rPr>
          <w:rFonts w:ascii="Arial" w:hAnsi="Arial" w:cs="Arial"/>
        </w:rPr>
      </w:pPr>
      <w:r>
        <w:rPr>
          <w:rFonts w:ascii="Arial" w:hAnsi="Arial" w:cs="Arial"/>
        </w:rPr>
        <w:t>Nachfolgend soll gezeigt werden</w:t>
      </w:r>
      <w:r w:rsidR="008C4F1F">
        <w:rPr>
          <w:rFonts w:ascii="Arial" w:hAnsi="Arial" w:cs="Arial"/>
        </w:rPr>
        <w:t>,</w:t>
      </w:r>
      <w:r>
        <w:rPr>
          <w:rFonts w:ascii="Arial" w:hAnsi="Arial" w:cs="Arial"/>
        </w:rPr>
        <w:t xml:space="preserve"> wie das Projekt mit installierter JDK und Maven korrekt </w:t>
      </w:r>
      <w:r w:rsidR="00C32082">
        <w:rPr>
          <w:rFonts w:ascii="Arial" w:hAnsi="Arial" w:cs="Arial"/>
        </w:rPr>
        <w:t xml:space="preserve">in </w:t>
      </w:r>
      <w:r w:rsidR="008C4F1F">
        <w:rPr>
          <w:rFonts w:ascii="Arial" w:hAnsi="Arial" w:cs="Arial"/>
        </w:rPr>
        <w:t>IntelliJ</w:t>
      </w:r>
      <w:r w:rsidR="00C32082">
        <w:rPr>
          <w:rFonts w:ascii="Arial" w:hAnsi="Arial" w:cs="Arial"/>
        </w:rPr>
        <w:t xml:space="preserve"> IDEA </w:t>
      </w:r>
      <w:r>
        <w:rPr>
          <w:rFonts w:ascii="Arial" w:hAnsi="Arial" w:cs="Arial"/>
        </w:rPr>
        <w:t>kompiliert werden kann.</w:t>
      </w:r>
    </w:p>
    <w:p w14:paraId="56AE0B68" w14:textId="43531066" w:rsidR="00523826" w:rsidRDefault="00C32082" w:rsidP="00C32082">
      <w:pPr>
        <w:pStyle w:val="ListParagraph"/>
        <w:numPr>
          <w:ilvl w:val="0"/>
          <w:numId w:val="24"/>
        </w:numPr>
        <w:spacing w:line="360" w:lineRule="auto"/>
        <w:rPr>
          <w:rFonts w:ascii="Arial" w:hAnsi="Arial" w:cs="Arial"/>
        </w:rPr>
      </w:pPr>
      <w:r>
        <w:rPr>
          <w:rFonts w:ascii="Arial" w:hAnsi="Arial" w:cs="Arial"/>
        </w:rPr>
        <w:t>Wählen Sie in IntelliJ in der Projektstruktur folgenden Pfad an. SWEII_CASE_TOOL</w:t>
      </w:r>
      <w:r w:rsidR="00355817">
        <w:rPr>
          <w:rFonts w:ascii="Arial" w:hAnsi="Arial" w:cs="Arial"/>
        </w:rPr>
        <w:t>/src/main</w:t>
      </w:r>
      <w:r w:rsidR="005A2836">
        <w:rPr>
          <w:rFonts w:ascii="Arial" w:hAnsi="Arial" w:cs="Arial"/>
        </w:rPr>
        <w:t>/java/main.java</w:t>
      </w:r>
    </w:p>
    <w:p w14:paraId="129D9F70" w14:textId="50D448B3" w:rsidR="00CC3F8B" w:rsidRPr="00CC3F8B" w:rsidRDefault="00E5491E" w:rsidP="00CC3F8B">
      <w:pPr>
        <w:spacing w:line="360" w:lineRule="auto"/>
        <w:jc w:val="center"/>
        <w:rPr>
          <w:rFonts w:ascii="Arial" w:hAnsi="Arial" w:cs="Arial"/>
        </w:rPr>
      </w:pPr>
      <w:r w:rsidRPr="00E5491E">
        <w:rPr>
          <w:rFonts w:ascii="Arial" w:hAnsi="Arial" w:cs="Arial"/>
        </w:rPr>
        <w:drawing>
          <wp:inline distT="0" distB="0" distL="0" distR="0" wp14:anchorId="7AF5ED38" wp14:editId="6873B011">
            <wp:extent cx="4881562" cy="282713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1146" cy="2832680"/>
                    </a:xfrm>
                    <a:prstGeom prst="rect">
                      <a:avLst/>
                    </a:prstGeom>
                  </pic:spPr>
                </pic:pic>
              </a:graphicData>
            </a:graphic>
          </wp:inline>
        </w:drawing>
      </w:r>
    </w:p>
    <w:p w14:paraId="7A7F37B5" w14:textId="549573D1" w:rsidR="00CC3F8B" w:rsidRDefault="00E5491E" w:rsidP="00CC3F8B">
      <w:pPr>
        <w:pStyle w:val="ListParagraph"/>
        <w:numPr>
          <w:ilvl w:val="0"/>
          <w:numId w:val="24"/>
        </w:numPr>
        <w:spacing w:line="360" w:lineRule="auto"/>
        <w:jc w:val="both"/>
        <w:rPr>
          <w:rFonts w:ascii="Arial" w:hAnsi="Arial" w:cs="Arial"/>
        </w:rPr>
      </w:pPr>
      <w:r>
        <w:rPr>
          <w:rFonts w:ascii="Arial" w:hAnsi="Arial" w:cs="Arial"/>
        </w:rPr>
        <w:t xml:space="preserve">Wenn alle vorherigen Schritte korrekt durchgeführt wurden sollte neben der main Methode ein grüner Pfeil erscheinen. Den Pfeil anwählen und </w:t>
      </w:r>
      <w:r w:rsidR="008C4F1F">
        <w:rPr>
          <w:rFonts w:ascii="Arial" w:hAnsi="Arial" w:cs="Arial"/>
        </w:rPr>
        <w:t>„</w:t>
      </w:r>
      <w:r w:rsidR="002643F7">
        <w:rPr>
          <w:rFonts w:ascii="Arial" w:hAnsi="Arial" w:cs="Arial"/>
        </w:rPr>
        <w:t xml:space="preserve">Run </w:t>
      </w:r>
      <w:r w:rsidR="008C4F1F">
        <w:rPr>
          <w:rFonts w:ascii="Arial" w:hAnsi="Arial" w:cs="Arial"/>
        </w:rPr>
        <w:t>‘</w:t>
      </w:r>
      <w:r w:rsidR="002643F7">
        <w:rPr>
          <w:rFonts w:ascii="Arial" w:hAnsi="Arial" w:cs="Arial"/>
        </w:rPr>
        <w:t>main.main()</w:t>
      </w:r>
      <w:r w:rsidR="008C4F1F">
        <w:rPr>
          <w:rFonts w:ascii="Arial" w:hAnsi="Arial" w:cs="Arial"/>
        </w:rPr>
        <w:t>‘“</w:t>
      </w:r>
      <w:r w:rsidR="002643F7">
        <w:rPr>
          <w:rFonts w:ascii="Arial" w:hAnsi="Arial" w:cs="Arial"/>
        </w:rPr>
        <w:t xml:space="preserve"> anwählen</w:t>
      </w:r>
    </w:p>
    <w:p w14:paraId="03163F8B" w14:textId="00A63298" w:rsidR="00F82413" w:rsidRDefault="00F82413" w:rsidP="00F82413">
      <w:pPr>
        <w:spacing w:line="360" w:lineRule="auto"/>
        <w:jc w:val="center"/>
        <w:rPr>
          <w:rFonts w:ascii="Arial" w:hAnsi="Arial" w:cs="Arial"/>
        </w:rPr>
      </w:pPr>
      <w:r>
        <w:rPr>
          <w:noProof/>
        </w:rPr>
        <w:drawing>
          <wp:inline distT="0" distB="0" distL="0" distR="0" wp14:anchorId="02EF963D" wp14:editId="17F5DCDF">
            <wp:extent cx="3699979" cy="2338387"/>
            <wp:effectExtent l="0" t="0" r="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8456" cy="2343745"/>
                    </a:xfrm>
                    <a:prstGeom prst="rect">
                      <a:avLst/>
                    </a:prstGeom>
                  </pic:spPr>
                </pic:pic>
              </a:graphicData>
            </a:graphic>
          </wp:inline>
        </w:drawing>
      </w:r>
    </w:p>
    <w:p w14:paraId="1C222A4F" w14:textId="1478A333" w:rsidR="005F3117" w:rsidRDefault="005F3117" w:rsidP="005F3117">
      <w:pPr>
        <w:spacing w:line="360" w:lineRule="auto"/>
        <w:rPr>
          <w:rFonts w:ascii="Arial" w:hAnsi="Arial" w:cs="Arial"/>
        </w:rPr>
      </w:pPr>
      <w:r>
        <w:rPr>
          <w:rFonts w:ascii="Arial" w:hAnsi="Arial" w:cs="Arial"/>
        </w:rPr>
        <w:t xml:space="preserve">Das Projekt </w:t>
      </w:r>
      <w:r w:rsidR="008C4F1F">
        <w:rPr>
          <w:rFonts w:ascii="Arial" w:hAnsi="Arial" w:cs="Arial"/>
        </w:rPr>
        <w:t>kompiliert</w:t>
      </w:r>
      <w:r>
        <w:rPr>
          <w:rFonts w:ascii="Arial" w:hAnsi="Arial" w:cs="Arial"/>
        </w:rPr>
        <w:t xml:space="preserve"> und </w:t>
      </w:r>
      <w:r w:rsidR="000C6C9E">
        <w:rPr>
          <w:rFonts w:ascii="Arial" w:hAnsi="Arial" w:cs="Arial"/>
        </w:rPr>
        <w:t>es öffnet sich</w:t>
      </w:r>
      <w:r>
        <w:rPr>
          <w:rFonts w:ascii="Arial" w:hAnsi="Arial" w:cs="Arial"/>
        </w:rPr>
        <w:t xml:space="preserve"> das Startfenster.</w:t>
      </w:r>
    </w:p>
    <w:p w14:paraId="616C0E93" w14:textId="331CC761" w:rsidR="005F3117" w:rsidRDefault="005F3117" w:rsidP="005F3117">
      <w:pPr>
        <w:spacing w:line="360" w:lineRule="auto"/>
        <w:jc w:val="center"/>
        <w:rPr>
          <w:rFonts w:ascii="Arial" w:hAnsi="Arial" w:cs="Arial"/>
        </w:rPr>
      </w:pPr>
      <w:r w:rsidRPr="005F3117">
        <w:rPr>
          <w:rFonts w:ascii="Arial" w:hAnsi="Arial" w:cs="Arial"/>
        </w:rPr>
        <w:drawing>
          <wp:inline distT="0" distB="0" distL="0" distR="0" wp14:anchorId="72199293" wp14:editId="64D0CEC6">
            <wp:extent cx="2314575" cy="875163"/>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0808" cy="888863"/>
                    </a:xfrm>
                    <a:prstGeom prst="rect">
                      <a:avLst/>
                    </a:prstGeom>
                  </pic:spPr>
                </pic:pic>
              </a:graphicData>
            </a:graphic>
          </wp:inline>
        </w:drawing>
      </w:r>
    </w:p>
    <w:p w14:paraId="4D8A4D68" w14:textId="6706EF44" w:rsidR="005F3117" w:rsidRDefault="005F3117" w:rsidP="002F26CD">
      <w:pPr>
        <w:pStyle w:val="berschriftCustom"/>
      </w:pPr>
      <w:bookmarkStart w:id="17" w:name="_Toc43292553"/>
      <w:r>
        <w:t>KOMPILATION DER UNIT TESTS</w:t>
      </w:r>
      <w:bookmarkEnd w:id="17"/>
    </w:p>
    <w:p w14:paraId="3598645D" w14:textId="3FFB6EB3" w:rsidR="005F3117" w:rsidRDefault="00C123D5" w:rsidP="005F3117">
      <w:pPr>
        <w:spacing w:line="360" w:lineRule="auto"/>
        <w:rPr>
          <w:rFonts w:ascii="Arial" w:hAnsi="Arial" w:cs="Arial"/>
        </w:rPr>
      </w:pPr>
      <w:r>
        <w:rPr>
          <w:rFonts w:ascii="Arial" w:hAnsi="Arial" w:cs="Arial"/>
        </w:rPr>
        <w:t xml:space="preserve">Um die </w:t>
      </w:r>
      <w:r w:rsidR="00B3694F">
        <w:rPr>
          <w:rFonts w:ascii="Arial" w:hAnsi="Arial" w:cs="Arial"/>
        </w:rPr>
        <w:t>geforderten Tests durchführen zu lassen</w:t>
      </w:r>
      <w:r w:rsidR="000C6C9E">
        <w:rPr>
          <w:rFonts w:ascii="Arial" w:hAnsi="Arial" w:cs="Arial"/>
        </w:rPr>
        <w:t>,</w:t>
      </w:r>
      <w:r w:rsidR="00B3694F">
        <w:rPr>
          <w:rFonts w:ascii="Arial" w:hAnsi="Arial" w:cs="Arial"/>
        </w:rPr>
        <w:t xml:space="preserve"> folgende Anweisungen befolgen</w:t>
      </w:r>
      <w:r w:rsidR="000C6C9E">
        <w:rPr>
          <w:rFonts w:ascii="Arial" w:hAnsi="Arial" w:cs="Arial"/>
        </w:rPr>
        <w:t>:</w:t>
      </w:r>
    </w:p>
    <w:p w14:paraId="7F373849" w14:textId="179A7C01" w:rsidR="00B3694F" w:rsidRPr="000C6C9E" w:rsidRDefault="00BF1365" w:rsidP="00BF1365">
      <w:pPr>
        <w:pStyle w:val="ListParagraph"/>
        <w:numPr>
          <w:ilvl w:val="0"/>
          <w:numId w:val="25"/>
        </w:numPr>
        <w:spacing w:line="360" w:lineRule="auto"/>
        <w:rPr>
          <w:rFonts w:ascii="Arial" w:hAnsi="Arial" w:cs="Arial"/>
        </w:rPr>
      </w:pPr>
      <w:r>
        <w:rPr>
          <w:rFonts w:ascii="Arial" w:hAnsi="Arial" w:cs="Arial"/>
        </w:rPr>
        <w:t>Folgenden Pfad im Proje</w:t>
      </w:r>
      <w:r w:rsidR="00F3657C">
        <w:rPr>
          <w:rFonts w:ascii="Arial" w:hAnsi="Arial" w:cs="Arial"/>
        </w:rPr>
        <w:t xml:space="preserve">kt Browser von </w:t>
      </w:r>
      <w:r w:rsidR="000C6C9E">
        <w:rPr>
          <w:rFonts w:ascii="Arial" w:hAnsi="Arial" w:cs="Arial"/>
        </w:rPr>
        <w:t>IntelliJ</w:t>
      </w:r>
      <w:r w:rsidR="00F3657C">
        <w:rPr>
          <w:rFonts w:ascii="Arial" w:hAnsi="Arial" w:cs="Arial"/>
        </w:rPr>
        <w:t xml:space="preserve"> selektieren</w:t>
      </w:r>
      <w:r w:rsidR="000C6C9E">
        <w:rPr>
          <w:rFonts w:ascii="Arial" w:hAnsi="Arial" w:cs="Arial"/>
        </w:rPr>
        <w:t xml:space="preserve">: </w:t>
      </w:r>
      <w:r w:rsidR="00F3657C" w:rsidRPr="000C6C9E">
        <w:rPr>
          <w:rFonts w:ascii="Arial" w:hAnsi="Arial" w:cs="Arial"/>
        </w:rPr>
        <w:t>SWEII_CASE_TOOL/src/test/</w:t>
      </w:r>
      <w:r w:rsidR="00724249" w:rsidRPr="000C6C9E">
        <w:rPr>
          <w:rFonts w:ascii="Arial" w:hAnsi="Arial" w:cs="Arial"/>
        </w:rPr>
        <w:t>java</w:t>
      </w:r>
    </w:p>
    <w:p w14:paraId="7774C525" w14:textId="12F546DB" w:rsidR="00724249" w:rsidRDefault="00724249" w:rsidP="00BF1365">
      <w:pPr>
        <w:pStyle w:val="ListParagraph"/>
        <w:numPr>
          <w:ilvl w:val="0"/>
          <w:numId w:val="25"/>
        </w:numPr>
        <w:spacing w:line="360" w:lineRule="auto"/>
        <w:rPr>
          <w:rFonts w:ascii="Arial" w:hAnsi="Arial" w:cs="Arial"/>
        </w:rPr>
      </w:pPr>
      <w:r w:rsidRPr="00724249">
        <w:rPr>
          <w:rFonts w:ascii="Arial" w:hAnsi="Arial" w:cs="Arial"/>
        </w:rPr>
        <w:t>Mit einem rechten Mausklick i</w:t>
      </w:r>
      <w:r>
        <w:rPr>
          <w:rFonts w:ascii="Arial" w:hAnsi="Arial" w:cs="Arial"/>
        </w:rPr>
        <w:t xml:space="preserve">m Kontextmenü </w:t>
      </w:r>
      <w:r w:rsidR="00530F60">
        <w:rPr>
          <w:rFonts w:ascii="Arial" w:hAnsi="Arial" w:cs="Arial"/>
        </w:rPr>
        <w:t>„</w:t>
      </w:r>
      <w:r w:rsidR="003647D9">
        <w:rPr>
          <w:rFonts w:ascii="Arial" w:hAnsi="Arial" w:cs="Arial"/>
        </w:rPr>
        <w:t xml:space="preserve">Run </w:t>
      </w:r>
      <w:r w:rsidR="000C6C9E">
        <w:rPr>
          <w:rFonts w:ascii="Arial" w:hAnsi="Arial" w:cs="Arial"/>
        </w:rPr>
        <w:t>‘A</w:t>
      </w:r>
      <w:r w:rsidR="003647D9">
        <w:rPr>
          <w:rFonts w:ascii="Arial" w:hAnsi="Arial" w:cs="Arial"/>
        </w:rPr>
        <w:t>ll Tests</w:t>
      </w:r>
      <w:r w:rsidR="000C6C9E">
        <w:rPr>
          <w:rFonts w:ascii="Arial" w:hAnsi="Arial" w:cs="Arial"/>
        </w:rPr>
        <w:t>‘</w:t>
      </w:r>
      <w:r w:rsidR="003647D9">
        <w:rPr>
          <w:rFonts w:ascii="Arial" w:hAnsi="Arial" w:cs="Arial"/>
        </w:rPr>
        <w:t>“ auswählen.</w:t>
      </w:r>
    </w:p>
    <w:p w14:paraId="37968ABB" w14:textId="62A99E74" w:rsidR="00E31D10" w:rsidRDefault="00E31D10" w:rsidP="00E31D10">
      <w:pPr>
        <w:spacing w:line="360" w:lineRule="auto"/>
        <w:jc w:val="center"/>
        <w:rPr>
          <w:rFonts w:ascii="Arial" w:hAnsi="Arial" w:cs="Arial"/>
        </w:rPr>
      </w:pPr>
      <w:r>
        <w:rPr>
          <w:noProof/>
        </w:rPr>
        <w:drawing>
          <wp:inline distT="0" distB="0" distL="0" distR="0" wp14:anchorId="2030ABF3" wp14:editId="27DAA327">
            <wp:extent cx="2152069" cy="2728912"/>
            <wp:effectExtent l="0" t="0" r="63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7033" cy="2735207"/>
                    </a:xfrm>
                    <a:prstGeom prst="rect">
                      <a:avLst/>
                    </a:prstGeom>
                  </pic:spPr>
                </pic:pic>
              </a:graphicData>
            </a:graphic>
          </wp:inline>
        </w:drawing>
      </w:r>
    </w:p>
    <w:p w14:paraId="05315259" w14:textId="21CDE30B" w:rsidR="00E31D10" w:rsidRDefault="00D2029A" w:rsidP="00D2029A">
      <w:pPr>
        <w:spacing w:line="360" w:lineRule="auto"/>
        <w:rPr>
          <w:rFonts w:ascii="Arial" w:hAnsi="Arial" w:cs="Arial"/>
        </w:rPr>
      </w:pPr>
      <w:r>
        <w:rPr>
          <w:rFonts w:ascii="Arial" w:hAnsi="Arial" w:cs="Arial"/>
        </w:rPr>
        <w:t xml:space="preserve">Das Projekt wird </w:t>
      </w:r>
      <w:r w:rsidR="009C36F7">
        <w:rPr>
          <w:rFonts w:ascii="Arial" w:hAnsi="Arial" w:cs="Arial"/>
        </w:rPr>
        <w:t>kompiliert</w:t>
      </w:r>
      <w:r>
        <w:rPr>
          <w:rFonts w:ascii="Arial" w:hAnsi="Arial" w:cs="Arial"/>
        </w:rPr>
        <w:t xml:space="preserve"> und mittels des Testframeworks JUnit werden die Test</w:t>
      </w:r>
      <w:r w:rsidR="002A3804">
        <w:rPr>
          <w:rFonts w:ascii="Arial" w:hAnsi="Arial" w:cs="Arial"/>
        </w:rPr>
        <w:t>s</w:t>
      </w:r>
      <w:r w:rsidR="00B17897">
        <w:rPr>
          <w:rFonts w:ascii="Arial" w:hAnsi="Arial" w:cs="Arial"/>
        </w:rPr>
        <w:t xml:space="preserve"> durchgeführt. Unter </w:t>
      </w:r>
      <w:r w:rsidR="002A3804">
        <w:rPr>
          <w:rFonts w:ascii="Arial" w:hAnsi="Arial" w:cs="Arial"/>
        </w:rPr>
        <w:t>„</w:t>
      </w:r>
      <w:r w:rsidR="00B17897">
        <w:rPr>
          <w:rFonts w:ascii="Arial" w:hAnsi="Arial" w:cs="Arial"/>
        </w:rPr>
        <w:t>Run</w:t>
      </w:r>
      <w:r w:rsidR="002A3804">
        <w:rPr>
          <w:rFonts w:ascii="Arial" w:hAnsi="Arial" w:cs="Arial"/>
        </w:rPr>
        <w:t>“</w:t>
      </w:r>
      <w:r w:rsidR="00B17897">
        <w:rPr>
          <w:rFonts w:ascii="Arial" w:hAnsi="Arial" w:cs="Arial"/>
        </w:rPr>
        <w:t xml:space="preserve"> werden die Testergebnisse angezeigt</w:t>
      </w:r>
      <w:r w:rsidR="009C36F7">
        <w:rPr>
          <w:rFonts w:ascii="Arial" w:hAnsi="Arial" w:cs="Arial"/>
        </w:rPr>
        <w:t>.</w:t>
      </w:r>
    </w:p>
    <w:p w14:paraId="1401B180" w14:textId="31AB5133" w:rsidR="009C36F7" w:rsidRPr="00E31D10" w:rsidRDefault="009C36F7" w:rsidP="009C36F7">
      <w:pPr>
        <w:spacing w:line="360" w:lineRule="auto"/>
        <w:jc w:val="center"/>
        <w:rPr>
          <w:rFonts w:ascii="Arial" w:hAnsi="Arial" w:cs="Arial"/>
        </w:rPr>
      </w:pPr>
      <w:r>
        <w:rPr>
          <w:noProof/>
        </w:rPr>
        <w:drawing>
          <wp:inline distT="0" distB="0" distL="0" distR="0" wp14:anchorId="1456E72C" wp14:editId="4F9DAC8E">
            <wp:extent cx="4635211" cy="1690687"/>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203" cy="1695426"/>
                    </a:xfrm>
                    <a:prstGeom prst="rect">
                      <a:avLst/>
                    </a:prstGeom>
                  </pic:spPr>
                </pic:pic>
              </a:graphicData>
            </a:graphic>
          </wp:inline>
        </w:drawing>
      </w:r>
    </w:p>
    <w:p w14:paraId="5C43B06A" w14:textId="23A3D581" w:rsidR="00134FCF" w:rsidRDefault="00107967" w:rsidP="002F26CD">
      <w:pPr>
        <w:pStyle w:val="berschriftCustom"/>
      </w:pPr>
      <w:bookmarkStart w:id="18" w:name="_Toc43292554"/>
      <w:r>
        <w:t>INSTALLATION VON VISUAL PARADIGM</w:t>
      </w:r>
      <w:bookmarkEnd w:id="18"/>
    </w:p>
    <w:p w14:paraId="127C7885" w14:textId="1897E9AC" w:rsidR="00107967" w:rsidRDefault="00107967" w:rsidP="00997643">
      <w:pPr>
        <w:spacing w:line="360" w:lineRule="auto"/>
        <w:jc w:val="both"/>
        <w:rPr>
          <w:rFonts w:ascii="Arial" w:hAnsi="Arial" w:cs="Arial"/>
        </w:rPr>
      </w:pPr>
      <w:bookmarkStart w:id="19" w:name="_Toc21688794"/>
      <w:bookmarkStart w:id="20" w:name="_Toc42508026"/>
      <w:bookmarkStart w:id="21" w:name="_Toc42845980"/>
      <w:bookmarkStart w:id="22" w:name="_Toc42861416"/>
      <w:bookmarkEnd w:id="19"/>
      <w:bookmarkEnd w:id="20"/>
      <w:bookmarkEnd w:id="21"/>
      <w:bookmarkEnd w:id="22"/>
      <w:r>
        <w:rPr>
          <w:rFonts w:ascii="Arial" w:hAnsi="Arial" w:cs="Arial"/>
        </w:rPr>
        <w:t>Um einige Diagramme anzeigen zu lassen</w:t>
      </w:r>
      <w:r w:rsidR="00D636DF">
        <w:rPr>
          <w:rFonts w:ascii="Arial" w:hAnsi="Arial" w:cs="Arial"/>
        </w:rPr>
        <w:t>,</w:t>
      </w:r>
      <w:r>
        <w:rPr>
          <w:rFonts w:ascii="Arial" w:hAnsi="Arial" w:cs="Arial"/>
        </w:rPr>
        <w:t xml:space="preserve"> </w:t>
      </w:r>
      <w:r w:rsidR="003547BD">
        <w:rPr>
          <w:rFonts w:ascii="Arial" w:hAnsi="Arial" w:cs="Arial"/>
        </w:rPr>
        <w:t xml:space="preserve">muss Visual Paradigm installiert werden. Die Community Edition steht unter folgendem Link frei zur </w:t>
      </w:r>
      <w:r w:rsidR="002F26CD">
        <w:rPr>
          <w:rFonts w:ascii="Arial" w:hAnsi="Arial" w:cs="Arial"/>
        </w:rPr>
        <w:t>Verfügung</w:t>
      </w:r>
      <w:r w:rsidR="00D636DF">
        <w:rPr>
          <w:rFonts w:ascii="Arial" w:hAnsi="Arial" w:cs="Arial"/>
        </w:rPr>
        <w:t>:</w:t>
      </w:r>
    </w:p>
    <w:p w14:paraId="089AA86F" w14:textId="31EC07E8" w:rsidR="00A52C74" w:rsidRPr="00D636DF" w:rsidRDefault="00A52C74" w:rsidP="00A52C74">
      <w:pPr>
        <w:spacing w:line="360" w:lineRule="auto"/>
        <w:jc w:val="center"/>
        <w:rPr>
          <w:rFonts w:ascii="Arial" w:hAnsi="Arial" w:cs="Arial"/>
        </w:rPr>
      </w:pPr>
      <w:r w:rsidRPr="00D636DF">
        <w:rPr>
          <w:rFonts w:ascii="Arial" w:hAnsi="Arial" w:cs="Arial"/>
        </w:rPr>
        <w:fldChar w:fldCharType="begin"/>
      </w:r>
      <w:r w:rsidRPr="00D636DF">
        <w:rPr>
          <w:rFonts w:ascii="Arial" w:hAnsi="Arial" w:cs="Arial"/>
        </w:rPr>
        <w:instrText xml:space="preserve"> HYPERLINK "https://www.visual-paradigm.com/download/community.jsp" </w:instrText>
      </w:r>
      <w:r w:rsidRPr="00D636DF">
        <w:rPr>
          <w:rFonts w:ascii="Arial" w:hAnsi="Arial" w:cs="Arial"/>
        </w:rPr>
        <w:fldChar w:fldCharType="separate"/>
      </w:r>
      <w:r w:rsidRPr="00D636DF">
        <w:rPr>
          <w:rStyle w:val="Hyperlink"/>
          <w:rFonts w:ascii="Arial" w:hAnsi="Arial" w:cs="Arial"/>
        </w:rPr>
        <w:t>https://www.visual-paradigm.com/download/community.jsp</w:t>
      </w:r>
      <w:r w:rsidRPr="00D636DF">
        <w:rPr>
          <w:rFonts w:ascii="Arial" w:hAnsi="Arial" w:cs="Arial"/>
        </w:rPr>
        <w:fldChar w:fldCharType="end"/>
      </w:r>
    </w:p>
    <w:p w14:paraId="61E8FACC" w14:textId="5E2E23C6" w:rsidR="00EE60D5" w:rsidRPr="00D636DF" w:rsidRDefault="00EE60D5" w:rsidP="00D636DF">
      <w:pPr>
        <w:spacing w:line="360" w:lineRule="auto"/>
        <w:jc w:val="both"/>
        <w:rPr>
          <w:rFonts w:ascii="Arial" w:hAnsi="Arial" w:cs="Arial"/>
        </w:rPr>
      </w:pPr>
      <w:r w:rsidRPr="00D636DF">
        <w:rPr>
          <w:rFonts w:ascii="Arial" w:hAnsi="Arial" w:cs="Arial"/>
        </w:rPr>
        <w:t xml:space="preserve">Um die Diagramme zu öffnen bitte </w:t>
      </w:r>
      <w:r w:rsidR="000479C9" w:rsidRPr="00D636DF">
        <w:rPr>
          <w:rFonts w:ascii="Arial" w:hAnsi="Arial" w:cs="Arial"/>
        </w:rPr>
        <w:t>folgende Datei unter SWEII_CASE_TOOL/Dokumentation/</w:t>
      </w:r>
      <w:r w:rsidR="00830A68" w:rsidRPr="00D636DF">
        <w:rPr>
          <w:rFonts w:ascii="Arial" w:hAnsi="Arial" w:cs="Arial"/>
        </w:rPr>
        <w:t>Dokumente/Design/</w:t>
      </w:r>
      <w:r w:rsidR="00E74548" w:rsidRPr="00D636DF">
        <w:rPr>
          <w:rFonts w:ascii="Arial" w:hAnsi="Arial" w:cs="Arial"/>
        </w:rPr>
        <w:t>CASE_TOOL_SystemDesign.vpp</w:t>
      </w:r>
      <w:r w:rsidR="00D636DF">
        <w:rPr>
          <w:rFonts w:ascii="Arial" w:hAnsi="Arial" w:cs="Arial"/>
        </w:rPr>
        <w:t xml:space="preserve"> öffnen.</w:t>
      </w:r>
    </w:p>
    <w:p w14:paraId="08A65124" w14:textId="46E83C26" w:rsidR="00957AFD" w:rsidRPr="00D636DF" w:rsidRDefault="0051562E" w:rsidP="00D636DF">
      <w:pPr>
        <w:spacing w:line="360" w:lineRule="auto"/>
        <w:jc w:val="both"/>
        <w:rPr>
          <w:rFonts w:ascii="Arial" w:hAnsi="Arial" w:cs="Arial"/>
        </w:rPr>
      </w:pPr>
      <w:r w:rsidRPr="00D636DF">
        <w:rPr>
          <w:rFonts w:ascii="Arial" w:hAnsi="Arial" w:cs="Arial"/>
        </w:rPr>
        <w:t xml:space="preserve">Wenn sich Visual Paradigm geöffnet hat sind alle Diagramme im </w:t>
      </w:r>
      <w:r w:rsidRPr="005F6B8F">
        <w:rPr>
          <w:rFonts w:ascii="Arial" w:hAnsi="Arial" w:cs="Arial"/>
        </w:rPr>
        <w:t>Diagram Navigator</w:t>
      </w:r>
      <w:r w:rsidRPr="00D636DF">
        <w:rPr>
          <w:rFonts w:ascii="Arial" w:hAnsi="Arial" w:cs="Arial"/>
        </w:rPr>
        <w:t xml:space="preserve"> unter UML </w:t>
      </w:r>
      <w:r w:rsidRPr="005F6B8F">
        <w:rPr>
          <w:rFonts w:ascii="Arial" w:hAnsi="Arial" w:cs="Arial"/>
        </w:rPr>
        <w:t>Diagrams</w:t>
      </w:r>
      <w:r w:rsidRPr="00D636DF">
        <w:rPr>
          <w:rFonts w:ascii="Arial" w:hAnsi="Arial" w:cs="Arial"/>
        </w:rPr>
        <w:t xml:space="preserve"> zu finden</w:t>
      </w:r>
      <w:bookmarkStart w:id="23" w:name="_GoBack"/>
      <w:bookmarkEnd w:id="23"/>
      <w:r w:rsidR="00C03D79" w:rsidRPr="00D636DF">
        <w:rPr>
          <w:rFonts w:ascii="Arial" w:hAnsi="Arial" w:cs="Arial"/>
        </w:rPr>
        <w:t xml:space="preserve">. Der </w:t>
      </w:r>
      <w:r w:rsidR="00C03D79" w:rsidRPr="00022D77">
        <w:rPr>
          <w:rFonts w:ascii="Arial" w:hAnsi="Arial" w:cs="Arial"/>
        </w:rPr>
        <w:t>Diagram Navigator</w:t>
      </w:r>
      <w:r w:rsidR="00C03D79" w:rsidRPr="00D636DF">
        <w:rPr>
          <w:rFonts w:ascii="Arial" w:hAnsi="Arial" w:cs="Arial"/>
        </w:rPr>
        <w:t xml:space="preserve"> befindet sich in der linken Seitenleiste</w:t>
      </w:r>
      <w:r w:rsidR="00FC6D8B">
        <w:rPr>
          <w:rFonts w:ascii="Arial" w:hAnsi="Arial" w:cs="Arial"/>
        </w:rPr>
        <w:t>.</w:t>
      </w:r>
    </w:p>
    <w:p w14:paraId="62AABB58" w14:textId="08A29BB4" w:rsidR="00C03D79" w:rsidRPr="00957AFD" w:rsidRDefault="00C03D79" w:rsidP="00EE60D5">
      <w:pPr>
        <w:spacing w:line="360" w:lineRule="auto"/>
      </w:pPr>
      <w:r w:rsidRPr="00C03D79">
        <w:drawing>
          <wp:inline distT="0" distB="0" distL="0" distR="0" wp14:anchorId="613C077B" wp14:editId="62C5A735">
            <wp:extent cx="5760720" cy="333629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36290"/>
                    </a:xfrm>
                    <a:prstGeom prst="rect">
                      <a:avLst/>
                    </a:prstGeom>
                  </pic:spPr>
                </pic:pic>
              </a:graphicData>
            </a:graphic>
          </wp:inline>
        </w:drawing>
      </w:r>
    </w:p>
    <w:p w14:paraId="66229AD4" w14:textId="77777777" w:rsidR="00E74548" w:rsidRDefault="00E74548" w:rsidP="00EE60D5">
      <w:pPr>
        <w:spacing w:line="360" w:lineRule="auto"/>
      </w:pPr>
    </w:p>
    <w:p w14:paraId="6F2FACCC" w14:textId="77777777" w:rsidR="00445B17" w:rsidRPr="007F50A3" w:rsidRDefault="00445B17" w:rsidP="007F50A3">
      <w:pPr>
        <w:pStyle w:val="ListParagraph"/>
        <w:keepNext/>
        <w:keepLines/>
        <w:numPr>
          <w:ilvl w:val="0"/>
          <w:numId w:val="5"/>
        </w:numPr>
        <w:spacing w:before="240" w:after="0" w:line="360" w:lineRule="auto"/>
        <w:contextualSpacing w:val="0"/>
        <w:jc w:val="both"/>
        <w:outlineLvl w:val="0"/>
        <w:rPr>
          <w:ins w:id="24" w:author="Schiffel Florian (inf18235)" w:date="2019-10-10T18:42:00Z"/>
          <w:rFonts w:ascii="Arial" w:eastAsiaTheme="majorEastAsia" w:hAnsi="Arial" w:cs="Arial"/>
          <w:vanish/>
          <w:color w:val="2F5496" w:themeColor="accent1" w:themeShade="BF"/>
          <w:sz w:val="40"/>
          <w:szCs w:val="40"/>
        </w:rPr>
      </w:pPr>
      <w:bookmarkStart w:id="25" w:name="_Toc43290997"/>
      <w:bookmarkStart w:id="26" w:name="_Toc43291086"/>
      <w:bookmarkStart w:id="27" w:name="_Toc43292555"/>
      <w:bookmarkEnd w:id="25"/>
      <w:bookmarkEnd w:id="26"/>
      <w:bookmarkEnd w:id="27"/>
    </w:p>
    <w:p w14:paraId="33FE27DD" w14:textId="54B4BBDF" w:rsidR="006B221A" w:rsidRPr="00997643" w:rsidRDefault="00134FCF" w:rsidP="00997643">
      <w:pPr>
        <w:pStyle w:val="Heading1"/>
        <w:numPr>
          <w:ilvl w:val="0"/>
          <w:numId w:val="5"/>
        </w:numPr>
        <w:spacing w:line="360" w:lineRule="auto"/>
        <w:jc w:val="both"/>
        <w:rPr>
          <w:rFonts w:ascii="Arial" w:hAnsi="Arial" w:cs="Arial"/>
          <w:color w:val="auto"/>
        </w:rPr>
      </w:pPr>
      <w:r>
        <w:rPr>
          <w:rFonts w:ascii="Arial" w:hAnsi="Arial" w:cs="Arial"/>
          <w:color w:val="auto"/>
        </w:rPr>
        <w:t xml:space="preserve"> </w:t>
      </w:r>
      <w:bookmarkStart w:id="28" w:name="_Toc43292556"/>
      <w:r>
        <w:rPr>
          <w:rFonts w:ascii="Arial" w:hAnsi="Arial" w:cs="Arial"/>
          <w:color w:val="auto"/>
        </w:rPr>
        <w:t>Programmstruktur</w:t>
      </w:r>
      <w:bookmarkEnd w:id="28"/>
    </w:p>
    <w:p w14:paraId="25D1C822" w14:textId="03F05933" w:rsidR="00997643" w:rsidRPr="00997643" w:rsidRDefault="00997643" w:rsidP="00997643">
      <w:pPr>
        <w:spacing w:line="360" w:lineRule="auto"/>
        <w:jc w:val="both"/>
        <w:rPr>
          <w:rFonts w:ascii="Arial" w:hAnsi="Arial" w:cs="Arial"/>
        </w:rPr>
      </w:pPr>
      <w:r w:rsidRPr="00997643">
        <w:rPr>
          <w:rFonts w:ascii="Arial" w:hAnsi="Arial" w:cs="Arial"/>
        </w:rPr>
        <w:t>Um die leider nach wie vor oft zum Einsatz kommende, für die professionelle Durchführung eines Software-Projektes jedoch unzureichende Code and Fix Vorgehensweise direkt von Anfang an zu unterbinden, wurden bereits zu Beginn des Projekts die Anforderungen genauestens analysiert und die Planung im Team besprochen. Hierbei wurde schnell klar, dass sich die gestellten Anforderungen an Datenhaltung, Ein- und Ausgabe sowie Steuerung des zu erstellenden Programms am besten durch den Einsatz des Model-View-Controller Prinzips realisieren lassen. Zusätzlich wurden bei der Analyse der Anforderungen mehrere fast vollständig unabhängige Teilbereiche des komplexen Endprodukts erkannt. So ist die Erfassung von Produktfunktionen zwar sehr ähnlich zur Erfassung der Produktdaten, bei der Umsetzung der Produktfunktionen bewährte Methoden können somit bei der Umsetzung der Produktdaten angewendet werden und erfordern einen geringeren Aufwand in der Entwicklung. Eine wirkliche Zusammenarbeit der beiden Module ist jedoch nicht gegeben, die einzigen Schnittstellen sind die Datenhaltung im Modell sowie die Abfrage zur Aufwandsabschätzung. Auch sind die drei Module der Daten, Funktionen sowie Abschätzung logisch gesehen komplett unabhängig von den allgemeinen Produktinformationen wie Zielbestimmung, Produkteinsatz sowie Umgebung. Zusätzlich zur Aufgliederung in Model, View und Controller konnte eine vertikale Dekomposition in vier Bereiche erreicht w</w:t>
      </w:r>
      <w:r w:rsidR="006D689B">
        <w:rPr>
          <w:rFonts w:ascii="Arial" w:hAnsi="Arial" w:cs="Arial"/>
        </w:rPr>
        <w:t>e</w:t>
      </w:r>
      <w:r w:rsidRPr="00997643">
        <w:rPr>
          <w:rFonts w:ascii="Arial" w:hAnsi="Arial" w:cs="Arial"/>
        </w:rPr>
        <w:t>rden. In allen drei Bereichen des MVC-Musters konnte somit eine Aufteilung in unabhängige Modelteile, Controller und Views gewährleistet werden.</w:t>
      </w:r>
    </w:p>
    <w:p w14:paraId="639E4A16" w14:textId="298957F0" w:rsidR="00997643" w:rsidRDefault="00A17D8F" w:rsidP="00A17D8F">
      <w:pPr>
        <w:spacing w:line="360" w:lineRule="auto"/>
        <w:jc w:val="center"/>
        <w:rPr>
          <w:rFonts w:ascii="Arial" w:hAnsi="Arial" w:cs="Arial"/>
        </w:rPr>
      </w:pPr>
      <w:r>
        <w:rPr>
          <w:noProof/>
        </w:rPr>
        <w:drawing>
          <wp:inline distT="0" distB="0" distL="0" distR="0" wp14:anchorId="5F9C6990" wp14:editId="0E8A8FA2">
            <wp:extent cx="5760720" cy="381254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812540"/>
                    </a:xfrm>
                    <a:prstGeom prst="rect">
                      <a:avLst/>
                    </a:prstGeom>
                  </pic:spPr>
                </pic:pic>
              </a:graphicData>
            </a:graphic>
          </wp:inline>
        </w:drawing>
      </w:r>
      <w:r w:rsidR="00997643" w:rsidRPr="00997643">
        <w:rPr>
          <w:rFonts w:ascii="Arial" w:hAnsi="Arial" w:cs="Arial"/>
        </w:rPr>
        <w:t>Nachdem das grobe Softwaregerüst somit festgelegt war, haben wir uns dazu entschieden einen zusätzlichen Start-Controller sowie eine Start-View zu implementieren, welche als alleinigen Zweck die Anzeige und das Aufrufen der entsprechenden Methoden im Modell zum Öffnen oder Erstellen von Dateien steuern müssen. Das hat den Vorteil, dass spätere Änderungen am Dateihandling ohne Probleme implementiert werden und sogar die ganze Darstellung sowie Steuerung problemlos getauscht werden könnte. Der Hauptcontroller des Programms (C_FRAME) ist somit unabhängig vom Dateihandling und muss nur die korrekte Benachrichtigung und Zuweisung von Funktionen der einzelnen Tabs zu den entsprechenden Controllern sicherstellen. Das entsprechende Interface I_C_FRAME ermöglicht auch hier das Tauschen einzelner Funktionen oder sogar des ganzen Controllers, solange gewährleistet ist, das ein neuer Frame-Controller das Interface implementiert und die Tab-Controller entsprechend ihrer Funktionen benachrichtigt.</w:t>
      </w:r>
    </w:p>
    <w:p w14:paraId="4D64CABB" w14:textId="0F0AAA3B" w:rsidR="00997643" w:rsidRDefault="00997643" w:rsidP="00997643">
      <w:pPr>
        <w:pStyle w:val="Heading1"/>
        <w:numPr>
          <w:ilvl w:val="1"/>
          <w:numId w:val="5"/>
        </w:numPr>
        <w:spacing w:line="360" w:lineRule="auto"/>
        <w:jc w:val="both"/>
        <w:rPr>
          <w:rFonts w:ascii="Arial" w:hAnsi="Arial" w:cs="Arial"/>
          <w:color w:val="auto"/>
          <w:sz w:val="32"/>
          <w:szCs w:val="24"/>
        </w:rPr>
      </w:pPr>
      <w:bookmarkStart w:id="29" w:name="_Toc43292557"/>
      <w:r w:rsidRPr="00997643">
        <w:rPr>
          <w:rFonts w:ascii="Arial" w:hAnsi="Arial" w:cs="Arial"/>
          <w:color w:val="auto"/>
          <w:sz w:val="32"/>
          <w:szCs w:val="24"/>
        </w:rPr>
        <w:t>MODEL</w:t>
      </w:r>
      <w:bookmarkEnd w:id="29"/>
    </w:p>
    <w:p w14:paraId="60D84CFF" w14:textId="1565B60A" w:rsidR="00471E78" w:rsidRDefault="00BE7083" w:rsidP="00BE7083">
      <w:pPr>
        <w:pStyle w:val="Heading1"/>
        <w:numPr>
          <w:ilvl w:val="2"/>
          <w:numId w:val="5"/>
        </w:numPr>
        <w:spacing w:line="360" w:lineRule="auto"/>
        <w:jc w:val="both"/>
        <w:rPr>
          <w:rFonts w:ascii="Arial" w:hAnsi="Arial" w:cs="Arial"/>
          <w:color w:val="auto"/>
          <w:sz w:val="28"/>
          <w:szCs w:val="22"/>
        </w:rPr>
      </w:pPr>
      <w:bookmarkStart w:id="30" w:name="_Toc43292558"/>
      <w:r w:rsidRPr="00BE7083">
        <w:rPr>
          <w:rFonts w:ascii="Arial" w:hAnsi="Arial" w:cs="Arial"/>
          <w:color w:val="auto"/>
          <w:sz w:val="28"/>
          <w:szCs w:val="22"/>
        </w:rPr>
        <w:t>Projektdaten</w:t>
      </w:r>
      <w:bookmarkEnd w:id="30"/>
    </w:p>
    <w:p w14:paraId="3ABD3D0F" w14:textId="58862F52" w:rsidR="003912C6" w:rsidRPr="00083A96" w:rsidRDefault="003912C6" w:rsidP="003912C6">
      <w:pPr>
        <w:spacing w:line="360" w:lineRule="auto"/>
        <w:rPr>
          <w:rFonts w:ascii="Arial" w:hAnsi="Arial" w:cs="Arial"/>
        </w:rPr>
      </w:pPr>
      <w:r w:rsidRPr="00083A96">
        <w:rPr>
          <w:rFonts w:ascii="Arial" w:hAnsi="Arial" w:cs="Arial"/>
        </w:rPr>
        <w:t xml:space="preserve">Nach </w:t>
      </w:r>
      <w:r w:rsidR="00FE535B">
        <w:rPr>
          <w:rFonts w:ascii="Arial" w:hAnsi="Arial" w:cs="Arial"/>
        </w:rPr>
        <w:t xml:space="preserve">den </w:t>
      </w:r>
      <w:r w:rsidRPr="00083A96">
        <w:rPr>
          <w:rFonts w:ascii="Arial" w:hAnsi="Arial" w:cs="Arial"/>
        </w:rPr>
        <w:t>Anforderungen soll das System so strukturiert werden</w:t>
      </w:r>
      <w:r w:rsidR="00FE535B">
        <w:rPr>
          <w:rFonts w:ascii="Arial" w:hAnsi="Arial" w:cs="Arial"/>
        </w:rPr>
        <w:t>,</w:t>
      </w:r>
      <w:r w:rsidRPr="00083A96">
        <w:rPr>
          <w:rFonts w:ascii="Arial" w:hAnsi="Arial" w:cs="Arial"/>
        </w:rPr>
        <w:t xml:space="preserve"> da</w:t>
      </w:r>
      <w:r w:rsidR="00FE535B">
        <w:rPr>
          <w:rFonts w:ascii="Arial" w:hAnsi="Arial" w:cs="Arial"/>
        </w:rPr>
        <w:t>s</w:t>
      </w:r>
      <w:r w:rsidRPr="00083A96">
        <w:rPr>
          <w:rFonts w:ascii="Arial" w:hAnsi="Arial" w:cs="Arial"/>
        </w:rPr>
        <w:t xml:space="preserve">s jedem angelegtem Projekt </w:t>
      </w:r>
      <w:r w:rsidR="00FE535B">
        <w:rPr>
          <w:rFonts w:ascii="Arial" w:hAnsi="Arial" w:cs="Arial"/>
        </w:rPr>
        <w:t>f</w:t>
      </w:r>
      <w:r w:rsidRPr="00083A96">
        <w:rPr>
          <w:rFonts w:ascii="Arial" w:hAnsi="Arial" w:cs="Arial"/>
        </w:rPr>
        <w:t xml:space="preserve">olgende </w:t>
      </w:r>
      <w:r w:rsidR="00FE535B">
        <w:rPr>
          <w:rFonts w:ascii="Arial" w:hAnsi="Arial" w:cs="Arial"/>
        </w:rPr>
        <w:t>D</w:t>
      </w:r>
      <w:r w:rsidRPr="00083A96">
        <w:rPr>
          <w:rFonts w:ascii="Arial" w:hAnsi="Arial" w:cs="Arial"/>
        </w:rPr>
        <w:t>aten zugrunde liegen:</w:t>
      </w:r>
    </w:p>
    <w:p w14:paraId="08DC3135" w14:textId="77777777"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Zielbestimmung</w:t>
      </w:r>
    </w:p>
    <w:p w14:paraId="0258800C" w14:textId="4B56F511"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Produkt</w:t>
      </w:r>
      <w:r w:rsidR="00F56AB9">
        <w:rPr>
          <w:rFonts w:ascii="Arial" w:hAnsi="Arial" w:cs="Arial"/>
        </w:rPr>
        <w:t>einsatz</w:t>
      </w:r>
    </w:p>
    <w:p w14:paraId="1834EBE8" w14:textId="77777777"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Produktumgebung</w:t>
      </w:r>
    </w:p>
    <w:p w14:paraId="414AE8D1" w14:textId="77777777"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Produktfunktionen</w:t>
      </w:r>
    </w:p>
    <w:p w14:paraId="71D279FB" w14:textId="77777777"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Produktdaten</w:t>
      </w:r>
    </w:p>
    <w:p w14:paraId="329E8D24" w14:textId="77777777"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Aufwandschätzdaten</w:t>
      </w:r>
    </w:p>
    <w:p w14:paraId="07997AC5" w14:textId="77777777"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Schätzkonfiguration</w:t>
      </w:r>
    </w:p>
    <w:p w14:paraId="26077F21" w14:textId="6854457E" w:rsidR="003912C6" w:rsidRDefault="003912C6" w:rsidP="003912C6">
      <w:pPr>
        <w:spacing w:line="360" w:lineRule="auto"/>
        <w:rPr>
          <w:rFonts w:ascii="Arial" w:hAnsi="Arial" w:cs="Arial"/>
        </w:rPr>
      </w:pPr>
      <w:r w:rsidRPr="00083A96">
        <w:rPr>
          <w:rFonts w:ascii="Arial" w:hAnsi="Arial" w:cs="Arial"/>
        </w:rPr>
        <w:t>Die Daten sind Projektbezogen und unabhängig von anderen Projekten, somit lassen sich die oben angeführten Informationen in einer Projektdaten</w:t>
      </w:r>
      <w:r w:rsidR="00C947E0">
        <w:rPr>
          <w:rFonts w:ascii="Arial" w:hAnsi="Arial" w:cs="Arial"/>
        </w:rPr>
        <w:t>-</w:t>
      </w:r>
      <w:r w:rsidRPr="00083A96">
        <w:rPr>
          <w:rFonts w:ascii="Arial" w:hAnsi="Arial" w:cs="Arial"/>
        </w:rPr>
        <w:t xml:space="preserve">Struktur kapseln. Es ist zudem zu erkennen, dass bestimmte Informationen ähnlich </w:t>
      </w:r>
      <w:r>
        <w:rPr>
          <w:rFonts w:ascii="Arial" w:hAnsi="Arial" w:cs="Arial"/>
        </w:rPr>
        <w:t>s</w:t>
      </w:r>
      <w:r w:rsidRPr="00083A96">
        <w:rPr>
          <w:rFonts w:ascii="Arial" w:hAnsi="Arial" w:cs="Arial"/>
        </w:rPr>
        <w:t xml:space="preserve">trukturiert sind. Hierfür lässt sich auf einer höheren Abstraktionsebene durch abstrakte Klassendefinitionen eine </w:t>
      </w:r>
      <w:commentRangeStart w:id="31"/>
      <w:commentRangeStart w:id="32"/>
      <w:r w:rsidRPr="00083A96">
        <w:rPr>
          <w:rFonts w:ascii="Arial" w:hAnsi="Arial" w:cs="Arial"/>
        </w:rPr>
        <w:t xml:space="preserve">allgemeine Beschreibung für Projektinformationen </w:t>
      </w:r>
      <w:r>
        <w:rPr>
          <w:rFonts w:ascii="Arial" w:hAnsi="Arial" w:cs="Arial"/>
        </w:rPr>
        <w:t xml:space="preserve">und Produktinhalte finden. </w:t>
      </w:r>
      <w:commentRangeEnd w:id="31"/>
      <w:r w:rsidR="003F1726">
        <w:rPr>
          <w:rStyle w:val="CommentReference"/>
        </w:rPr>
        <w:commentReference w:id="31"/>
      </w:r>
      <w:commentRangeEnd w:id="32"/>
      <w:r w:rsidR="00142F36">
        <w:rPr>
          <w:rStyle w:val="CommentReference"/>
        </w:rPr>
        <w:commentReference w:id="32"/>
      </w:r>
      <w:commentRangeStart w:id="33"/>
      <w:commentRangeStart w:id="34"/>
      <w:r>
        <w:rPr>
          <w:rFonts w:ascii="Arial" w:hAnsi="Arial" w:cs="Arial"/>
        </w:rPr>
        <w:t>Dabei besteht eine Projektinformation aus den Bestandteilen „Titel“ und „Inhalt“ über die den Titel und Inhalt lässt sich Zielbestimmung</w:t>
      </w:r>
      <w:r w:rsidR="003D10F0">
        <w:rPr>
          <w:rFonts w:ascii="Arial" w:hAnsi="Arial" w:cs="Arial"/>
        </w:rPr>
        <w:t>,</w:t>
      </w:r>
      <w:r>
        <w:rPr>
          <w:rFonts w:ascii="Arial" w:hAnsi="Arial" w:cs="Arial"/>
        </w:rPr>
        <w:t xml:space="preserve"> Produkt</w:t>
      </w:r>
      <w:r w:rsidR="00F56AB9">
        <w:rPr>
          <w:rFonts w:ascii="Arial" w:hAnsi="Arial" w:cs="Arial"/>
        </w:rPr>
        <w:t>einsatz</w:t>
      </w:r>
      <w:r>
        <w:rPr>
          <w:rFonts w:ascii="Arial" w:hAnsi="Arial" w:cs="Arial"/>
        </w:rPr>
        <w:t xml:space="preserve"> und die Produktumgebung eindeutig Beschreibung und voneinander differenzieren</w:t>
      </w:r>
      <w:commentRangeEnd w:id="33"/>
      <w:r w:rsidR="003F1726">
        <w:rPr>
          <w:rStyle w:val="CommentReference"/>
        </w:rPr>
        <w:commentReference w:id="33"/>
      </w:r>
      <w:commentRangeEnd w:id="34"/>
      <w:r w:rsidR="00142F36">
        <w:rPr>
          <w:rStyle w:val="CommentReference"/>
        </w:rPr>
        <w:commentReference w:id="34"/>
      </w:r>
      <w:r>
        <w:rPr>
          <w:rFonts w:ascii="Arial" w:hAnsi="Arial" w:cs="Arial"/>
        </w:rPr>
        <w:t xml:space="preserve">. Gleiches gilt ebenso für die Produktinhalte. </w:t>
      </w:r>
      <w:commentRangeStart w:id="35"/>
      <w:commentRangeStart w:id="36"/>
      <w:commentRangeStart w:id="37"/>
      <w:r>
        <w:rPr>
          <w:rFonts w:ascii="Arial" w:hAnsi="Arial" w:cs="Arial"/>
        </w:rPr>
        <w:t>Diese lassen sich durch abstrahieren in dem sie alle eine ID besitzen eine DET Gewicht eine Function Point Gewicht sowie eine Function Point Kategorie.</w:t>
      </w:r>
      <w:commentRangeEnd w:id="35"/>
      <w:r w:rsidR="003F1726">
        <w:rPr>
          <w:rStyle w:val="CommentReference"/>
        </w:rPr>
        <w:commentReference w:id="35"/>
      </w:r>
      <w:commentRangeEnd w:id="36"/>
      <w:r w:rsidR="00EF3F0F">
        <w:rPr>
          <w:rStyle w:val="CommentReference"/>
        </w:rPr>
        <w:commentReference w:id="36"/>
      </w:r>
      <w:commentRangeEnd w:id="37"/>
      <w:r w:rsidR="00142F36">
        <w:rPr>
          <w:rStyle w:val="CommentReference"/>
        </w:rPr>
        <w:commentReference w:id="37"/>
      </w:r>
      <w:r w:rsidR="00F25833">
        <w:rPr>
          <w:rFonts w:ascii="Arial" w:hAnsi="Arial" w:cs="Arial"/>
        </w:rPr>
        <w:t xml:space="preserve"> </w:t>
      </w:r>
      <w:r>
        <w:rPr>
          <w:rFonts w:ascii="Arial" w:hAnsi="Arial" w:cs="Arial"/>
        </w:rPr>
        <w:t>Detailinformationen, in denen sich Produktdaten und Produktfunktionen unterscheiden</w:t>
      </w:r>
      <w:r w:rsidR="003F1726">
        <w:rPr>
          <w:rFonts w:ascii="Arial" w:hAnsi="Arial" w:cs="Arial"/>
        </w:rPr>
        <w:t xml:space="preserve">, </w:t>
      </w:r>
      <w:r>
        <w:rPr>
          <w:rFonts w:ascii="Arial" w:hAnsi="Arial" w:cs="Arial"/>
        </w:rPr>
        <w:t xml:space="preserve">werden in den separaten Klassen definiert. Jede der beiden Klassen erbt ebenso ein </w:t>
      </w:r>
      <w:r w:rsidRPr="00B47A86">
        <w:rPr>
          <w:rFonts w:ascii="Arial" w:hAnsi="Arial" w:cs="Arial"/>
          <w:i/>
          <w:iCs/>
        </w:rPr>
        <w:t>calculateWeight</w:t>
      </w:r>
      <w:r>
        <w:rPr>
          <w:rFonts w:ascii="Arial" w:hAnsi="Arial" w:cs="Arial"/>
        </w:rPr>
        <w:t xml:space="preserve"> Methode, die die Berechnung des FP Gewichts anhand</w:t>
      </w:r>
      <w:r w:rsidR="003F1726">
        <w:rPr>
          <w:rFonts w:ascii="Arial" w:hAnsi="Arial" w:cs="Arial"/>
        </w:rPr>
        <w:t xml:space="preserve"> einer vor</w:t>
      </w:r>
      <w:r>
        <w:rPr>
          <w:rFonts w:ascii="Arial" w:hAnsi="Arial" w:cs="Arial"/>
        </w:rPr>
        <w:t>spezifizierte</w:t>
      </w:r>
      <w:r w:rsidR="003F1726">
        <w:rPr>
          <w:rFonts w:ascii="Arial" w:hAnsi="Arial" w:cs="Arial"/>
        </w:rPr>
        <w:t>n</w:t>
      </w:r>
      <w:r>
        <w:rPr>
          <w:rFonts w:ascii="Arial" w:hAnsi="Arial" w:cs="Arial"/>
        </w:rPr>
        <w:t xml:space="preserve"> Tabelle durchführen soll. Die </w:t>
      </w:r>
      <w:r w:rsidR="00553B3C">
        <w:rPr>
          <w:rFonts w:ascii="Arial" w:hAnsi="Arial" w:cs="Arial"/>
        </w:rPr>
        <w:t>Daten der Aufwandsschätzung</w:t>
      </w:r>
      <w:r>
        <w:rPr>
          <w:rFonts w:ascii="Arial" w:hAnsi="Arial" w:cs="Arial"/>
        </w:rPr>
        <w:t xml:space="preserve"> beinhalten alle Daten für </w:t>
      </w:r>
      <w:r w:rsidR="00FA6A27">
        <w:rPr>
          <w:rFonts w:ascii="Arial" w:hAnsi="Arial" w:cs="Arial"/>
        </w:rPr>
        <w:t xml:space="preserve">Analyse entsprechend </w:t>
      </w:r>
      <w:r>
        <w:rPr>
          <w:rFonts w:ascii="Arial" w:hAnsi="Arial" w:cs="Arial"/>
        </w:rPr>
        <w:t>d</w:t>
      </w:r>
      <w:r w:rsidR="00FA6A27">
        <w:rPr>
          <w:rFonts w:ascii="Arial" w:hAnsi="Arial" w:cs="Arial"/>
        </w:rPr>
        <w:t>er</w:t>
      </w:r>
      <w:r>
        <w:rPr>
          <w:rFonts w:ascii="Arial" w:hAnsi="Arial" w:cs="Arial"/>
        </w:rPr>
        <w:t xml:space="preserve"> Function Point Methode</w:t>
      </w:r>
      <w:r w:rsidR="00FA6A27">
        <w:rPr>
          <w:rFonts w:ascii="Arial" w:hAnsi="Arial" w:cs="Arial"/>
        </w:rPr>
        <w:t>.</w:t>
      </w:r>
      <w:r>
        <w:rPr>
          <w:rFonts w:ascii="Arial" w:hAnsi="Arial" w:cs="Arial"/>
        </w:rPr>
        <w:t xml:space="preserve"> </w:t>
      </w:r>
      <w:r w:rsidR="00FA6A27">
        <w:rPr>
          <w:rFonts w:ascii="Arial" w:hAnsi="Arial" w:cs="Arial"/>
        </w:rPr>
        <w:t>D</w:t>
      </w:r>
      <w:r>
        <w:rPr>
          <w:rFonts w:ascii="Arial" w:hAnsi="Arial" w:cs="Arial"/>
        </w:rPr>
        <w:t xml:space="preserve">es </w:t>
      </w:r>
      <w:r w:rsidR="00213024">
        <w:rPr>
          <w:rFonts w:ascii="Arial" w:hAnsi="Arial" w:cs="Arial"/>
        </w:rPr>
        <w:t>weiteren</w:t>
      </w:r>
      <w:r>
        <w:rPr>
          <w:rFonts w:ascii="Arial" w:hAnsi="Arial" w:cs="Arial"/>
        </w:rPr>
        <w:t xml:space="preserve"> beinhaltet die Schätzkonfiguration </w:t>
      </w:r>
      <w:r w:rsidR="00213024">
        <w:rPr>
          <w:rFonts w:ascii="Arial" w:hAnsi="Arial" w:cs="Arial"/>
        </w:rPr>
        <w:t>Faktoren</w:t>
      </w:r>
      <w:r>
        <w:rPr>
          <w:rFonts w:ascii="Arial" w:hAnsi="Arial" w:cs="Arial"/>
        </w:rPr>
        <w:t xml:space="preserve">, die die </w:t>
      </w:r>
      <w:r w:rsidR="00213024">
        <w:rPr>
          <w:rFonts w:ascii="Arial" w:hAnsi="Arial" w:cs="Arial"/>
        </w:rPr>
        <w:t xml:space="preserve">Aufwandsschätzung </w:t>
      </w:r>
      <w:r>
        <w:rPr>
          <w:rFonts w:ascii="Arial" w:hAnsi="Arial" w:cs="Arial"/>
        </w:rPr>
        <w:t>beeinflussen. Aus de</w:t>
      </w:r>
      <w:r w:rsidR="00213024">
        <w:rPr>
          <w:rFonts w:ascii="Arial" w:hAnsi="Arial" w:cs="Arial"/>
        </w:rPr>
        <w:t xml:space="preserve">n </w:t>
      </w:r>
      <w:r>
        <w:rPr>
          <w:rFonts w:ascii="Arial" w:hAnsi="Arial" w:cs="Arial"/>
        </w:rPr>
        <w:t>Anforderung</w:t>
      </w:r>
      <w:r w:rsidR="00213024">
        <w:rPr>
          <w:rFonts w:ascii="Arial" w:hAnsi="Arial" w:cs="Arial"/>
        </w:rPr>
        <w:t>en</w:t>
      </w:r>
      <w:r>
        <w:rPr>
          <w:rFonts w:ascii="Arial" w:hAnsi="Arial" w:cs="Arial"/>
        </w:rPr>
        <w:t xml:space="preserve"> geht hervor, dass Schätzkonfigurationen exportiert und importiert werden sollen, daher wird die Schätzkonfiguration in eine separate Klasse ausgelagert (s. 3.1.2).</w:t>
      </w:r>
    </w:p>
    <w:p w14:paraId="08A4EB3C" w14:textId="77777777" w:rsidR="003912C6" w:rsidRDefault="003912C6" w:rsidP="003912C6">
      <w:pPr>
        <w:spacing w:line="360" w:lineRule="auto"/>
        <w:rPr>
          <w:rFonts w:ascii="Arial" w:hAnsi="Arial" w:cs="Arial"/>
        </w:rPr>
      </w:pPr>
      <w:r>
        <w:rPr>
          <w:rFonts w:ascii="Arial" w:hAnsi="Arial" w:cs="Arial"/>
        </w:rPr>
        <w:t>Aus nachfolgender Abbildung lässt sich die Struktur der Projektdaten erkennen. Alle Daten des Modells sind in M_PROJECTDATA zusammengefasst.</w:t>
      </w:r>
    </w:p>
    <w:p w14:paraId="39E112E5" w14:textId="20451677" w:rsidR="003912C6" w:rsidRDefault="009974C7" w:rsidP="003912C6">
      <w:pPr>
        <w:spacing w:line="360" w:lineRule="auto"/>
        <w:rPr>
          <w:rFonts w:ascii="Arial" w:hAnsi="Arial" w:cs="Arial"/>
        </w:rPr>
      </w:pPr>
      <w:commentRangeStart w:id="38"/>
      <w:commentRangeStart w:id="39"/>
      <w:commentRangeEnd w:id="38"/>
      <w:r>
        <w:rPr>
          <w:rStyle w:val="CommentReference"/>
        </w:rPr>
        <w:commentReference w:id="38"/>
      </w:r>
      <w:r w:rsidR="002760A9" w:rsidRPr="002760A9">
        <w:t xml:space="preserve"> </w:t>
      </w:r>
      <w:r w:rsidR="002760A9">
        <w:rPr>
          <w:noProof/>
        </w:rPr>
        <w:drawing>
          <wp:inline distT="0" distB="0" distL="0" distR="0" wp14:anchorId="6193BA57" wp14:editId="5DDDE7D0">
            <wp:extent cx="6088330" cy="1333500"/>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01876" cy="1336467"/>
                    </a:xfrm>
                    <a:prstGeom prst="rect">
                      <a:avLst/>
                    </a:prstGeom>
                    <a:noFill/>
                    <a:ln>
                      <a:noFill/>
                    </a:ln>
                  </pic:spPr>
                </pic:pic>
              </a:graphicData>
            </a:graphic>
          </wp:inline>
        </w:drawing>
      </w:r>
      <w:commentRangeEnd w:id="39"/>
      <w:r w:rsidR="00E3213A">
        <w:rPr>
          <w:rStyle w:val="CommentReference"/>
        </w:rPr>
        <w:commentReference w:id="39"/>
      </w:r>
    </w:p>
    <w:p w14:paraId="0A9EBA94" w14:textId="5F1304FE" w:rsidR="003912C6" w:rsidRDefault="003912C6" w:rsidP="003912C6">
      <w:pPr>
        <w:spacing w:line="360" w:lineRule="auto"/>
        <w:rPr>
          <w:rFonts w:ascii="Arial" w:hAnsi="Arial" w:cs="Arial"/>
        </w:rPr>
      </w:pPr>
      <w:r>
        <w:rPr>
          <w:rFonts w:ascii="Arial" w:hAnsi="Arial" w:cs="Arial"/>
        </w:rPr>
        <w:t xml:space="preserve">Da die Daten </w:t>
      </w:r>
      <w:r w:rsidR="009974C7">
        <w:rPr>
          <w:rFonts w:ascii="Arial" w:hAnsi="Arial" w:cs="Arial"/>
        </w:rPr>
        <w:t>als</w:t>
      </w:r>
      <w:r>
        <w:rPr>
          <w:rFonts w:ascii="Arial" w:hAnsi="Arial" w:cs="Arial"/>
        </w:rPr>
        <w:t xml:space="preserve"> XML exportiert werden sollen</w:t>
      </w:r>
      <w:r w:rsidR="009974C7">
        <w:rPr>
          <w:rFonts w:ascii="Arial" w:hAnsi="Arial" w:cs="Arial"/>
        </w:rPr>
        <w:t>,</w:t>
      </w:r>
      <w:r>
        <w:rPr>
          <w:rFonts w:ascii="Arial" w:hAnsi="Arial" w:cs="Arial"/>
        </w:rPr>
        <w:t xml:space="preserve"> w</w:t>
      </w:r>
      <w:r w:rsidR="009974C7">
        <w:rPr>
          <w:rFonts w:ascii="Arial" w:hAnsi="Arial" w:cs="Arial"/>
        </w:rPr>
        <w:t>ird</w:t>
      </w:r>
      <w:r>
        <w:rPr>
          <w:rFonts w:ascii="Arial" w:hAnsi="Arial" w:cs="Arial"/>
        </w:rPr>
        <w:t xml:space="preserve"> für die Projektdaten sowie die Konfigurationsdaten der Aufwand</w:t>
      </w:r>
      <w:r w:rsidR="002156F7">
        <w:rPr>
          <w:rFonts w:ascii="Arial" w:hAnsi="Arial" w:cs="Arial"/>
        </w:rPr>
        <w:t>s</w:t>
      </w:r>
      <w:r>
        <w:rPr>
          <w:rFonts w:ascii="Arial" w:hAnsi="Arial" w:cs="Arial"/>
        </w:rPr>
        <w:t xml:space="preserve">schätzung ein XML Root Element hinzugefügt, </w:t>
      </w:r>
      <w:r w:rsidR="007544A3">
        <w:rPr>
          <w:rFonts w:ascii="Arial" w:hAnsi="Arial" w:cs="Arial"/>
        </w:rPr>
        <w:t xml:space="preserve">welches es ermöglicht </w:t>
      </w:r>
      <w:r>
        <w:rPr>
          <w:rFonts w:ascii="Arial" w:hAnsi="Arial" w:cs="Arial"/>
        </w:rPr>
        <w:t xml:space="preserve">die Daten </w:t>
      </w:r>
      <w:r w:rsidR="007544A3">
        <w:rPr>
          <w:rFonts w:ascii="Arial" w:hAnsi="Arial" w:cs="Arial"/>
        </w:rPr>
        <w:t xml:space="preserve">mit Hilfe der Export Funktion in einer zusammenhängenden, korrekten Struktur </w:t>
      </w:r>
      <w:r>
        <w:rPr>
          <w:rFonts w:ascii="Arial" w:hAnsi="Arial" w:cs="Arial"/>
        </w:rPr>
        <w:t>exportier</w:t>
      </w:r>
      <w:r w:rsidR="008B7290">
        <w:rPr>
          <w:rFonts w:ascii="Arial" w:hAnsi="Arial" w:cs="Arial"/>
        </w:rPr>
        <w:t>en</w:t>
      </w:r>
      <w:r>
        <w:rPr>
          <w:rFonts w:ascii="Arial" w:hAnsi="Arial" w:cs="Arial"/>
        </w:rPr>
        <w:t xml:space="preserve"> und importier</w:t>
      </w:r>
      <w:r w:rsidR="008B7290">
        <w:rPr>
          <w:rFonts w:ascii="Arial" w:hAnsi="Arial" w:cs="Arial"/>
        </w:rPr>
        <w:t>en zu</w:t>
      </w:r>
      <w:r>
        <w:rPr>
          <w:rFonts w:ascii="Arial" w:hAnsi="Arial" w:cs="Arial"/>
        </w:rPr>
        <w:t xml:space="preserve"> können.</w:t>
      </w:r>
    </w:p>
    <w:p w14:paraId="06687C03" w14:textId="7FFCA3FA" w:rsidR="003912C6" w:rsidRDefault="003912C6" w:rsidP="003912C6">
      <w:pPr>
        <w:spacing w:line="360" w:lineRule="auto"/>
        <w:rPr>
          <w:rFonts w:ascii="Arial" w:hAnsi="Arial" w:cs="Arial"/>
          <w:sz w:val="26"/>
          <w:szCs w:val="26"/>
        </w:rPr>
      </w:pPr>
      <w:r w:rsidRPr="00115ACA">
        <w:rPr>
          <w:rFonts w:ascii="Arial" w:hAnsi="Arial" w:cs="Arial"/>
          <w:sz w:val="26"/>
          <w:szCs w:val="26"/>
        </w:rPr>
        <w:t xml:space="preserve">FACTORY </w:t>
      </w:r>
      <w:r w:rsidRPr="008B7290">
        <w:rPr>
          <w:rFonts w:ascii="Arial" w:hAnsi="Arial" w:cs="Arial"/>
          <w:sz w:val="26"/>
          <w:szCs w:val="26"/>
        </w:rPr>
        <w:t>MET</w:t>
      </w:r>
      <w:r w:rsidR="008B7290">
        <w:rPr>
          <w:rFonts w:ascii="Arial" w:hAnsi="Arial" w:cs="Arial"/>
          <w:sz w:val="26"/>
          <w:szCs w:val="26"/>
        </w:rPr>
        <w:t>H</w:t>
      </w:r>
      <w:r w:rsidRPr="008B7290">
        <w:rPr>
          <w:rFonts w:ascii="Arial" w:hAnsi="Arial" w:cs="Arial"/>
          <w:sz w:val="26"/>
          <w:szCs w:val="26"/>
        </w:rPr>
        <w:t xml:space="preserve">ODE </w:t>
      </w:r>
      <w:r w:rsidRPr="00115ACA">
        <w:rPr>
          <w:rFonts w:ascii="Arial" w:hAnsi="Arial" w:cs="Arial"/>
          <w:sz w:val="26"/>
          <w:szCs w:val="26"/>
        </w:rPr>
        <w:t>FÜR PRODUKTINHALTE</w:t>
      </w:r>
    </w:p>
    <w:p w14:paraId="716A3410" w14:textId="1BDD6F26" w:rsidR="003912C6" w:rsidRPr="00115ACA" w:rsidRDefault="003912C6" w:rsidP="003912C6">
      <w:pPr>
        <w:spacing w:line="360" w:lineRule="auto"/>
        <w:rPr>
          <w:rFonts w:ascii="Arial" w:hAnsi="Arial" w:cs="Arial"/>
        </w:rPr>
      </w:pPr>
      <w:r>
        <w:rPr>
          <w:rFonts w:ascii="Arial" w:hAnsi="Arial" w:cs="Arial"/>
        </w:rPr>
        <w:t xml:space="preserve">Für Produktinhalte werden in der Laufzeit des Programms mehrere Objekte instanziiert, dabei entscheidet der Benutzer wann welches Objekt angelegt wird. Hierfür wird für das vereinfachte </w:t>
      </w:r>
      <w:r w:rsidR="004F7EA0">
        <w:rPr>
          <w:rFonts w:ascii="Arial" w:hAnsi="Arial" w:cs="Arial"/>
        </w:rPr>
        <w:t>Anlegen</w:t>
      </w:r>
      <w:r>
        <w:rPr>
          <w:rFonts w:ascii="Arial" w:hAnsi="Arial" w:cs="Arial"/>
        </w:rPr>
        <w:t xml:space="preserve"> eines Produktinhalts das Entwicklungsmuster der Factory Methode angewandt, das zur Laufzeit und unter Angabe von Parametern ein entsprechendes Objekt anlegt.</w:t>
      </w:r>
    </w:p>
    <w:p w14:paraId="7A055C92" w14:textId="77777777" w:rsidR="003912C6" w:rsidRPr="003912C6" w:rsidRDefault="003912C6" w:rsidP="003912C6"/>
    <w:p w14:paraId="5F1527CC" w14:textId="77777777" w:rsidR="00D01528" w:rsidRDefault="00D01528">
      <w:pPr>
        <w:rPr>
          <w:rFonts w:ascii="Arial" w:eastAsiaTheme="majorEastAsia" w:hAnsi="Arial" w:cs="Arial"/>
          <w:sz w:val="28"/>
        </w:rPr>
      </w:pPr>
      <w:r>
        <w:rPr>
          <w:rFonts w:ascii="Arial" w:hAnsi="Arial" w:cs="Arial"/>
          <w:sz w:val="28"/>
        </w:rPr>
        <w:br w:type="page"/>
      </w:r>
    </w:p>
    <w:p w14:paraId="5FBBE3CD" w14:textId="3A2F2839" w:rsidR="00BE7083" w:rsidRDefault="00163392" w:rsidP="00BE7083">
      <w:pPr>
        <w:pStyle w:val="Heading1"/>
        <w:numPr>
          <w:ilvl w:val="2"/>
          <w:numId w:val="5"/>
        </w:numPr>
        <w:spacing w:line="360" w:lineRule="auto"/>
        <w:jc w:val="both"/>
        <w:rPr>
          <w:rFonts w:ascii="Arial" w:hAnsi="Arial" w:cs="Arial"/>
          <w:color w:val="auto"/>
          <w:sz w:val="28"/>
          <w:szCs w:val="22"/>
        </w:rPr>
      </w:pPr>
      <w:bookmarkStart w:id="40" w:name="_Toc43292559"/>
      <w:r>
        <w:rPr>
          <w:noProof/>
        </w:rPr>
        <w:drawing>
          <wp:anchor distT="0" distB="0" distL="114300" distR="114300" simplePos="0" relativeHeight="251658246" behindDoc="0" locked="0" layoutInCell="1" allowOverlap="1" wp14:anchorId="2A445CBF" wp14:editId="674197EC">
            <wp:simplePos x="0" y="0"/>
            <wp:positionH relativeFrom="column">
              <wp:posOffset>-284480</wp:posOffset>
            </wp:positionH>
            <wp:positionV relativeFrom="paragraph">
              <wp:posOffset>269240</wp:posOffset>
            </wp:positionV>
            <wp:extent cx="3534410" cy="6541135"/>
            <wp:effectExtent l="0" t="0" r="0" b="0"/>
            <wp:wrapSquare wrapText="bothSides"/>
            <wp:docPr id="11" name="Grafik 1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_FUNCTIONPOINTESTIMATION-_CONFIGDAT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34410" cy="6541135"/>
                    </a:xfrm>
                    <a:prstGeom prst="rect">
                      <a:avLst/>
                    </a:prstGeom>
                  </pic:spPr>
                </pic:pic>
              </a:graphicData>
            </a:graphic>
            <wp14:sizeRelH relativeFrom="page">
              <wp14:pctWidth>0</wp14:pctWidth>
            </wp14:sizeRelH>
            <wp14:sizeRelV relativeFrom="page">
              <wp14:pctHeight>0</wp14:pctHeight>
            </wp14:sizeRelV>
          </wp:anchor>
        </w:drawing>
      </w:r>
      <w:r w:rsidR="00BE7083" w:rsidRPr="00BE7083">
        <w:rPr>
          <w:rFonts w:ascii="Arial" w:hAnsi="Arial" w:cs="Arial"/>
          <w:color w:val="auto"/>
          <w:sz w:val="28"/>
          <w:szCs w:val="22"/>
        </w:rPr>
        <w:t>Aufwand</w:t>
      </w:r>
      <w:r w:rsidR="009E7DAA">
        <w:rPr>
          <w:rFonts w:ascii="Arial" w:hAnsi="Arial" w:cs="Arial"/>
          <w:color w:val="auto"/>
          <w:sz w:val="28"/>
          <w:szCs w:val="22"/>
        </w:rPr>
        <w:t>s</w:t>
      </w:r>
      <w:r w:rsidR="00BE7083" w:rsidRPr="00BE7083">
        <w:rPr>
          <w:rFonts w:ascii="Arial" w:hAnsi="Arial" w:cs="Arial"/>
          <w:color w:val="auto"/>
          <w:sz w:val="28"/>
          <w:szCs w:val="22"/>
        </w:rPr>
        <w:t>abschätzung</w:t>
      </w:r>
      <w:bookmarkEnd w:id="40"/>
    </w:p>
    <w:p w14:paraId="4C6D60DC" w14:textId="46BFCE65" w:rsidR="00D01528" w:rsidRDefault="00BE7083" w:rsidP="00BE7083">
      <w:r>
        <w:t xml:space="preserve">Die Daten der Aufwandsabschätzung gehören ebenfalls zum Model. Sie werden </w:t>
      </w:r>
      <w:r w:rsidR="00403348">
        <w:t xml:space="preserve">als Attribute </w:t>
      </w:r>
      <w:r>
        <w:t xml:space="preserve">in </w:t>
      </w:r>
      <w:r w:rsidR="00403348">
        <w:t xml:space="preserve">Objekten </w:t>
      </w:r>
      <w:r>
        <w:t>d</w:t>
      </w:r>
      <w:r w:rsidR="00403348">
        <w:t>er</w:t>
      </w:r>
      <w:r>
        <w:t xml:space="preserve"> beiden Klassen M_FUNCTIONPOINTESTIMATION sowie M_FUNCTIONPOINTESTIMATION_CONFIGDATA </w:t>
      </w:r>
      <w:r w:rsidR="00403348">
        <w:t xml:space="preserve">abgelegt. </w:t>
      </w:r>
      <w:r w:rsidR="00915DB6">
        <w:t xml:space="preserve">(Zur besseren Übersicht sind in dem Klassendiagram nur Konstruktoren und Methoden, inklusive der Getter und Setter aufgeführt. Die </w:t>
      </w:r>
      <w:r w:rsidR="00112F6A">
        <w:t xml:space="preserve">komplette Version inklusive aller </w:t>
      </w:r>
      <w:r w:rsidR="00915DB6">
        <w:t>einzelnen Variablen sind in einem Diagramm in dem Diagramme Ordner abgelegt.)</w:t>
      </w:r>
    </w:p>
    <w:p w14:paraId="3BBB9268" w14:textId="46F5BCF6" w:rsidR="003E1E0B" w:rsidRPr="003E1E0B" w:rsidRDefault="003E1E0B" w:rsidP="00BE7083">
      <w:pPr>
        <w:rPr>
          <w:rFonts w:ascii="Arial" w:hAnsi="Arial" w:cs="Arial"/>
          <w:sz w:val="26"/>
          <w:szCs w:val="26"/>
        </w:rPr>
      </w:pPr>
      <w:r w:rsidRPr="003E1E0B">
        <w:rPr>
          <w:rFonts w:ascii="Arial" w:hAnsi="Arial" w:cs="Arial"/>
          <w:sz w:val="26"/>
          <w:szCs w:val="26"/>
        </w:rPr>
        <w:t>FUNCTIONPOINTESTIMATION</w:t>
      </w:r>
    </w:p>
    <w:p w14:paraId="5C5EF86A" w14:textId="4A70E176" w:rsidR="003E1E0B" w:rsidRDefault="00A62898" w:rsidP="00BE7083">
      <w:r>
        <w:t>Die Klasse der FUNCTIONPOINTESTIMATION umfasst alle dafür nötigen Variablen wie das vorgegebene Gewicht</w:t>
      </w:r>
      <w:r w:rsidR="00A44FF7">
        <w:t xml:space="preserve"> (Variablenname: </w:t>
      </w:r>
      <w:r w:rsidR="00A44FF7">
        <w:rPr>
          <w:i/>
          <w:iCs/>
        </w:rPr>
        <w:t>weight</w:t>
      </w:r>
      <w:r w:rsidR="00A44FF7" w:rsidRPr="00A44FF7">
        <w:rPr>
          <w:i/>
          <w:iCs/>
        </w:rPr>
        <w:t>...</w:t>
      </w:r>
      <w:r w:rsidR="00A44FF7">
        <w:t>)</w:t>
      </w:r>
      <w:r>
        <w:t>, die Anzahl der verschiedenen Function Points</w:t>
      </w:r>
      <w:r w:rsidR="00A44FF7">
        <w:t xml:space="preserve"> (</w:t>
      </w:r>
      <w:r w:rsidR="00A44FF7">
        <w:rPr>
          <w:i/>
          <w:iCs/>
        </w:rPr>
        <w:t>count</w:t>
      </w:r>
      <w:r w:rsidR="00A44FF7" w:rsidRPr="00A44FF7">
        <w:rPr>
          <w:i/>
          <w:iCs/>
        </w:rPr>
        <w:t>...</w:t>
      </w:r>
      <w:r w:rsidR="00A44FF7">
        <w:t>)</w:t>
      </w:r>
      <w:r>
        <w:t xml:space="preserve"> </w:t>
      </w:r>
      <w:r w:rsidR="00FA139C">
        <w:t xml:space="preserve">sowie die </w:t>
      </w:r>
      <w:r w:rsidR="00A44FF7">
        <w:t>gewichtete Summe (</w:t>
      </w:r>
      <w:r w:rsidR="00A44FF7" w:rsidRPr="00A44FF7">
        <w:rPr>
          <w:i/>
          <w:iCs/>
        </w:rPr>
        <w:t>sum…</w:t>
      </w:r>
      <w:r w:rsidR="00A44FF7">
        <w:t xml:space="preserve">). </w:t>
      </w:r>
      <w:r w:rsidR="00DD5775">
        <w:br/>
      </w:r>
      <w:r w:rsidR="00CC7308">
        <w:t xml:space="preserve">Anzahl, Gewicht und Summe können über entsprechende Getter-Methoden </w:t>
      </w:r>
      <w:r w:rsidR="00F4293E">
        <w:t>ausgelesen werden. Für die Anzahlen gibt es zusätzlich eine Setter-Methode um die durch neu eingegebene Function Points geänderte Anzahl zu aktualisieren.</w:t>
      </w:r>
      <w:r w:rsidR="00695C68">
        <w:t xml:space="preserve"> </w:t>
      </w:r>
      <w:r w:rsidR="00DD5775">
        <w:br/>
      </w:r>
      <w:r w:rsidR="00695C68">
        <w:t xml:space="preserve">Durch die Referenz auf </w:t>
      </w:r>
      <w:r w:rsidR="00695C68" w:rsidRPr="00D56AB9">
        <w:rPr>
          <w:i/>
          <w:iCs/>
        </w:rPr>
        <w:t>configData</w:t>
      </w:r>
      <w:r w:rsidR="00695C68">
        <w:t xml:space="preserve"> und somit de</w:t>
      </w:r>
      <w:r w:rsidR="00D56AB9">
        <w:t>n</w:t>
      </w:r>
      <w:r w:rsidR="00695C68">
        <w:t xml:space="preserve"> Zugriff </w:t>
      </w:r>
      <w:r w:rsidR="00D56AB9">
        <w:t>auf die Einflussfaktoren kann die gewichtete Summe e3Sum sowie die Anzahl der Adjusted Function Points (</w:t>
      </w:r>
      <w:r w:rsidR="00D56AB9" w:rsidRPr="00D56AB9">
        <w:rPr>
          <w:i/>
          <w:iCs/>
        </w:rPr>
        <w:t>afp</w:t>
      </w:r>
      <w:r w:rsidR="00D56AB9">
        <w:t>) berechnet werden.</w:t>
      </w:r>
      <w:r w:rsidR="00B07A08">
        <w:t xml:space="preserve"> Zusätzlich kann ein Korrekturfaktor sowie die eigentlich benötigte Summe der Einflussfaktoren (e2Correction) berechnet werden, weitere Informationen </w:t>
      </w:r>
      <w:r w:rsidR="009A4927">
        <w:t xml:space="preserve">sind unter </w:t>
      </w:r>
      <w:r w:rsidR="00112F6A">
        <w:fldChar w:fldCharType="begin"/>
      </w:r>
      <w:r w:rsidR="00112F6A">
        <w:instrText xml:space="preserve"> REF _Ref43217952 \r \h </w:instrText>
      </w:r>
      <w:r w:rsidR="00112F6A">
        <w:fldChar w:fldCharType="separate"/>
      </w:r>
      <w:r w:rsidR="00112F6A">
        <w:t>5.2</w:t>
      </w:r>
      <w:r w:rsidR="00112F6A">
        <w:fldChar w:fldCharType="end"/>
      </w:r>
      <w:r w:rsidR="00112F6A">
        <w:t xml:space="preserve"> Selbstoptimierung</w:t>
      </w:r>
      <w:r w:rsidR="009A4927">
        <w:t xml:space="preserve"> zu finden.</w:t>
      </w:r>
    </w:p>
    <w:p w14:paraId="076AC39E" w14:textId="67BBA23B" w:rsidR="003E1E0B" w:rsidRPr="003E1E0B" w:rsidRDefault="003E1E0B" w:rsidP="00BE7083">
      <w:pPr>
        <w:rPr>
          <w:rFonts w:ascii="Arial" w:hAnsi="Arial" w:cs="Arial"/>
          <w:sz w:val="26"/>
          <w:szCs w:val="26"/>
        </w:rPr>
      </w:pPr>
      <w:r w:rsidRPr="003E1E0B">
        <w:rPr>
          <w:rFonts w:ascii="Arial" w:hAnsi="Arial" w:cs="Arial"/>
          <w:sz w:val="26"/>
          <w:szCs w:val="26"/>
        </w:rPr>
        <w:t>CONFIGDATA</w:t>
      </w:r>
    </w:p>
    <w:p w14:paraId="244B9670" w14:textId="1B65924B" w:rsidR="003E1E0B" w:rsidRPr="00BE7083" w:rsidRDefault="001A4745" w:rsidP="00BE7083">
      <w:r>
        <w:t xml:space="preserve">In </w:t>
      </w:r>
      <w:r w:rsidR="00A240D3">
        <w:t>dem</w:t>
      </w:r>
      <w:r>
        <w:t xml:space="preserve"> </w:t>
      </w:r>
      <w:r w:rsidR="00A240D3">
        <w:t>Singleton-</w:t>
      </w:r>
      <w:r>
        <w:t>Objekt der Klasse CONFIGDATA, werden alle</w:t>
      </w:r>
      <w:r w:rsidR="007E1756">
        <w:t xml:space="preserve"> 10 Einflussfaktoren</w:t>
      </w:r>
      <w:r w:rsidR="00DD5775">
        <w:t xml:space="preserve"> (</w:t>
      </w:r>
      <w:r w:rsidR="00DD5775" w:rsidRPr="00DD5775">
        <w:rPr>
          <w:i/>
          <w:iCs/>
        </w:rPr>
        <w:t>factor…</w:t>
      </w:r>
      <w:r w:rsidR="00DD5775">
        <w:t>)</w:t>
      </w:r>
      <w:r w:rsidR="00A15DA3">
        <w:t xml:space="preserve">, sowie die Summe aller Einflussfaktoren </w:t>
      </w:r>
      <w:r w:rsidR="00163392">
        <w:t>(</w:t>
      </w:r>
      <w:r w:rsidR="00A15DA3" w:rsidRPr="00163392">
        <w:rPr>
          <w:i/>
          <w:iCs/>
        </w:rPr>
        <w:t>e2Sum</w:t>
      </w:r>
      <w:r w:rsidR="00163392">
        <w:t>)</w:t>
      </w:r>
      <w:r w:rsidR="00A15DA3">
        <w:t xml:space="preserve"> </w:t>
      </w:r>
      <w:r w:rsidR="007E1756">
        <w:t xml:space="preserve">gespeichert. </w:t>
      </w:r>
      <w:r w:rsidR="00663E60">
        <w:t>Neben dem privaten Konstruktor und damit der Anwendung des Singleton Prinzips, gibt es eine Get</w:t>
      </w:r>
      <w:r w:rsidR="00163392">
        <w:t>ter</w:t>
      </w:r>
      <w:r w:rsidR="00663E60">
        <w:t>- und eine Set</w:t>
      </w:r>
      <w:r w:rsidR="00163392">
        <w:t>ter</w:t>
      </w:r>
      <w:r w:rsidR="00663E60">
        <w:t>-Methode</w:t>
      </w:r>
      <w:r w:rsidR="002E604A">
        <w:t xml:space="preserve"> für die Faktoren</w:t>
      </w:r>
      <w:r w:rsidR="00663E60">
        <w:t>, de</w:t>
      </w:r>
      <w:r w:rsidR="00163392">
        <w:t>nen</w:t>
      </w:r>
      <w:r w:rsidR="00663E60">
        <w:t xml:space="preserve"> als Integer die Nummer des gewünschten Faktors übergeben </w:t>
      </w:r>
      <w:r w:rsidR="008B3ADF">
        <w:t>wird. Die Getter-Methode gibt daraufhin den Wert des gewählten Faktors zurück, der Setter-Methode wird zusätzlich der zu setzende Wert als Integer übergeben, welche</w:t>
      </w:r>
      <w:r w:rsidR="006D1AF7">
        <w:t>r dann in der entsprechenden Variable abgespeichert wird.</w:t>
      </w:r>
      <w:r w:rsidR="00A51BCA">
        <w:t xml:space="preserve"> </w:t>
      </w:r>
      <w:r w:rsidR="002E604A">
        <w:t>Zusätzlich gibt es eine Getter- und Setter-Methode für d</w:t>
      </w:r>
      <w:r w:rsidR="00D67AB0">
        <w:t>ie</w:t>
      </w:r>
      <w:r w:rsidR="002E604A">
        <w:t xml:space="preserve"> </w:t>
      </w:r>
      <w:r w:rsidR="00D67AB0">
        <w:t xml:space="preserve">Summe aller </w:t>
      </w:r>
      <w:r w:rsidR="00384BBC">
        <w:t>Faktor</w:t>
      </w:r>
      <w:r w:rsidR="00D67AB0">
        <w:t xml:space="preserve">en </w:t>
      </w:r>
      <w:r w:rsidR="00D67AB0" w:rsidRPr="00D67AB0">
        <w:rPr>
          <w:i/>
          <w:iCs/>
        </w:rPr>
        <w:t>e2Sum</w:t>
      </w:r>
      <w:r w:rsidR="00D67AB0">
        <w:t>.</w:t>
      </w:r>
      <w:r w:rsidR="00384BBC">
        <w:t xml:space="preserve"> </w:t>
      </w:r>
    </w:p>
    <w:p w14:paraId="12409A73" w14:textId="1B98A5A6" w:rsidR="00E860A1" w:rsidRPr="00E860A1" w:rsidRDefault="00997643" w:rsidP="00E860A1">
      <w:pPr>
        <w:pStyle w:val="Heading1"/>
        <w:numPr>
          <w:ilvl w:val="1"/>
          <w:numId w:val="5"/>
        </w:numPr>
        <w:spacing w:line="360" w:lineRule="auto"/>
        <w:jc w:val="both"/>
        <w:rPr>
          <w:rFonts w:ascii="Arial" w:hAnsi="Arial" w:cs="Arial"/>
          <w:color w:val="auto"/>
          <w:sz w:val="32"/>
          <w:szCs w:val="24"/>
        </w:rPr>
      </w:pPr>
      <w:bookmarkStart w:id="41" w:name="_Ref43283281"/>
      <w:bookmarkStart w:id="42" w:name="_Toc43292560"/>
      <w:r w:rsidRPr="00997643">
        <w:rPr>
          <w:rFonts w:ascii="Arial" w:hAnsi="Arial" w:cs="Arial"/>
          <w:color w:val="auto"/>
          <w:sz w:val="32"/>
          <w:szCs w:val="24"/>
        </w:rPr>
        <w:t>VIEW</w:t>
      </w:r>
      <w:bookmarkEnd w:id="41"/>
      <w:bookmarkEnd w:id="42"/>
    </w:p>
    <w:p w14:paraId="5E3AC19D" w14:textId="27AFE102" w:rsidR="00E860A1" w:rsidRDefault="00E860A1">
      <w:r>
        <w:rPr>
          <w:rFonts w:ascii="Arial" w:hAnsi="Arial" w:cs="Arial"/>
          <w:noProof/>
          <w:sz w:val="32"/>
          <w:szCs w:val="24"/>
        </w:rPr>
        <w:drawing>
          <wp:inline distT="0" distB="0" distL="0" distR="0" wp14:anchorId="22CE9F85" wp14:editId="0E422F65">
            <wp:extent cx="5556739" cy="2464149"/>
            <wp:effectExtent l="0" t="0" r="0" b="0"/>
            <wp:docPr id="3" name="Grafik 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_compact.png"/>
                    <pic:cNvPicPr/>
                  </pic:nvPicPr>
                  <pic:blipFill>
                    <a:blip r:embed="rId32">
                      <a:extLst>
                        <a:ext uri="{28A0092B-C50C-407E-A947-70E740481C1C}">
                          <a14:useLocalDpi xmlns:a14="http://schemas.microsoft.com/office/drawing/2010/main" val="0"/>
                        </a:ext>
                      </a:extLst>
                    </a:blip>
                    <a:stretch>
                      <a:fillRect/>
                    </a:stretch>
                  </pic:blipFill>
                  <pic:spPr>
                    <a:xfrm>
                      <a:off x="0" y="0"/>
                      <a:ext cx="5579518" cy="2474250"/>
                    </a:xfrm>
                    <a:prstGeom prst="rect">
                      <a:avLst/>
                    </a:prstGeom>
                  </pic:spPr>
                </pic:pic>
              </a:graphicData>
            </a:graphic>
          </wp:inline>
        </w:drawing>
      </w:r>
    </w:p>
    <w:p w14:paraId="02D503C4" w14:textId="084B9182" w:rsidR="00E860A1" w:rsidRDefault="00E860A1">
      <w:r>
        <w:t xml:space="preserve">Jede der beiden Views </w:t>
      </w:r>
      <w:r w:rsidRPr="00560662">
        <w:rPr>
          <w:i/>
          <w:iCs/>
        </w:rPr>
        <w:t>V_FRAME</w:t>
      </w:r>
      <w:r>
        <w:t xml:space="preserve"> </w:t>
      </w:r>
      <w:r w:rsidR="00560662">
        <w:t xml:space="preserve">und </w:t>
      </w:r>
      <w:r w:rsidR="00560662" w:rsidRPr="00560662">
        <w:rPr>
          <w:i/>
          <w:iCs/>
        </w:rPr>
        <w:t>V_START</w:t>
      </w:r>
      <w:r w:rsidR="00560662">
        <w:t xml:space="preserve"> sind jeweils von einem Interface abgeleitet, in dem die zu implementierenden Methoden definiert sind. Dadurch wird die genaue Implementierung verborgen (Information Hiding) und die einzelnen Methoden in den View-Klassen könne ohne zusätzliche Vorkehrungen treffen zu müssen ausgetauscht werden. Beide Interfaces ihrerseits erweitern das I</w:t>
      </w:r>
      <w:r w:rsidR="00560662" w:rsidRPr="00560662">
        <w:rPr>
          <w:i/>
          <w:iCs/>
        </w:rPr>
        <w:t>_V_BASIC</w:t>
      </w:r>
      <w:r w:rsidR="00560662">
        <w:t xml:space="preserve"> Interface welches jene Funktionen definiert, die jede View zwangsweise unterstützen muss. Darunter fallen die </w:t>
      </w:r>
      <w:r w:rsidR="00560662" w:rsidRPr="00560662">
        <w:rPr>
          <w:i/>
          <w:iCs/>
        </w:rPr>
        <w:t>show()</w:t>
      </w:r>
      <w:r w:rsidR="00560662">
        <w:t xml:space="preserve"> und </w:t>
      </w:r>
      <w:r w:rsidR="00560662" w:rsidRPr="00560662">
        <w:rPr>
          <w:i/>
          <w:iCs/>
        </w:rPr>
        <w:t>hide()</w:t>
      </w:r>
      <w:r w:rsidR="00560662">
        <w:t xml:space="preserve"> Funktionen.  (Eine erweiterte Ansicht des Klassendiagramms ist der Übersicht halber im Anhang mit angefügt.)</w:t>
      </w:r>
    </w:p>
    <w:p w14:paraId="3F9A3E03" w14:textId="4A1781A2" w:rsidR="0062543F" w:rsidRDefault="005460FD">
      <w:commentRangeStart w:id="43"/>
      <w:r>
        <w:t xml:space="preserve">Nach dem Start des Programms </w:t>
      </w:r>
      <w:r w:rsidR="00DE6721">
        <w:t xml:space="preserve">erzeugt der Kontroller </w:t>
      </w:r>
      <w:r w:rsidR="00DE6721" w:rsidRPr="005B1867">
        <w:rPr>
          <w:i/>
          <w:iCs/>
        </w:rPr>
        <w:t>C_START</w:t>
      </w:r>
      <w:r w:rsidR="00DE6721">
        <w:t xml:space="preserve"> ein Objekt der Klasse </w:t>
      </w:r>
      <w:r w:rsidR="00DE6721" w:rsidRPr="005B1867">
        <w:rPr>
          <w:i/>
          <w:iCs/>
        </w:rPr>
        <w:t>V_START</w:t>
      </w:r>
      <w:r w:rsidR="00DE6721">
        <w:t xml:space="preserve"> in welchem der Nutzer die Wahl zwischen dem Öffnen und Neu Erstellen eines Projekts hat. Sollte bei der Dateiauswahl ein Fehler auftreten erhält der Nutzer ein Pop-Up in dem der Fehler kurz beschrieben wird und die </w:t>
      </w:r>
      <w:r w:rsidR="00DE6721" w:rsidRPr="005B1867">
        <w:rPr>
          <w:i/>
          <w:iCs/>
        </w:rPr>
        <w:t>V_START</w:t>
      </w:r>
      <w:r w:rsidR="00DE6721">
        <w:t xml:space="preserve"> wird erneut sichtbar. Wurde das Projekt erfolgreich erstellt beziehungsweise geöffnet, öffnet sich die zweite und damit auch hauptsächliche View </w:t>
      </w:r>
      <w:r w:rsidR="00DE6721" w:rsidRPr="005B1867">
        <w:rPr>
          <w:i/>
          <w:iCs/>
        </w:rPr>
        <w:t>V_FRAME</w:t>
      </w:r>
      <w:r w:rsidR="00DE6721">
        <w:t xml:space="preserve">. Diese View besteht wiederum aus 4 Tabs welche </w:t>
      </w:r>
      <w:r w:rsidR="009070DA">
        <w:t>jeweils zusammenhängende Informationen anzeigen und somit jeweils durch einen eigenen Kontroller gesteuert werden können. Der Nutzer kann in die einzelnen Paneele seine Daten eingeben</w:t>
      </w:r>
      <w:r w:rsidR="005B1867">
        <w:t xml:space="preserve"> und sieht jeweils nur die für ihn in diesem Moment hilfreichen Elemente der View. M</w:t>
      </w:r>
      <w:r w:rsidR="009070DA">
        <w:t>it dem</w:t>
      </w:r>
      <w:r w:rsidR="005B1867">
        <w:t xml:space="preserve"> Button</w:t>
      </w:r>
      <w:r w:rsidR="009070DA">
        <w:t xml:space="preserve"> „Projekt schließen“ </w:t>
      </w:r>
      <w:r w:rsidR="005B1867">
        <w:t xml:space="preserve">kann er </w:t>
      </w:r>
      <w:r w:rsidR="009070DA">
        <w:t xml:space="preserve">ohne zusätzliches Speichern zurück zum Hauptmenü </w:t>
      </w:r>
      <w:r w:rsidR="005B1867">
        <w:t>(</w:t>
      </w:r>
      <w:r w:rsidR="005B1867" w:rsidRPr="005B1867">
        <w:rPr>
          <w:i/>
          <w:iCs/>
        </w:rPr>
        <w:t>V_START</w:t>
      </w:r>
      <w:r w:rsidR="005B1867">
        <w:t xml:space="preserve">) </w:t>
      </w:r>
      <w:r w:rsidR="009070DA">
        <w:t>gelangen</w:t>
      </w:r>
      <w:r w:rsidR="005B1867">
        <w:t>. Mit dem Button „Projekt speichern (XML)“ kann er alle in dem aktuell</w:t>
      </w:r>
      <w:r w:rsidR="002F62D5">
        <w:t>en</w:t>
      </w:r>
      <w:r w:rsidR="005B1867">
        <w:t xml:space="preserve"> Projekt </w:t>
      </w:r>
      <w:r w:rsidR="002F62D5">
        <w:t xml:space="preserve">erfassten Daten in den beim Start gewählten Pfad abspeichern um sie zu einem späteren Zeitpunkt anpassen </w:t>
      </w:r>
      <w:r w:rsidR="0062543F">
        <w:t>oder</w:t>
      </w:r>
      <w:r w:rsidR="002F62D5">
        <w:t xml:space="preserve"> den Datensatz </w:t>
      </w:r>
      <w:r w:rsidR="0062543F">
        <w:t>weitergeben zu können.</w:t>
      </w:r>
      <w:commentRangeEnd w:id="43"/>
      <w:r w:rsidR="003235D1">
        <w:rPr>
          <w:rStyle w:val="CommentReference"/>
        </w:rPr>
        <w:commentReference w:id="43"/>
      </w:r>
    </w:p>
    <w:p w14:paraId="06F27209" w14:textId="366CA76D" w:rsidR="00DD4FD4" w:rsidRDefault="0062543F">
      <w:r>
        <w:t>Im Gegensatz zu den ersten drei Tabs ist der vierte Tab „</w:t>
      </w:r>
      <w:r w:rsidR="004028EA">
        <w:t>Aufwandsschätzung</w:t>
      </w:r>
      <w:r>
        <w:t>“</w:t>
      </w:r>
      <w:r w:rsidR="004028EA">
        <w:t xml:space="preserve"> seinerseits erneut in drei Tabs unterteilt. So sind die verschiedenen Phasen der Abschätzung besser unterteilt und der Nutzer behält den Überblick über die eingegebenen Daten. Über anklicken der Tabs oder durch auswählen der „Schritt zurück“ und „Nächster Schritt“ Buttons kann </w:t>
      </w:r>
      <w:r w:rsidR="00F87365">
        <w:t xml:space="preserve">der gewünschte Schritt ausgewählt werden. </w:t>
      </w:r>
      <w:r w:rsidR="00DD4FD4">
        <w:br/>
      </w:r>
      <w:r w:rsidR="00F87365">
        <w:t xml:space="preserve">In „Function Points“ wird dem Nutzer eine tabellarische Übersicht der bisher erfassten Function Points dargestellt. </w:t>
      </w:r>
      <w:r w:rsidR="001E74E9">
        <w:t>Sollten die erfassten Daten nicht seinen Erwartungen entsprechen kann er so jederzeit in den ersten beiden Tabs „Produktfunktionen“ sowie „Produktdaten“ Anpassungen vornehmen, welche dann automatisch aktualisiert in der Übersicht erscheinen.</w:t>
      </w:r>
      <w:r w:rsidR="00600B58">
        <w:t xml:space="preserve"> </w:t>
      </w:r>
      <w:r w:rsidR="00F85ABF">
        <w:br/>
      </w:r>
      <w:r w:rsidR="00600B58">
        <w:t xml:space="preserve">Entsprechen die dargestellten Daten allen zu erfassenden Function Points, kann der nächste Schritt gewählt werden. Hier kann der Nutzer über Schieberegler die einzelnen Anpassungsfaktoren für sein individuelles Projekt einstellen. Die aktuelle Anzahl aller möglichen </w:t>
      </w:r>
      <w:r w:rsidR="00D31B14">
        <w:t xml:space="preserve">Faktoren wird dem Nutzer in einem Balken inklusive der dadurch verursachten prozentualen Änderung des Projektaufwands angezeigt. </w:t>
      </w:r>
      <w:r w:rsidR="00C26BE2">
        <w:t xml:space="preserve">Wurde mit dem SWE-CASE-TOOL bereits ein Projekt geplant und es stehen somit verifizierte Einflussfaktoren zur Verfügung können diese über Auswählen des „Faktoren importieren“ Buttons importiert werden. </w:t>
      </w:r>
      <w:r w:rsidR="0021172E">
        <w:t xml:space="preserve">Die zu importierenden Faktoren müssen im gleichen Dateipfad wie das Projekt liegen und der Dateiname muss der Konvention „Projektname_config.xml“ entsprechen. </w:t>
      </w:r>
      <w:r w:rsidR="00C26BE2">
        <w:t>Der „Faktoren exportieren“ Button exportiert die Faktoren</w:t>
      </w:r>
      <w:r w:rsidR="00E609EE">
        <w:t xml:space="preserve"> automatisch in den Projektpfad unter dem Dateinamen des Projekts, versehen mit der Endung „</w:t>
      </w:r>
      <w:r w:rsidR="001714D7" w:rsidRPr="001714D7">
        <w:t>_config.xml</w:t>
      </w:r>
      <w:r w:rsidR="00E609EE">
        <w:t>“.</w:t>
      </w:r>
      <w:r w:rsidR="00F85ABF">
        <w:t xml:space="preserve"> </w:t>
      </w:r>
      <w:r w:rsidR="00DD4FD4">
        <w:br/>
      </w:r>
      <w:r w:rsidR="00F85ABF">
        <w:t xml:space="preserve">Sind die Faktoren entsprechend eingestellt oder importiert, </w:t>
      </w:r>
      <w:r w:rsidR="00EF4B78">
        <w:t>kann der nächste Tab „Berechnung“ gewählt werden. In diesem Tab werden zuerst alle bisher erfassten und daraus berechneten Daten</w:t>
      </w:r>
      <w:r w:rsidR="0040103F">
        <w:t>, wie die Summe der</w:t>
      </w:r>
      <w:r w:rsidR="00EF4B78">
        <w:t xml:space="preserve"> </w:t>
      </w:r>
      <w:r w:rsidR="0040103F">
        <w:t>Function Points oder die</w:t>
      </w:r>
      <w:r w:rsidR="00B629AF">
        <w:t xml:space="preserve"> Anzahl an Adjusted Function Points</w:t>
      </w:r>
      <w:r w:rsidR="0040103F">
        <w:t xml:space="preserve"> </w:t>
      </w:r>
      <w:r w:rsidR="00EF4B78">
        <w:t xml:space="preserve">aufgelistet. </w:t>
      </w:r>
      <w:r w:rsidR="00B629AF">
        <w:t xml:space="preserve">Aus diesen Daten wurde beim Öffnen des Tabs bereits der Aufwand des erfassten Projektes anhand der Jones-Schätzung </w:t>
      </w:r>
      <w:r w:rsidR="00C61A9A">
        <w:t xml:space="preserve">ermittelt. Ist der tatsächliche Aufwand des Projekts </w:t>
      </w:r>
      <w:r w:rsidR="005E1027">
        <w:t xml:space="preserve">bekannt, kann dieser </w:t>
      </w:r>
      <w:r w:rsidR="000F1B65">
        <w:t>in der Einheit Personenmonate in das entsprechende Feld eingetragen werden.</w:t>
      </w:r>
      <w:r w:rsidR="00FB704D">
        <w:t xml:space="preserve"> Über den Button „Neuen Korrekturfaktor berechnen“ kann aus dem erfassten Aufwand in Zusammenhang mit dem tatsächlichen Aufwand ein Korrekturfaktor sowie die dafür benötigte Summe der Einflussfaktoren berechnet werden. Der Nutzer kann jetzt wahlweise selbstständig die Einflussfaktoren anpassen bis sie dem ermittelten Wert entsprechen oder aber er nutzt die automatische Anpassung. Neben der Anzeige der benötigten </w:t>
      </w:r>
      <w:r w:rsidR="000E1DF8">
        <w:t>Einflussfaktorensumme erkennt der Nutzer d</w:t>
      </w:r>
      <w:r w:rsidR="00FB704D">
        <w:t xml:space="preserve">ank eines Farbcodes sofort </w:t>
      </w:r>
      <w:r w:rsidR="000E1DF8">
        <w:t xml:space="preserve">ob und wie weit er noch von dem zu erreichenden Wert entfernt ist. </w:t>
      </w:r>
      <w:r w:rsidR="00FB704D">
        <w:t>Sollte die Aufwandsdifferenz nicht alleine durch die Anpassung der Einflussfaktoren ausgeglichen werden können, wird dies dem Nutzer ebenfalls angezeigt und der Button zur automatischen Anpassung lässt sich nicht anwählen.</w:t>
      </w:r>
    </w:p>
    <w:p w14:paraId="39EADBC0" w14:textId="77777777" w:rsidR="00311D7E" w:rsidRDefault="00311D7E">
      <w:pPr>
        <w:rPr>
          <w:rFonts w:ascii="Arial" w:eastAsiaTheme="majorEastAsia" w:hAnsi="Arial" w:cs="Arial"/>
          <w:sz w:val="32"/>
          <w:szCs w:val="24"/>
        </w:rPr>
      </w:pPr>
      <w:r>
        <w:rPr>
          <w:rFonts w:ascii="Arial" w:hAnsi="Arial" w:cs="Arial"/>
          <w:sz w:val="32"/>
          <w:szCs w:val="24"/>
        </w:rPr>
        <w:br w:type="page"/>
      </w:r>
    </w:p>
    <w:p w14:paraId="0472090C" w14:textId="192EF7F3" w:rsidR="00997643" w:rsidRPr="003955AD" w:rsidRDefault="00997643" w:rsidP="006B221A">
      <w:pPr>
        <w:pStyle w:val="Heading1"/>
        <w:numPr>
          <w:ilvl w:val="1"/>
          <w:numId w:val="5"/>
        </w:numPr>
        <w:spacing w:line="360" w:lineRule="auto"/>
        <w:jc w:val="both"/>
        <w:rPr>
          <w:rFonts w:ascii="Arial" w:hAnsi="Arial" w:cs="Arial"/>
          <w:color w:val="auto"/>
          <w:sz w:val="32"/>
          <w:szCs w:val="24"/>
        </w:rPr>
      </w:pPr>
      <w:bookmarkStart w:id="44" w:name="_Toc43292561"/>
      <w:r w:rsidRPr="00997643">
        <w:rPr>
          <w:rFonts w:ascii="Arial" w:hAnsi="Arial" w:cs="Arial"/>
          <w:color w:val="auto"/>
          <w:sz w:val="32"/>
          <w:szCs w:val="24"/>
        </w:rPr>
        <w:t>CONTROLLER</w:t>
      </w:r>
      <w:bookmarkEnd w:id="44"/>
    </w:p>
    <w:p w14:paraId="7A2EDC13" w14:textId="533DD25A" w:rsidR="00A777FF" w:rsidRPr="00614092" w:rsidRDefault="00045C0A" w:rsidP="00614092">
      <w:pPr>
        <w:spacing w:line="360" w:lineRule="auto"/>
        <w:jc w:val="both"/>
        <w:rPr>
          <w:rFonts w:ascii="Arial" w:hAnsi="Arial" w:cs="Arial"/>
        </w:rPr>
      </w:pPr>
      <w:r>
        <w:rPr>
          <w:rFonts w:ascii="Arial" w:hAnsi="Arial" w:cs="Arial"/>
          <w:noProof/>
        </w:rPr>
        <w:drawing>
          <wp:inline distT="0" distB="0" distL="0" distR="0" wp14:anchorId="3681415D" wp14:editId="393F7F1F">
            <wp:extent cx="5760720" cy="3538855"/>
            <wp:effectExtent l="0" t="0" r="5080" b="4445"/>
            <wp:docPr id="12" name="Grafik 1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roller_compac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538855"/>
                    </a:xfrm>
                    <a:prstGeom prst="rect">
                      <a:avLst/>
                    </a:prstGeom>
                  </pic:spPr>
                </pic:pic>
              </a:graphicData>
            </a:graphic>
          </wp:inline>
        </w:drawing>
      </w:r>
      <w:bookmarkStart w:id="45" w:name="_Toc21688796"/>
      <w:bookmarkStart w:id="46" w:name="_Toc42508030"/>
      <w:bookmarkStart w:id="47" w:name="_Toc42845985"/>
      <w:bookmarkStart w:id="48" w:name="_Toc42861421"/>
      <w:bookmarkEnd w:id="45"/>
      <w:bookmarkEnd w:id="46"/>
      <w:bookmarkEnd w:id="47"/>
      <w:bookmarkEnd w:id="48"/>
    </w:p>
    <w:p w14:paraId="72768EA0" w14:textId="77777777" w:rsidR="00A777FF" w:rsidRPr="007F50A3" w:rsidRDefault="00A777FF" w:rsidP="007F50A3">
      <w:pPr>
        <w:pStyle w:val="ListParagraph"/>
        <w:keepNext/>
        <w:keepLines/>
        <w:numPr>
          <w:ilvl w:val="0"/>
          <w:numId w:val="1"/>
        </w:numPr>
        <w:spacing w:before="240" w:after="0" w:line="360" w:lineRule="auto"/>
        <w:contextualSpacing w:val="0"/>
        <w:jc w:val="both"/>
        <w:outlineLvl w:val="0"/>
        <w:rPr>
          <w:rFonts w:ascii="Arial" w:eastAsiaTheme="majorEastAsia" w:hAnsi="Arial" w:cs="Arial"/>
          <w:vanish/>
          <w:color w:val="2F5496" w:themeColor="accent1" w:themeShade="BF"/>
          <w:sz w:val="40"/>
          <w:szCs w:val="32"/>
        </w:rPr>
      </w:pPr>
      <w:bookmarkStart w:id="49" w:name="_Toc21688797"/>
      <w:bookmarkStart w:id="50" w:name="_Toc42508031"/>
      <w:bookmarkStart w:id="51" w:name="_Toc42845986"/>
      <w:bookmarkStart w:id="52" w:name="_Toc42861422"/>
      <w:bookmarkStart w:id="53" w:name="_Toc43291004"/>
      <w:bookmarkStart w:id="54" w:name="_Toc43291093"/>
      <w:bookmarkStart w:id="55" w:name="_Toc43292562"/>
      <w:bookmarkEnd w:id="49"/>
      <w:bookmarkEnd w:id="50"/>
      <w:bookmarkEnd w:id="51"/>
      <w:bookmarkEnd w:id="52"/>
      <w:bookmarkEnd w:id="53"/>
      <w:bookmarkEnd w:id="54"/>
      <w:bookmarkEnd w:id="55"/>
    </w:p>
    <w:p w14:paraId="4B7BC4AD" w14:textId="77777777" w:rsidR="00A777FF" w:rsidRPr="007F50A3" w:rsidRDefault="00A777FF" w:rsidP="007F50A3">
      <w:pPr>
        <w:pStyle w:val="ListParagraph"/>
        <w:keepNext/>
        <w:keepLines/>
        <w:numPr>
          <w:ilvl w:val="0"/>
          <w:numId w:val="1"/>
        </w:numPr>
        <w:spacing w:before="240" w:after="0" w:line="360" w:lineRule="auto"/>
        <w:contextualSpacing w:val="0"/>
        <w:jc w:val="both"/>
        <w:outlineLvl w:val="0"/>
        <w:rPr>
          <w:rFonts w:ascii="Arial" w:eastAsiaTheme="majorEastAsia" w:hAnsi="Arial" w:cs="Arial"/>
          <w:vanish/>
          <w:color w:val="2F5496" w:themeColor="accent1" w:themeShade="BF"/>
          <w:sz w:val="40"/>
          <w:szCs w:val="32"/>
        </w:rPr>
      </w:pPr>
      <w:bookmarkStart w:id="56" w:name="_Toc21688798"/>
      <w:bookmarkStart w:id="57" w:name="_Toc42508032"/>
      <w:bookmarkStart w:id="58" w:name="_Toc42845987"/>
      <w:bookmarkStart w:id="59" w:name="_Toc42861423"/>
      <w:bookmarkStart w:id="60" w:name="_Toc43291005"/>
      <w:bookmarkStart w:id="61" w:name="_Toc43291094"/>
      <w:bookmarkStart w:id="62" w:name="_Toc43292563"/>
      <w:bookmarkEnd w:id="56"/>
      <w:bookmarkEnd w:id="57"/>
      <w:bookmarkEnd w:id="58"/>
      <w:bookmarkEnd w:id="59"/>
      <w:bookmarkEnd w:id="60"/>
      <w:bookmarkEnd w:id="61"/>
      <w:bookmarkEnd w:id="62"/>
    </w:p>
    <w:p w14:paraId="26C773EA" w14:textId="2E03BB47" w:rsidR="00FC01FA" w:rsidRDefault="00614092" w:rsidP="002F26CD">
      <w:pPr>
        <w:spacing w:line="360" w:lineRule="auto"/>
        <w:rPr>
          <w:rFonts w:ascii="Arial" w:hAnsi="Arial" w:cs="Arial"/>
        </w:rPr>
      </w:pPr>
      <w:r>
        <w:rPr>
          <w:rFonts w:ascii="Arial" w:hAnsi="Arial" w:cs="Arial"/>
        </w:rPr>
        <w:t xml:space="preserve">Jede der unter </w:t>
      </w:r>
      <w:r w:rsidRPr="002F26CD">
        <w:rPr>
          <w:rFonts w:ascii="Arial" w:hAnsi="Arial" w:cs="Arial"/>
        </w:rPr>
        <w:fldChar w:fldCharType="begin"/>
      </w:r>
      <w:r w:rsidRPr="002F26CD">
        <w:rPr>
          <w:rFonts w:ascii="Arial" w:hAnsi="Arial" w:cs="Arial"/>
        </w:rPr>
        <w:instrText xml:space="preserve"> REF _Ref43283281 \r \h </w:instrText>
      </w:r>
      <w:r w:rsidRPr="002F26CD">
        <w:rPr>
          <w:rFonts w:ascii="Arial" w:hAnsi="Arial" w:cs="Arial"/>
        </w:rPr>
      </w:r>
      <w:r w:rsidR="002F26CD" w:rsidRPr="002F26CD">
        <w:rPr>
          <w:rFonts w:ascii="Arial" w:hAnsi="Arial" w:cs="Arial"/>
        </w:rPr>
        <w:instrText xml:space="preserve"> \* MERGEFORMAT </w:instrText>
      </w:r>
      <w:r w:rsidRPr="002F26CD">
        <w:rPr>
          <w:rFonts w:ascii="Arial" w:hAnsi="Arial" w:cs="Arial"/>
        </w:rPr>
        <w:fldChar w:fldCharType="separate"/>
      </w:r>
      <w:r w:rsidRPr="002F26CD">
        <w:rPr>
          <w:rFonts w:ascii="Arial" w:hAnsi="Arial" w:cs="Arial"/>
        </w:rPr>
        <w:t>3.2</w:t>
      </w:r>
      <w:r w:rsidRPr="002F26CD">
        <w:rPr>
          <w:rFonts w:ascii="Arial" w:hAnsi="Arial" w:cs="Arial"/>
        </w:rPr>
        <w:fldChar w:fldCharType="end"/>
      </w:r>
      <w:r>
        <w:rPr>
          <w:rFonts w:ascii="Arial" w:hAnsi="Arial" w:cs="Arial"/>
        </w:rPr>
        <w:t xml:space="preserve"> dargestellten Views hat einen entsprechenden Controller </w:t>
      </w:r>
      <w:r w:rsidR="00841BA7" w:rsidRPr="00841BA7">
        <w:rPr>
          <w:rFonts w:ascii="Arial" w:hAnsi="Arial" w:cs="Arial"/>
          <w:i/>
          <w:iCs/>
        </w:rPr>
        <w:t>C_VIEWNAME</w:t>
      </w:r>
      <w:r w:rsidR="00841BA7">
        <w:rPr>
          <w:rFonts w:ascii="Arial" w:hAnsi="Arial" w:cs="Arial"/>
        </w:rPr>
        <w:t xml:space="preserve"> die </w:t>
      </w:r>
      <w:r w:rsidR="007F01B2">
        <w:rPr>
          <w:rFonts w:ascii="Arial" w:hAnsi="Arial" w:cs="Arial"/>
        </w:rPr>
        <w:t xml:space="preserve">von der jeweiligen View über Nutzereingaben informiert werden und diese entsprechend verarbeiten. </w:t>
      </w:r>
      <w:r w:rsidR="005401D6">
        <w:rPr>
          <w:rFonts w:ascii="Arial" w:hAnsi="Arial" w:cs="Arial"/>
        </w:rPr>
        <w:t xml:space="preserve">Zusätzlich zu diesem C_FRAME Controller </w:t>
      </w:r>
      <w:r w:rsidR="00311D7E">
        <w:rPr>
          <w:rFonts w:ascii="Arial" w:hAnsi="Arial" w:cs="Arial"/>
        </w:rPr>
        <w:t xml:space="preserve">haben die einzelnen 4 Tabs der Frame View einen entsprechenden Controller der </w:t>
      </w:r>
      <w:r w:rsidR="00340A97">
        <w:rPr>
          <w:rFonts w:ascii="Arial" w:hAnsi="Arial" w:cs="Arial"/>
        </w:rPr>
        <w:t xml:space="preserve">für spezifische Eingaben in diesem Tab zuständig ist. Jeder der TAB-Controller </w:t>
      </w:r>
      <w:r w:rsidR="00113FFF">
        <w:rPr>
          <w:rFonts w:ascii="Arial" w:hAnsi="Arial" w:cs="Arial"/>
        </w:rPr>
        <w:t xml:space="preserve">sowie der C_FRAME Controller werden vom Interface I_C_TAB abgeleitet und müssen somit </w:t>
      </w:r>
      <w:r w:rsidR="000F6AAB">
        <w:rPr>
          <w:rFonts w:ascii="Arial" w:hAnsi="Arial" w:cs="Arial"/>
        </w:rPr>
        <w:t xml:space="preserve">eine Funktion </w:t>
      </w:r>
      <w:r w:rsidR="000F6AAB" w:rsidRPr="00971325">
        <w:rPr>
          <w:rFonts w:ascii="Arial" w:hAnsi="Arial" w:cs="Arial"/>
          <w:i/>
          <w:iCs/>
        </w:rPr>
        <w:t xml:space="preserve">setLinks() </w:t>
      </w:r>
      <w:r w:rsidR="000F6AAB">
        <w:rPr>
          <w:rFonts w:ascii="Arial" w:hAnsi="Arial" w:cs="Arial"/>
        </w:rPr>
        <w:t xml:space="preserve">implementieren, welche die nötigen Referenzen zur Frame View sowie </w:t>
      </w:r>
      <w:r w:rsidR="00971325">
        <w:rPr>
          <w:rFonts w:ascii="Arial" w:hAnsi="Arial" w:cs="Arial"/>
        </w:rPr>
        <w:t xml:space="preserve">den Projektdaten halten. </w:t>
      </w:r>
      <w:r w:rsidR="0097158E">
        <w:rPr>
          <w:rFonts w:ascii="Arial" w:hAnsi="Arial" w:cs="Arial"/>
        </w:rPr>
        <w:t>In der</w:t>
      </w:r>
      <w:r w:rsidR="00971325">
        <w:rPr>
          <w:rFonts w:ascii="Arial" w:hAnsi="Arial" w:cs="Arial"/>
        </w:rPr>
        <w:t xml:space="preserve"> ebenfalls zu implementierende</w:t>
      </w:r>
      <w:r w:rsidR="0097158E">
        <w:rPr>
          <w:rFonts w:ascii="Arial" w:hAnsi="Arial" w:cs="Arial"/>
        </w:rPr>
        <w:t>n</w:t>
      </w:r>
      <w:r w:rsidR="00971325">
        <w:rPr>
          <w:rFonts w:ascii="Arial" w:hAnsi="Arial" w:cs="Arial"/>
        </w:rPr>
        <w:t xml:space="preserve"> </w:t>
      </w:r>
      <w:r w:rsidR="0097158E">
        <w:rPr>
          <w:rFonts w:ascii="Arial" w:hAnsi="Arial" w:cs="Arial"/>
        </w:rPr>
        <w:t xml:space="preserve">Funktion </w:t>
      </w:r>
      <w:r w:rsidR="0097158E" w:rsidRPr="0097158E">
        <w:rPr>
          <w:rFonts w:ascii="Arial" w:hAnsi="Arial" w:cs="Arial"/>
          <w:i/>
          <w:iCs/>
        </w:rPr>
        <w:t>updateProjectData()</w:t>
      </w:r>
      <w:r w:rsidR="0097158E">
        <w:rPr>
          <w:rFonts w:ascii="Arial" w:hAnsi="Arial" w:cs="Arial"/>
        </w:rPr>
        <w:t xml:space="preserve"> aktualisiert seinen speziellen Teil der Projektdaten.</w:t>
      </w:r>
    </w:p>
    <w:p w14:paraId="4138D8C2" w14:textId="0B32BEFE" w:rsidR="003955AD" w:rsidRPr="00841BA7" w:rsidRDefault="00FC01FA" w:rsidP="002F26CD">
      <w:pPr>
        <w:spacing w:line="360" w:lineRule="auto"/>
        <w:rPr>
          <w:rFonts w:ascii="Arial" w:hAnsi="Arial" w:cs="Arial"/>
        </w:rPr>
      </w:pPr>
      <w:r>
        <w:rPr>
          <w:rFonts w:ascii="Arial" w:hAnsi="Arial" w:cs="Arial"/>
        </w:rPr>
        <w:t xml:space="preserve">Zum Start des Programms erzeugt </w:t>
      </w:r>
      <w:r w:rsidRPr="00116665">
        <w:rPr>
          <w:rFonts w:ascii="Arial" w:hAnsi="Arial" w:cs="Arial"/>
          <w:i/>
          <w:iCs/>
        </w:rPr>
        <w:t>C_FRAME</w:t>
      </w:r>
      <w:r>
        <w:rPr>
          <w:rFonts w:ascii="Arial" w:hAnsi="Arial" w:cs="Arial"/>
        </w:rPr>
        <w:t xml:space="preserve"> mit Hilfe des Factory Prinzips </w:t>
      </w:r>
      <w:r w:rsidR="00702F26">
        <w:rPr>
          <w:rFonts w:ascii="Arial" w:hAnsi="Arial" w:cs="Arial"/>
        </w:rPr>
        <w:t xml:space="preserve">in der Klasse </w:t>
      </w:r>
      <w:r w:rsidR="00702F26" w:rsidRPr="00116665">
        <w:rPr>
          <w:rFonts w:ascii="Arial" w:hAnsi="Arial" w:cs="Arial"/>
          <w:i/>
          <w:iCs/>
        </w:rPr>
        <w:t>C_TABCONTROLLERFACTORY</w:t>
      </w:r>
      <w:r w:rsidR="00702F26" w:rsidRPr="00702F26">
        <w:rPr>
          <w:rFonts w:ascii="Arial" w:hAnsi="Arial" w:cs="Arial"/>
        </w:rPr>
        <w:t xml:space="preserve"> </w:t>
      </w:r>
      <w:r w:rsidR="00702F26">
        <w:rPr>
          <w:rFonts w:ascii="Arial" w:hAnsi="Arial" w:cs="Arial"/>
        </w:rPr>
        <w:t xml:space="preserve">die Instanz eines jeden TAB-Controllers. Durch Verwendung des Singleton-Prinzips ist sichergestellt, dass zur Laufzeit des Programms jeweils nur genau ein Controller pro Tab </w:t>
      </w:r>
      <w:r w:rsidR="005D2FE9">
        <w:rPr>
          <w:rFonts w:ascii="Arial" w:hAnsi="Arial" w:cs="Arial"/>
        </w:rPr>
        <w:t xml:space="preserve">existieren kann. Während das Programm läuft hält </w:t>
      </w:r>
      <w:r w:rsidR="005D2FE9" w:rsidRPr="00116665">
        <w:rPr>
          <w:rFonts w:ascii="Arial" w:hAnsi="Arial" w:cs="Arial"/>
          <w:i/>
          <w:iCs/>
        </w:rPr>
        <w:t>C_FRAME</w:t>
      </w:r>
      <w:r w:rsidR="005D2FE9">
        <w:rPr>
          <w:rFonts w:ascii="Arial" w:hAnsi="Arial" w:cs="Arial"/>
        </w:rPr>
        <w:t xml:space="preserve"> eine ständig aktualisierte Referenz auf den aktuell aktiven TAB-Controller in der Variable </w:t>
      </w:r>
      <w:r w:rsidR="005D2FE9" w:rsidRPr="0096125C">
        <w:rPr>
          <w:rFonts w:ascii="Arial" w:hAnsi="Arial" w:cs="Arial"/>
          <w:i/>
          <w:iCs/>
        </w:rPr>
        <w:t>currentController</w:t>
      </w:r>
      <w:r w:rsidR="0096125C">
        <w:rPr>
          <w:rFonts w:ascii="Arial" w:hAnsi="Arial" w:cs="Arial"/>
        </w:rPr>
        <w:t xml:space="preserve">. Wird ein bestimmter Button der </w:t>
      </w:r>
      <w:r w:rsidR="0096125C" w:rsidRPr="00116665">
        <w:rPr>
          <w:rFonts w:ascii="Arial" w:hAnsi="Arial" w:cs="Arial"/>
          <w:i/>
          <w:iCs/>
        </w:rPr>
        <w:t>V_FRAME</w:t>
      </w:r>
      <w:r w:rsidR="0096125C">
        <w:rPr>
          <w:rFonts w:ascii="Arial" w:hAnsi="Arial" w:cs="Arial"/>
        </w:rPr>
        <w:t xml:space="preserve"> betätigt, benachrichtigt die View ihren Controller </w:t>
      </w:r>
      <w:r w:rsidR="0096125C" w:rsidRPr="00116665">
        <w:rPr>
          <w:rFonts w:ascii="Arial" w:hAnsi="Arial" w:cs="Arial"/>
          <w:i/>
          <w:iCs/>
        </w:rPr>
        <w:t>C_FRAME</w:t>
      </w:r>
      <w:r w:rsidR="0096125C">
        <w:rPr>
          <w:rFonts w:ascii="Arial" w:hAnsi="Arial" w:cs="Arial"/>
        </w:rPr>
        <w:t xml:space="preserve"> darüber.</w:t>
      </w:r>
      <w:r w:rsidR="005D2FE9" w:rsidRPr="005D2FE9">
        <w:rPr>
          <w:rFonts w:ascii="Arial" w:hAnsi="Arial" w:cs="Arial"/>
        </w:rPr>
        <w:t xml:space="preserve"> </w:t>
      </w:r>
      <w:r w:rsidR="0096125C">
        <w:rPr>
          <w:rFonts w:ascii="Arial" w:hAnsi="Arial" w:cs="Arial"/>
        </w:rPr>
        <w:t xml:space="preserve">Dieser leitet diese Benachrichtigung abhängig vom aktuell aktiven Controller an den jeweiligen TAB-Controller weiter. Jeder </w:t>
      </w:r>
      <w:r w:rsidR="00DC7598">
        <w:rPr>
          <w:rFonts w:ascii="Arial" w:hAnsi="Arial" w:cs="Arial"/>
        </w:rPr>
        <w:t xml:space="preserve">der TAB-Controller implementiert ein spezielles Interface, gekennzeichnet durch </w:t>
      </w:r>
      <w:r w:rsidR="00DC7598" w:rsidRPr="00116665">
        <w:rPr>
          <w:rFonts w:ascii="Arial" w:hAnsi="Arial" w:cs="Arial"/>
          <w:i/>
          <w:iCs/>
        </w:rPr>
        <w:t>I_C_CONTROLLERNAME</w:t>
      </w:r>
      <w:r w:rsidR="00DC7598">
        <w:rPr>
          <w:rFonts w:ascii="Arial" w:hAnsi="Arial" w:cs="Arial"/>
        </w:rPr>
        <w:t>. Die</w:t>
      </w:r>
      <w:r w:rsidR="00116665">
        <w:rPr>
          <w:rFonts w:ascii="Arial" w:hAnsi="Arial" w:cs="Arial"/>
        </w:rPr>
        <w:t>s</w:t>
      </w:r>
      <w:r w:rsidR="00DC7598">
        <w:rPr>
          <w:rFonts w:ascii="Arial" w:hAnsi="Arial" w:cs="Arial"/>
        </w:rPr>
        <w:t xml:space="preserve"> ermöglicht das Prinzip des Information Hidings und </w:t>
      </w:r>
      <w:r w:rsidR="00116665">
        <w:rPr>
          <w:rFonts w:ascii="Arial" w:hAnsi="Arial" w:cs="Arial"/>
        </w:rPr>
        <w:t>vereinfacht das Austauschen einzelner Funktionen wesentlich.</w:t>
      </w:r>
      <w:r w:rsidR="003955AD">
        <w:rPr>
          <w:rFonts w:ascii="Arial" w:hAnsi="Arial" w:cs="Arial"/>
        </w:rPr>
        <w:br w:type="page"/>
      </w:r>
    </w:p>
    <w:p w14:paraId="08EB65BA" w14:textId="34D5D118" w:rsidR="00657F85" w:rsidRDefault="00116665" w:rsidP="00134FCF">
      <w:pPr>
        <w:pStyle w:val="Heading1"/>
        <w:numPr>
          <w:ilvl w:val="0"/>
          <w:numId w:val="5"/>
        </w:numPr>
        <w:spacing w:line="360" w:lineRule="auto"/>
        <w:jc w:val="both"/>
        <w:rPr>
          <w:rFonts w:ascii="Arial" w:hAnsi="Arial" w:cs="Arial"/>
          <w:color w:val="auto"/>
        </w:rPr>
      </w:pPr>
      <w:r>
        <w:rPr>
          <w:rFonts w:ascii="Arial" w:hAnsi="Arial" w:cs="Arial"/>
          <w:color w:val="auto"/>
        </w:rPr>
        <w:t xml:space="preserve"> </w:t>
      </w:r>
      <w:bookmarkStart w:id="63" w:name="_Toc43292564"/>
      <w:r w:rsidR="00CC04F1">
        <w:rPr>
          <w:rFonts w:ascii="Arial" w:hAnsi="Arial" w:cs="Arial"/>
          <w:color w:val="auto"/>
        </w:rPr>
        <w:t>Prinzipien und Muster</w:t>
      </w:r>
      <w:bookmarkEnd w:id="63"/>
    </w:p>
    <w:p w14:paraId="4E4EFB48" w14:textId="706B1522" w:rsidR="00657F85" w:rsidRDefault="00E27202" w:rsidP="00E27202">
      <w:pPr>
        <w:pStyle w:val="Heading1"/>
        <w:numPr>
          <w:ilvl w:val="1"/>
          <w:numId w:val="5"/>
        </w:numPr>
        <w:spacing w:line="360" w:lineRule="auto"/>
        <w:jc w:val="both"/>
        <w:rPr>
          <w:rFonts w:ascii="Arial" w:hAnsi="Arial" w:cs="Arial"/>
          <w:color w:val="auto"/>
          <w:sz w:val="32"/>
          <w:szCs w:val="24"/>
        </w:rPr>
      </w:pPr>
      <w:bookmarkStart w:id="64" w:name="_Toc43292565"/>
      <w:r>
        <w:rPr>
          <w:rFonts w:ascii="Arial" w:hAnsi="Arial" w:cs="Arial"/>
          <w:color w:val="auto"/>
          <w:sz w:val="32"/>
          <w:szCs w:val="24"/>
        </w:rPr>
        <w:t>Interfaces</w:t>
      </w:r>
      <w:bookmarkEnd w:id="64"/>
    </w:p>
    <w:p w14:paraId="6CF14B6F" w14:textId="17463099" w:rsidR="004A437E" w:rsidRDefault="004A437E" w:rsidP="003725AF">
      <w:r>
        <w:t>Da ein Hauptaugenmerk bei der Entwicklung des SWE-CASE-Tools auf den stetigen Veränderungen im Projekt</w:t>
      </w:r>
      <w:r w:rsidR="00DC6E96">
        <w:t xml:space="preserve">planungszyklus und den damit teilweise notwendig werdenden Anpassungen an einem entsprechenden Planungstool </w:t>
      </w:r>
      <w:r w:rsidR="00E26CA9">
        <w:t xml:space="preserve">lag, wurden, wann immer möglich, Interfaces eingesetzt. Die mit „I_“ eindeutig gekennzeichneten Interfaces beschreiben alle möglichen Funktionen der implementierenden Klasse, der Methodenaufruf in einer anderen Klasse ist somit jedoch nicht von der endgültigen Implementierung abhängig. Dadurch wird es dem Programmierer ermöglicht </w:t>
      </w:r>
      <w:r w:rsidR="00815A17">
        <w:t xml:space="preserve">einzelne Methoden anzupassen ohne Abhängigkeiten beachten zu müssen. Die einzige Bedingung, die im gestellt sein, sind die Eingabeparameter, die Ausgabeparameter sowie die Funktion einer Methode. Die genaue Implementierung ist dadurch jedoch komplett variabel. </w:t>
      </w:r>
    </w:p>
    <w:p w14:paraId="5716A399" w14:textId="3131E327" w:rsidR="003725AF" w:rsidRDefault="005256D6" w:rsidP="003725AF">
      <w:r>
        <w:t xml:space="preserve">Durch die Nutzung von Interfaces ist jedoch nicht nur die gewünschte Modularität gewährleistet, sondern auch das </w:t>
      </w:r>
      <w:r w:rsidR="00CC04F1">
        <w:t>Entwurfsprinzip des Information Hiding ist gewährleistet. Die eine Methode über ein Interface aufrufende Klasse kennt nur die von diesem Interface zur Verfügung gestellten Funktionen, die genaue Implementierung bleibt ihr jedoch verborgen.</w:t>
      </w:r>
    </w:p>
    <w:p w14:paraId="61E40F4E" w14:textId="169A7E7C" w:rsidR="005544CA" w:rsidRPr="00484BD8" w:rsidRDefault="005544CA" w:rsidP="003725AF">
      <w:pPr>
        <w:rPr>
          <w:color w:val="C00000"/>
        </w:rPr>
      </w:pPr>
      <w:r>
        <w:t xml:space="preserve">Für die Klassen des Models, also der Projektdaten, konnten keine Interfaces </w:t>
      </w:r>
      <w:r w:rsidR="00690EED">
        <w:t>erstellt werden, da die Erweiterung JAXB dadurch keine Daten aus eine</w:t>
      </w:r>
      <w:r w:rsidR="00AD30F2">
        <w:t>r</w:t>
      </w:r>
      <w:r w:rsidR="00690EED">
        <w:t xml:space="preserve"> </w:t>
      </w:r>
      <w:r w:rsidR="00AD30F2">
        <w:t xml:space="preserve">XML-Datei importieren kann. Da die Projektdaten jedoch auch für den Nutzer einsehbar sind, wurde auf diese </w:t>
      </w:r>
      <w:r w:rsidR="007B6229">
        <w:t>Interfaces verzichtet. Die Modularität ist durch die Aufteilung der relevanten Informationen in verschiedene Unterklassen nach wie vor gegeben.</w:t>
      </w:r>
    </w:p>
    <w:p w14:paraId="3E38015B" w14:textId="1A4884C1" w:rsidR="00E27202" w:rsidRDefault="00E27202" w:rsidP="00E27202">
      <w:pPr>
        <w:pStyle w:val="Heading1"/>
        <w:numPr>
          <w:ilvl w:val="1"/>
          <w:numId w:val="5"/>
        </w:numPr>
        <w:spacing w:line="360" w:lineRule="auto"/>
        <w:jc w:val="both"/>
        <w:rPr>
          <w:rFonts w:ascii="Arial" w:hAnsi="Arial" w:cs="Arial"/>
          <w:color w:val="auto"/>
          <w:sz w:val="32"/>
          <w:szCs w:val="24"/>
        </w:rPr>
      </w:pPr>
      <w:bookmarkStart w:id="65" w:name="_Toc43292566"/>
      <w:r>
        <w:rPr>
          <w:rFonts w:ascii="Arial" w:hAnsi="Arial" w:cs="Arial"/>
          <w:color w:val="auto"/>
          <w:sz w:val="32"/>
          <w:szCs w:val="24"/>
        </w:rPr>
        <w:t>Singleton</w:t>
      </w:r>
      <w:bookmarkEnd w:id="65"/>
    </w:p>
    <w:p w14:paraId="03112511" w14:textId="77777777" w:rsidR="00107061" w:rsidRDefault="00A25702" w:rsidP="00A25702">
      <w:r>
        <w:t xml:space="preserve">Da </w:t>
      </w:r>
      <w:r w:rsidR="00FD3214">
        <w:t>sowohl die Controller, als auch die Views und Projektdaten für jede Instanz des Programms nur einmal existieren sollen</w:t>
      </w:r>
      <w:r w:rsidR="00972C79">
        <w:t xml:space="preserve"> und um mögliche Komplikationen durch mehrere sich gegenseitig beeinflussende Controller oder gar mehrere gleichzeitig geöffnete Projektdaten </w:t>
      </w:r>
      <w:r w:rsidR="00286ED9">
        <w:t>ausschließen zu können wurde, wann immer möglich das Entwicklungsmuster Singleton eingesetzt.</w:t>
      </w:r>
      <w:r w:rsidR="009F76A5">
        <w:t xml:space="preserve"> </w:t>
      </w:r>
    </w:p>
    <w:p w14:paraId="4CE68E71" w14:textId="3169100C" w:rsidR="00A25702" w:rsidRPr="00A25702" w:rsidRDefault="009F76A5" w:rsidP="00A25702">
      <w:r>
        <w:t xml:space="preserve">Hierfür haben die Klassen eine </w:t>
      </w:r>
      <w:r w:rsidRPr="00AA5225">
        <w:rPr>
          <w:i/>
          <w:iCs/>
        </w:rPr>
        <w:t xml:space="preserve">private static </w:t>
      </w:r>
      <w:r>
        <w:t>Referenz auf ihr Objekt</w:t>
      </w:r>
      <w:r w:rsidR="00107061">
        <w:t xml:space="preserve">, einen privaten Konstruktor sowie eine </w:t>
      </w:r>
      <w:r w:rsidR="00107061" w:rsidRPr="00AA5225">
        <w:rPr>
          <w:i/>
          <w:iCs/>
        </w:rPr>
        <w:t>public</w:t>
      </w:r>
      <w:r w:rsidR="00107061">
        <w:t xml:space="preserve"> Methode </w:t>
      </w:r>
      <w:r w:rsidR="00107061" w:rsidRPr="00AA5225">
        <w:rPr>
          <w:i/>
          <w:iCs/>
        </w:rPr>
        <w:t>getInstance</w:t>
      </w:r>
      <w:r w:rsidR="00107061">
        <w:t xml:space="preserve">, welche eine Referenz zu dem Objekt der aufgerufenen Klasse zurückliefert. Das Entwicklungsmuster ist somit vergleichsweise einfach zu implementieren, es muss jedoch darauf geachtet werden, dass trotzdem bei der Erzeugung alle notwendigen Referenzen gesetzt werden. </w:t>
      </w:r>
      <w:r w:rsidR="00240B8E">
        <w:t xml:space="preserve">Dies kann entweder durch das </w:t>
      </w:r>
      <w:r w:rsidR="00AA5225">
        <w:t>A</w:t>
      </w:r>
      <w:r w:rsidR="00240B8E">
        <w:t xml:space="preserve">ufrufen der </w:t>
      </w:r>
      <w:r w:rsidR="00240B8E" w:rsidRPr="00AA5225">
        <w:rPr>
          <w:i/>
          <w:iCs/>
        </w:rPr>
        <w:t>getInstance</w:t>
      </w:r>
      <w:r w:rsidR="00240B8E">
        <w:t xml:space="preserve"> Methode mit den entsprechenden Übergabep</w:t>
      </w:r>
      <w:r w:rsidR="00AA5225">
        <w:t>a</w:t>
      </w:r>
      <w:r w:rsidR="00240B8E">
        <w:t xml:space="preserve">rametern oder </w:t>
      </w:r>
      <w:r w:rsidR="00BE568E">
        <w:t xml:space="preserve">mit einer entsprechend zu implementierenden Funktion </w:t>
      </w:r>
      <w:r w:rsidR="00BE568E" w:rsidRPr="00AA5225">
        <w:rPr>
          <w:i/>
          <w:iCs/>
        </w:rPr>
        <w:t>setLinks()</w:t>
      </w:r>
      <w:r w:rsidR="00BE568E">
        <w:t xml:space="preserve"> geschehen. Im Rahmen des SWE-CASE-TOOLs kommt die zweite Methode zum Einsatz, d</w:t>
      </w:r>
      <w:r w:rsidR="00134B06">
        <w:t xml:space="preserve">er Programmierer </w:t>
      </w:r>
      <w:r w:rsidR="00AD1099">
        <w:t xml:space="preserve">sollte </w:t>
      </w:r>
      <w:r w:rsidR="00134B06">
        <w:t xml:space="preserve">deswegen nach der </w:t>
      </w:r>
      <w:r w:rsidR="00BE568E">
        <w:t xml:space="preserve">erstmaligen </w:t>
      </w:r>
      <w:r w:rsidR="00134B06">
        <w:t xml:space="preserve">Erstellung </w:t>
      </w:r>
      <w:r w:rsidR="00BE568E">
        <w:t>eines Objekts</w:t>
      </w:r>
      <w:r w:rsidR="004E2971">
        <w:t xml:space="preserve">, welches die </w:t>
      </w:r>
      <w:r w:rsidR="004E2971" w:rsidRPr="004E2971">
        <w:rPr>
          <w:i/>
          <w:iCs/>
        </w:rPr>
        <w:t>setLinks()</w:t>
      </w:r>
      <w:r w:rsidR="004E2971">
        <w:t xml:space="preserve"> Funktion implementiert</w:t>
      </w:r>
      <w:r w:rsidR="00BE568E">
        <w:t xml:space="preserve"> auf alle Fälle die</w:t>
      </w:r>
      <w:r w:rsidR="004E2971">
        <w:t xml:space="preserve">se </w:t>
      </w:r>
      <w:r w:rsidR="00BE568E">
        <w:t xml:space="preserve">Funktion aufrufen. Dies hat zwar den Nachteil, dass </w:t>
      </w:r>
      <w:r w:rsidR="007543E8">
        <w:t xml:space="preserve">durch Nichtbeachten dieser Regel ein Objekt ohne Referenzen erstellt werden kann, es kann jedoch nicht dazu kommen, dass ein Entwickler Referenzen übergibt, dementsprechend davon ausgeht, dass die Referenzen gesetzt wurden, das Objekt jedoch noch auf die alten Referenzen zeigt, da der Konstruktor gar nicht aufgerufen wurde. </w:t>
      </w:r>
      <w:r w:rsidR="008F72CA">
        <w:t>Missachtet ein Entwickler die Regel</w:t>
      </w:r>
      <w:r w:rsidR="004E2971">
        <w:t xml:space="preserve">, dass </w:t>
      </w:r>
      <w:r w:rsidR="004E2971" w:rsidRPr="004E2971">
        <w:rPr>
          <w:i/>
          <w:iCs/>
        </w:rPr>
        <w:t>setLinks()</w:t>
      </w:r>
      <w:r w:rsidR="004E2971">
        <w:t xml:space="preserve"> aufgerufen werden muss,</w:t>
      </w:r>
      <w:r w:rsidR="008F72CA">
        <w:t xml:space="preserve"> wird das Programm ein</w:t>
      </w:r>
      <w:r w:rsidR="00E27363">
        <w:t xml:space="preserve">e </w:t>
      </w:r>
      <w:r w:rsidR="00E27363" w:rsidRPr="00B21635">
        <w:rPr>
          <w:i/>
          <w:iCs/>
        </w:rPr>
        <w:t>NullPointerException</w:t>
      </w:r>
      <w:r w:rsidR="00E27363">
        <w:t xml:space="preserve"> ausgeben, die die Fehlersuche im Gegensatz zu nicht gesetzten Refer</w:t>
      </w:r>
      <w:r w:rsidR="003725AF">
        <w:t xml:space="preserve">enzen </w:t>
      </w:r>
      <w:r w:rsidR="00E27363">
        <w:t>deutlich vereinfacht.</w:t>
      </w:r>
    </w:p>
    <w:p w14:paraId="7FECDEFD" w14:textId="3E79293A" w:rsidR="00997643" w:rsidRDefault="00997643" w:rsidP="00997643">
      <w:pPr>
        <w:pStyle w:val="Heading1"/>
        <w:numPr>
          <w:ilvl w:val="1"/>
          <w:numId w:val="5"/>
        </w:numPr>
        <w:spacing w:line="360" w:lineRule="auto"/>
        <w:jc w:val="both"/>
        <w:rPr>
          <w:rFonts w:ascii="Arial" w:hAnsi="Arial" w:cs="Arial"/>
          <w:color w:val="auto"/>
          <w:sz w:val="32"/>
          <w:szCs w:val="24"/>
        </w:rPr>
      </w:pPr>
      <w:bookmarkStart w:id="66" w:name="_Toc43292567"/>
      <w:commentRangeStart w:id="67"/>
      <w:r w:rsidRPr="00997643">
        <w:rPr>
          <w:rFonts w:ascii="Arial" w:hAnsi="Arial" w:cs="Arial"/>
          <w:color w:val="auto"/>
          <w:sz w:val="32"/>
          <w:szCs w:val="24"/>
        </w:rPr>
        <w:t>Factory</w:t>
      </w:r>
      <w:commentRangeEnd w:id="67"/>
      <w:r w:rsidR="004F7EA0">
        <w:rPr>
          <w:rStyle w:val="CommentReference"/>
          <w:rFonts w:asciiTheme="minorHAnsi" w:eastAsiaTheme="minorHAnsi" w:hAnsiTheme="minorHAnsi" w:cstheme="minorBidi"/>
          <w:color w:val="auto"/>
        </w:rPr>
        <w:commentReference w:id="67"/>
      </w:r>
      <w:bookmarkEnd w:id="66"/>
    </w:p>
    <w:p w14:paraId="492F6CB0" w14:textId="6C872BB7" w:rsidR="00A25702" w:rsidRDefault="00A25702" w:rsidP="00A25702">
      <w:pPr>
        <w:rPr>
          <w:color w:val="C00000"/>
        </w:rPr>
      </w:pPr>
      <w:r w:rsidRPr="00E47010">
        <w:rPr>
          <w:color w:val="C00000"/>
        </w:rPr>
        <w:t>bei Model import/export</w:t>
      </w:r>
      <w:r w:rsidR="00E47010">
        <w:rPr>
          <w:color w:val="C00000"/>
        </w:rPr>
        <w:t xml:space="preserve"> + kurze Erklärung</w:t>
      </w:r>
    </w:p>
    <w:p w14:paraId="7E9205D7" w14:textId="77777777" w:rsidR="000A7A36" w:rsidRDefault="000A7A36" w:rsidP="00A25702">
      <w:pPr>
        <w:rPr>
          <w:color w:val="C00000"/>
        </w:rPr>
      </w:pPr>
    </w:p>
    <w:p w14:paraId="19527747" w14:textId="4E20C794" w:rsidR="000A7A36" w:rsidRDefault="000A7A36" w:rsidP="00A25702">
      <w:pPr>
        <w:rPr>
          <w:color w:val="C00000"/>
        </w:rPr>
      </w:pPr>
      <w:r>
        <w:rPr>
          <w:color w:val="C00000"/>
        </w:rPr>
        <w:t>evtl. Decorator bei den Controllern?</w:t>
      </w:r>
    </w:p>
    <w:p w14:paraId="5671034F" w14:textId="4C25D88D" w:rsidR="00214966" w:rsidRDefault="00214966" w:rsidP="00A25702">
      <w:pPr>
        <w:rPr>
          <w:color w:val="C00000"/>
        </w:rPr>
      </w:pPr>
      <w:r>
        <w:rPr>
          <w:color w:val="C00000"/>
        </w:rPr>
        <w:t>evtl. Observer wenn es darum geht, wie Projektdaten geändert werden (updateProjectData (push) Methode und updateView (pull))</w:t>
      </w:r>
    </w:p>
    <w:p w14:paraId="027790F7" w14:textId="7779008B" w:rsidR="00AC73FE" w:rsidRDefault="00AC73FE" w:rsidP="00A25702">
      <w:pPr>
        <w:rPr>
          <w:color w:val="C00000"/>
        </w:rPr>
      </w:pPr>
      <w:r>
        <w:rPr>
          <w:color w:val="C00000"/>
        </w:rPr>
        <w:t>Frameworks (z.B. JavaFX</w:t>
      </w:r>
      <w:r w:rsidR="00993BC9">
        <w:rPr>
          <w:color w:val="C00000"/>
        </w:rPr>
        <w:t>, swing</w:t>
      </w:r>
      <w:r>
        <w:rPr>
          <w:color w:val="C00000"/>
        </w:rPr>
        <w:t xml:space="preserve"> für unsere GUI?)</w:t>
      </w:r>
    </w:p>
    <w:p w14:paraId="1C9D635D" w14:textId="4D7D821D" w:rsidR="000E5545" w:rsidRPr="00E47010" w:rsidRDefault="000E5545" w:rsidP="00A25702">
      <w:pPr>
        <w:rPr>
          <w:color w:val="C00000"/>
        </w:rPr>
      </w:pPr>
      <w:r>
        <w:rPr>
          <w:color w:val="C00000"/>
        </w:rPr>
        <w:t>Komponenten (eig. überall) Haben wir Ports?</w:t>
      </w:r>
    </w:p>
    <w:p w14:paraId="59D490AB" w14:textId="73BF782D" w:rsidR="00E27202" w:rsidRPr="00E27202" w:rsidRDefault="00E27202" w:rsidP="00E27202">
      <w:pPr>
        <w:pStyle w:val="Heading1"/>
        <w:numPr>
          <w:ilvl w:val="0"/>
          <w:numId w:val="5"/>
        </w:numPr>
        <w:spacing w:line="360" w:lineRule="auto"/>
        <w:jc w:val="both"/>
        <w:rPr>
          <w:rFonts w:ascii="Arial" w:hAnsi="Arial" w:cs="Arial"/>
          <w:color w:val="auto"/>
        </w:rPr>
      </w:pPr>
      <w:r>
        <w:rPr>
          <w:rFonts w:ascii="Arial" w:hAnsi="Arial" w:cs="Arial"/>
          <w:color w:val="auto"/>
        </w:rPr>
        <w:t xml:space="preserve"> </w:t>
      </w:r>
      <w:bookmarkStart w:id="68" w:name="_Toc43292568"/>
      <w:commentRangeStart w:id="69"/>
      <w:r w:rsidRPr="00E27202">
        <w:rPr>
          <w:rFonts w:ascii="Arial" w:hAnsi="Arial" w:cs="Arial"/>
          <w:color w:val="auto"/>
        </w:rPr>
        <w:t>Programmtests</w:t>
      </w:r>
      <w:commentRangeEnd w:id="69"/>
      <w:r w:rsidR="00414BE3">
        <w:rPr>
          <w:rStyle w:val="CommentReference"/>
          <w:rFonts w:asciiTheme="minorHAnsi" w:eastAsiaTheme="minorHAnsi" w:hAnsiTheme="minorHAnsi" w:cstheme="minorBidi"/>
          <w:color w:val="auto"/>
        </w:rPr>
        <w:commentReference w:id="69"/>
      </w:r>
      <w:bookmarkEnd w:id="68"/>
    </w:p>
    <w:p w14:paraId="4A26D1F4" w14:textId="348535C6" w:rsidR="00E27202" w:rsidRDefault="00E27202" w:rsidP="00E27202">
      <w:pPr>
        <w:pStyle w:val="Heading1"/>
        <w:numPr>
          <w:ilvl w:val="1"/>
          <w:numId w:val="5"/>
        </w:numPr>
        <w:spacing w:line="360" w:lineRule="auto"/>
        <w:jc w:val="both"/>
        <w:rPr>
          <w:rFonts w:ascii="Arial" w:hAnsi="Arial" w:cs="Arial"/>
          <w:color w:val="auto"/>
          <w:sz w:val="32"/>
          <w:szCs w:val="24"/>
        </w:rPr>
      </w:pPr>
      <w:bookmarkStart w:id="70" w:name="_Toc43292569"/>
      <w:r w:rsidRPr="00E27202">
        <w:rPr>
          <w:rFonts w:ascii="Arial" w:hAnsi="Arial" w:cs="Arial"/>
          <w:color w:val="auto"/>
          <w:sz w:val="32"/>
          <w:szCs w:val="24"/>
        </w:rPr>
        <w:t>Import/Export</w:t>
      </w:r>
      <w:bookmarkEnd w:id="70"/>
    </w:p>
    <w:p w14:paraId="1B386706" w14:textId="1402E353" w:rsidR="002D0B6C" w:rsidRDefault="002D0B6C" w:rsidP="002D0B6C">
      <w:r>
        <w:t>Für den Export und Import wurde die JAXB API verwendet. Diese ermöglicht es JAVA Objekte in XML-Dateien und XML-Dateien in JAVA Objekte zu konvertieren.</w:t>
      </w:r>
    </w:p>
    <w:p w14:paraId="098317B4" w14:textId="2A4A4219" w:rsidR="00BB4BE4" w:rsidRDefault="002D0B6C" w:rsidP="002D0B6C">
      <w:r>
        <w:t xml:space="preserve">Es ist möglich </w:t>
      </w:r>
      <w:r w:rsidR="003955AD">
        <w:t xml:space="preserve">sowohl </w:t>
      </w:r>
      <w:r>
        <w:t>das gesamte Projekt als auch nur die Konfiguration der Einflussfaktoren zu importieren und/oder exportieren.</w:t>
      </w:r>
    </w:p>
    <w:p w14:paraId="3AB1221A" w14:textId="754708F3" w:rsidR="002D0B6C" w:rsidRPr="00C0798A" w:rsidRDefault="002D0B6C" w:rsidP="00C0798A">
      <w:pPr>
        <w:pStyle w:val="Heading1"/>
        <w:numPr>
          <w:ilvl w:val="2"/>
          <w:numId w:val="5"/>
        </w:numPr>
        <w:spacing w:line="360" w:lineRule="auto"/>
        <w:jc w:val="both"/>
        <w:rPr>
          <w:rFonts w:ascii="Arial" w:hAnsi="Arial" w:cs="Arial"/>
          <w:color w:val="auto"/>
          <w:sz w:val="28"/>
          <w:szCs w:val="22"/>
        </w:rPr>
      </w:pPr>
      <w:bookmarkStart w:id="71" w:name="_Toc43292570"/>
      <w:r w:rsidRPr="00C0798A">
        <w:rPr>
          <w:rFonts w:ascii="Arial" w:hAnsi="Arial" w:cs="Arial"/>
          <w:color w:val="auto"/>
          <w:sz w:val="28"/>
          <w:szCs w:val="22"/>
        </w:rPr>
        <w:t>Import</w:t>
      </w:r>
      <w:bookmarkEnd w:id="71"/>
    </w:p>
    <w:p w14:paraId="527046DC" w14:textId="43BB8F73" w:rsidR="00C5765B" w:rsidRDefault="00BB4BE4" w:rsidP="002D0B6C">
      <w:commentRangeStart w:id="72"/>
      <w:r>
        <w:t>In M_IMPORT gibt es die beiden</w:t>
      </w:r>
      <w:r w:rsidR="00FF72A4">
        <w:t xml:space="preserve"> überladenden</w:t>
      </w:r>
      <w:r>
        <w:t xml:space="preserve"> Methoden </w:t>
      </w:r>
      <w:r w:rsidRPr="00414BE3">
        <w:rPr>
          <w:i/>
          <w:iCs/>
        </w:rPr>
        <w:t>importProject</w:t>
      </w:r>
      <w:r w:rsidR="00C5765B">
        <w:t xml:space="preserve">. </w:t>
      </w:r>
      <w:commentRangeEnd w:id="72"/>
      <w:r w:rsidR="00BE6272">
        <w:rPr>
          <w:rStyle w:val="CommentReference"/>
        </w:rPr>
        <w:commentReference w:id="72"/>
      </w:r>
    </w:p>
    <w:p w14:paraId="147B33E5" w14:textId="398BA24E" w:rsidR="002D0B6C" w:rsidRDefault="00C5765B" w:rsidP="002D0B6C">
      <w:r>
        <w:t>Die Erste importiert ein ganzes Projekt und gibt die Projektdaten zurück. Hierbei wird</w:t>
      </w:r>
      <w:r w:rsidR="00415381">
        <w:t xml:space="preserve"> zuerst</w:t>
      </w:r>
      <w:r>
        <w:t xml:space="preserve"> überprüft, ob die Datei im angegebenen Pfad existiert und dann die Konvertierung mit JAXB versucht.</w:t>
      </w:r>
    </w:p>
    <w:p w14:paraId="40961BD2" w14:textId="7C67741F" w:rsidR="00ED3DFC" w:rsidRDefault="00A20AB1" w:rsidP="00ED3DFC">
      <w:r>
        <w:t>Bei d</w:t>
      </w:r>
      <w:r w:rsidR="00A903A5">
        <w:t xml:space="preserve">er Ausführung dieser Methode kann es zu </w:t>
      </w:r>
      <w:r w:rsidR="008D0E66">
        <w:t>4</w:t>
      </w:r>
      <w:r w:rsidR="00A903A5">
        <w:t xml:space="preserve"> Fällen kommen, welche auch die Äquivalenzklassen darstellen:</w:t>
      </w:r>
    </w:p>
    <w:p w14:paraId="237814D3" w14:textId="18EF52C5" w:rsidR="00A903A5" w:rsidRDefault="00A903A5" w:rsidP="00A903A5">
      <w:pPr>
        <w:pStyle w:val="ListParagraph"/>
        <w:numPr>
          <w:ilvl w:val="0"/>
          <w:numId w:val="13"/>
        </w:numPr>
        <w:rPr>
          <w:b/>
          <w:bCs/>
        </w:rPr>
      </w:pPr>
      <w:r>
        <w:rPr>
          <w:b/>
          <w:bCs/>
        </w:rPr>
        <w:t xml:space="preserve">Die Datei, welche durch den </w:t>
      </w:r>
      <w:r w:rsidR="00456FD9">
        <w:rPr>
          <w:b/>
          <w:bCs/>
        </w:rPr>
        <w:t>Dateip</w:t>
      </w:r>
      <w:r>
        <w:rPr>
          <w:b/>
          <w:bCs/>
        </w:rPr>
        <w:t>fad gegeben ist, existiert nicht</w:t>
      </w:r>
    </w:p>
    <w:p w14:paraId="207DFAA3" w14:textId="75AF6497" w:rsidR="00A903A5" w:rsidRPr="00A903A5" w:rsidRDefault="00A903A5" w:rsidP="00A903A5">
      <w:pPr>
        <w:pStyle w:val="ListParagraph"/>
        <w:rPr>
          <w:b/>
          <w:bCs/>
        </w:rPr>
      </w:pPr>
      <w:r>
        <w:t>→</w:t>
      </w:r>
      <w:r w:rsidR="009F15FA">
        <w:t xml:space="preserve"> falls dies eintritt wird eine </w:t>
      </w:r>
      <w:r w:rsidR="009F15FA" w:rsidRPr="00414BE3">
        <w:rPr>
          <w:i/>
          <w:iCs/>
        </w:rPr>
        <w:t>InvalidPathException</w:t>
      </w:r>
      <w:r w:rsidR="009F15FA">
        <w:t xml:space="preserve"> geworfen, auf welche </w:t>
      </w:r>
      <w:r w:rsidR="00EA2DAC">
        <w:t>beim Testen</w:t>
      </w:r>
      <w:r w:rsidR="009F15FA">
        <w:t xml:space="preserve"> geprüft wird</w:t>
      </w:r>
    </w:p>
    <w:p w14:paraId="5965862B" w14:textId="5507790B" w:rsidR="00A903A5" w:rsidRDefault="008D0E66" w:rsidP="00A20AB1">
      <w:pPr>
        <w:pStyle w:val="ListParagraph"/>
        <w:numPr>
          <w:ilvl w:val="0"/>
          <w:numId w:val="13"/>
        </w:numPr>
        <w:rPr>
          <w:b/>
          <w:bCs/>
        </w:rPr>
      </w:pPr>
      <w:r>
        <w:rPr>
          <w:b/>
          <w:bCs/>
        </w:rPr>
        <w:t xml:space="preserve">Der </w:t>
      </w:r>
      <w:r w:rsidR="00456FD9">
        <w:rPr>
          <w:b/>
          <w:bCs/>
        </w:rPr>
        <w:t>Dateip</w:t>
      </w:r>
      <w:r>
        <w:rPr>
          <w:b/>
          <w:bCs/>
        </w:rPr>
        <w:t>fad ist „null“</w:t>
      </w:r>
    </w:p>
    <w:p w14:paraId="26F35CF4" w14:textId="77777777" w:rsidR="00EA2DAC" w:rsidRPr="00A903A5" w:rsidRDefault="008D0E66" w:rsidP="00EA2DAC">
      <w:pPr>
        <w:pStyle w:val="ListParagraph"/>
        <w:rPr>
          <w:b/>
          <w:bCs/>
        </w:rPr>
      </w:pPr>
      <w:r>
        <w:t>→</w:t>
      </w:r>
      <w:r w:rsidR="009F15FA">
        <w:t xml:space="preserve"> falls dies eintritt wird eine </w:t>
      </w:r>
      <w:r w:rsidR="009F15FA" w:rsidRPr="00414BE3">
        <w:rPr>
          <w:i/>
          <w:iCs/>
        </w:rPr>
        <w:t>NullPointerException</w:t>
      </w:r>
      <w:r w:rsidR="009F15FA">
        <w:t xml:space="preserve"> geworfen</w:t>
      </w:r>
      <w:r w:rsidR="00EA2DAC">
        <w:t>, auf welche beim Testen geprüft wird</w:t>
      </w:r>
    </w:p>
    <w:p w14:paraId="16FF8F80" w14:textId="6141B210" w:rsidR="008D0E66" w:rsidRPr="00AB6A29" w:rsidRDefault="00A910D5" w:rsidP="00EA2DAC">
      <w:pPr>
        <w:pStyle w:val="ListParagraph"/>
        <w:rPr>
          <w:b/>
          <w:bCs/>
        </w:rPr>
      </w:pPr>
      <w:r>
        <w:rPr>
          <w:b/>
          <w:bCs/>
        </w:rPr>
        <w:t>Bei der Konvertierung mit JAXB tritt ein Problem auf</w:t>
      </w:r>
    </w:p>
    <w:p w14:paraId="6530D7AC" w14:textId="2C839EED" w:rsidR="008D0E66" w:rsidRPr="00EA2DAC" w:rsidRDefault="008D0E66" w:rsidP="00EA2DAC">
      <w:pPr>
        <w:pStyle w:val="ListParagraph"/>
        <w:rPr>
          <w:b/>
          <w:bCs/>
        </w:rPr>
      </w:pPr>
      <w:r>
        <w:t>→</w:t>
      </w:r>
      <w:r w:rsidR="00456FD9">
        <w:t xml:space="preserve"> falls dies eintritt wird eine </w:t>
      </w:r>
      <w:r w:rsidR="00456FD9" w:rsidRPr="00414BE3">
        <w:rPr>
          <w:i/>
          <w:iCs/>
        </w:rPr>
        <w:t>JAXBException</w:t>
      </w:r>
      <w:r w:rsidR="00456FD9">
        <w:t xml:space="preserve"> von JAXB geworfen, welche abgefangen wird. Dann wird eine </w:t>
      </w:r>
      <w:r w:rsidR="00456FD9" w:rsidRPr="00414BE3">
        <w:rPr>
          <w:i/>
          <w:iCs/>
        </w:rPr>
        <w:t>IllegalStateException</w:t>
      </w:r>
      <w:r w:rsidR="00456FD9">
        <w:t xml:space="preserve"> geworfen, </w:t>
      </w:r>
      <w:r w:rsidR="00EA2DAC">
        <w:t>auf welche beim Testen geprüft wird</w:t>
      </w:r>
    </w:p>
    <w:p w14:paraId="52644171" w14:textId="33DB872F" w:rsidR="008D0E66" w:rsidRDefault="00A910D5" w:rsidP="008D0E66">
      <w:pPr>
        <w:pStyle w:val="ListParagraph"/>
        <w:numPr>
          <w:ilvl w:val="0"/>
          <w:numId w:val="13"/>
        </w:numPr>
        <w:rPr>
          <w:b/>
          <w:bCs/>
        </w:rPr>
      </w:pPr>
      <w:r>
        <w:rPr>
          <w:b/>
          <w:bCs/>
        </w:rPr>
        <w:t>Die Methode wirft keinen Fehler</w:t>
      </w:r>
    </w:p>
    <w:p w14:paraId="644A63B8" w14:textId="4EBEA7C1" w:rsidR="00A910D5" w:rsidRDefault="00A910D5" w:rsidP="00A910D5">
      <w:pPr>
        <w:pStyle w:val="ListParagraph"/>
      </w:pPr>
      <w:r>
        <w:t>→</w:t>
      </w:r>
      <w:r w:rsidR="00456FD9">
        <w:t xml:space="preserve"> falls dies eintritt wird erwartet, dass keine </w:t>
      </w:r>
      <w:r w:rsidR="00414BE3">
        <w:t>E</w:t>
      </w:r>
      <w:r w:rsidR="00456FD9">
        <w:t>xception geworfen wird</w:t>
      </w:r>
      <w:r w:rsidR="00EA2DAC">
        <w:t xml:space="preserve"> und darauf wird getestet</w:t>
      </w:r>
    </w:p>
    <w:p w14:paraId="08E55432" w14:textId="4DA08976" w:rsidR="00B76FCD" w:rsidRPr="00C0798A" w:rsidRDefault="00B76FCD" w:rsidP="00B76FCD">
      <w:pPr>
        <w:rPr>
          <w:bCs/>
        </w:rPr>
      </w:pPr>
      <w:r>
        <w:rPr>
          <w:bCs/>
        </w:rPr>
        <w:t xml:space="preserve">Es wurden also 3 Tests konstruiert (der erste prüft die ersten beiden Äquivalenzklassen), </w:t>
      </w:r>
      <w:r w:rsidR="00842986">
        <w:rPr>
          <w:bCs/>
        </w:rPr>
        <w:t>wobei jeder jeweils</w:t>
      </w:r>
      <w:r>
        <w:rPr>
          <w:bCs/>
        </w:rPr>
        <w:t xml:space="preserve"> einen bestimmten Zweig durchläuft und entweder eine Exception erwartet </w:t>
      </w:r>
      <w:r w:rsidR="00842986">
        <w:rPr>
          <w:bCs/>
        </w:rPr>
        <w:t xml:space="preserve">oder </w:t>
      </w:r>
      <w:r w:rsidR="002D7B8E">
        <w:rPr>
          <w:bCs/>
        </w:rPr>
        <w:t>nicht.</w:t>
      </w:r>
      <w:r w:rsidR="00F95099">
        <w:rPr>
          <w:bCs/>
        </w:rPr>
        <w:t xml:space="preserve"> </w:t>
      </w:r>
      <w:r w:rsidR="00F95099" w:rsidRPr="00C0798A">
        <w:rPr>
          <w:bCs/>
        </w:rPr>
        <w:t>Damit wurde Zweigabdeckung erreicht.</w:t>
      </w:r>
    </w:p>
    <w:p w14:paraId="07DDD53E" w14:textId="45A99E6B" w:rsidR="00A910D5" w:rsidRPr="00C0798A" w:rsidRDefault="0047024F" w:rsidP="00A910D5">
      <w:pPr>
        <w:pStyle w:val="ListParagraph"/>
        <w:rPr>
          <w:b/>
          <w:bCs/>
        </w:rPr>
      </w:pPr>
      <w:r w:rsidRPr="0047024F">
        <w:rPr>
          <w:b/>
          <w:bCs/>
          <w:noProof/>
          <w:lang w:val="en-GB"/>
        </w:rPr>
        <w:drawing>
          <wp:anchor distT="0" distB="0" distL="114300" distR="114300" simplePos="0" relativeHeight="251658241" behindDoc="0" locked="0" layoutInCell="1" allowOverlap="1" wp14:anchorId="172F499D" wp14:editId="5DAB0763">
            <wp:simplePos x="0" y="0"/>
            <wp:positionH relativeFrom="margin">
              <wp:align>center</wp:align>
            </wp:positionH>
            <wp:positionV relativeFrom="paragraph">
              <wp:posOffset>55181</wp:posOffset>
            </wp:positionV>
            <wp:extent cx="3867150" cy="7943850"/>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67150" cy="7943850"/>
                    </a:xfrm>
                    <a:prstGeom prst="rect">
                      <a:avLst/>
                    </a:prstGeom>
                  </pic:spPr>
                </pic:pic>
              </a:graphicData>
            </a:graphic>
          </wp:anchor>
        </w:drawing>
      </w:r>
    </w:p>
    <w:p w14:paraId="1A5556B5" w14:textId="77777777" w:rsidR="00A20AB1" w:rsidRPr="00C0798A" w:rsidRDefault="00A20AB1" w:rsidP="00ED3DFC"/>
    <w:p w14:paraId="18996328" w14:textId="77777777" w:rsidR="0047024F" w:rsidRDefault="0047024F">
      <w:r>
        <w:br w:type="page"/>
      </w:r>
    </w:p>
    <w:p w14:paraId="1EB59882" w14:textId="57CA2AA1" w:rsidR="0047024F" w:rsidRDefault="00C5765B" w:rsidP="002D0B6C">
      <w:r>
        <w:t>Die zweite Methode importiert die Konfiguration der Einflussfaktoren und überschreibt mit diesen die Einflussfaktoren des derzeitigen Projektes. Hierbei wird überprüft, ob die Datei im angegebenen Pfad existie</w:t>
      </w:r>
      <w:r w:rsidR="00C15973">
        <w:t>rt, das Projekt</w:t>
      </w:r>
      <w:r w:rsidR="007860C6">
        <w:t>,</w:t>
      </w:r>
      <w:r w:rsidR="00C15973">
        <w:t xml:space="preserve"> welches die Konfiguration importiert</w:t>
      </w:r>
      <w:r w:rsidR="007860C6">
        <w:t>,</w:t>
      </w:r>
      <w:r w:rsidR="00C15973">
        <w:t xml:space="preserve"> existiert und dann die Konvertierung mit JAXB versucht.</w:t>
      </w:r>
    </w:p>
    <w:p w14:paraId="7C83301A" w14:textId="72E42167" w:rsidR="0047024F" w:rsidRDefault="0047024F" w:rsidP="0047024F">
      <w:r>
        <w:t>Bei der Ausführung dieser Methode kann es zu 5 Fällen kommen, welche auch die Äquivalenzklassen darstellen:</w:t>
      </w:r>
    </w:p>
    <w:p w14:paraId="4FD95653" w14:textId="77777777" w:rsidR="0047024F" w:rsidRDefault="0047024F" w:rsidP="0047024F">
      <w:pPr>
        <w:pStyle w:val="ListParagraph"/>
        <w:numPr>
          <w:ilvl w:val="0"/>
          <w:numId w:val="13"/>
        </w:numPr>
        <w:rPr>
          <w:b/>
          <w:bCs/>
        </w:rPr>
      </w:pPr>
      <w:r>
        <w:rPr>
          <w:b/>
          <w:bCs/>
        </w:rPr>
        <w:t>Die Datei, welche durch den Dateipfad gegeben ist, existiert nicht</w:t>
      </w:r>
    </w:p>
    <w:p w14:paraId="5FD188E4" w14:textId="77777777" w:rsidR="0047024F" w:rsidRPr="00A903A5" w:rsidRDefault="0047024F" w:rsidP="0047024F">
      <w:pPr>
        <w:pStyle w:val="ListParagraph"/>
        <w:rPr>
          <w:b/>
          <w:bCs/>
        </w:rPr>
      </w:pPr>
      <w:r>
        <w:t>→ falls dies eintritt wird eine InvalidPathException geworfen, auf welche beim Testen geprüft wird</w:t>
      </w:r>
    </w:p>
    <w:p w14:paraId="047D6B66" w14:textId="77777777" w:rsidR="0047024F" w:rsidRDefault="0047024F" w:rsidP="0047024F">
      <w:pPr>
        <w:pStyle w:val="ListParagraph"/>
        <w:numPr>
          <w:ilvl w:val="0"/>
          <w:numId w:val="13"/>
        </w:numPr>
        <w:rPr>
          <w:b/>
          <w:bCs/>
        </w:rPr>
      </w:pPr>
      <w:r>
        <w:rPr>
          <w:b/>
          <w:bCs/>
        </w:rPr>
        <w:t>Der Dateipfad ist „null“</w:t>
      </w:r>
    </w:p>
    <w:p w14:paraId="5A8DCFFD" w14:textId="4E9E2ADF" w:rsidR="0047024F" w:rsidRDefault="0047024F" w:rsidP="0047024F">
      <w:pPr>
        <w:pStyle w:val="ListParagraph"/>
      </w:pPr>
      <w:r>
        <w:t>→ falls dies eintritt wird eine NullPointerException geworfen, auf welche beim Testen geprüft wird</w:t>
      </w:r>
    </w:p>
    <w:p w14:paraId="2E2B4C08" w14:textId="59B063E9" w:rsidR="00A6229F" w:rsidRDefault="00A6229F" w:rsidP="00A6229F">
      <w:pPr>
        <w:pStyle w:val="ListParagraph"/>
        <w:numPr>
          <w:ilvl w:val="0"/>
          <w:numId w:val="13"/>
        </w:numPr>
        <w:rPr>
          <w:b/>
          <w:bCs/>
        </w:rPr>
      </w:pPr>
      <w:r>
        <w:rPr>
          <w:b/>
          <w:bCs/>
        </w:rPr>
        <w:t xml:space="preserve">Das Projekt, welches die Konfiguration der Einflussfaktoren importiert ist </w:t>
      </w:r>
      <w:r w:rsidR="000762F2">
        <w:rPr>
          <w:b/>
          <w:bCs/>
        </w:rPr>
        <w:t>„null“</w:t>
      </w:r>
    </w:p>
    <w:p w14:paraId="5EF5C29A" w14:textId="289B516B" w:rsidR="004655F1" w:rsidRPr="009D0912" w:rsidRDefault="0021726F" w:rsidP="009D0912">
      <w:pPr>
        <w:pStyle w:val="ListParagraph"/>
        <w:rPr>
          <w:b/>
          <w:bCs/>
        </w:rPr>
      </w:pPr>
      <w:r>
        <w:t xml:space="preserve">→ </w:t>
      </w:r>
      <w:r w:rsidR="009D0912">
        <w:t>falls dies eintritt wird eine NullPointerException geworfen, auf welche beim Testen geprüft wird</w:t>
      </w:r>
    </w:p>
    <w:p w14:paraId="7AD76BA4" w14:textId="529FA157" w:rsidR="00A6229F" w:rsidRPr="00A6229F" w:rsidRDefault="00A6229F" w:rsidP="00A6229F">
      <w:pPr>
        <w:pStyle w:val="ListParagraph"/>
        <w:numPr>
          <w:ilvl w:val="0"/>
          <w:numId w:val="13"/>
        </w:numPr>
        <w:rPr>
          <w:b/>
          <w:bCs/>
        </w:rPr>
      </w:pPr>
      <w:r>
        <w:rPr>
          <w:b/>
          <w:bCs/>
        </w:rPr>
        <w:t>Bei der Konvertierung mit JAXB tritt ein Problem auf</w:t>
      </w:r>
    </w:p>
    <w:p w14:paraId="46659F7E" w14:textId="7531A0F9" w:rsidR="0047024F" w:rsidRPr="00EA2DAC" w:rsidRDefault="0047024F" w:rsidP="0047024F">
      <w:pPr>
        <w:pStyle w:val="ListParagraph"/>
        <w:rPr>
          <w:b/>
          <w:bCs/>
        </w:rPr>
      </w:pPr>
      <w:r>
        <w:t xml:space="preserve">→ falls dies eintritt wird eine JAXBException von JAXB geworfen, welche abgefangen wird. Dann wird eine IllegalStateException geworfen, auf welche beim </w:t>
      </w:r>
      <w:r w:rsidR="009D0912">
        <w:t>T</w:t>
      </w:r>
      <w:r>
        <w:t>esten geprüft wird</w:t>
      </w:r>
    </w:p>
    <w:p w14:paraId="43A48608" w14:textId="77777777" w:rsidR="0047024F" w:rsidRDefault="0047024F" w:rsidP="0047024F">
      <w:pPr>
        <w:pStyle w:val="ListParagraph"/>
        <w:numPr>
          <w:ilvl w:val="0"/>
          <w:numId w:val="13"/>
        </w:numPr>
        <w:rPr>
          <w:b/>
          <w:bCs/>
        </w:rPr>
      </w:pPr>
      <w:r>
        <w:rPr>
          <w:b/>
          <w:bCs/>
        </w:rPr>
        <w:t>Die Methode wirft keinen Fehler</w:t>
      </w:r>
    </w:p>
    <w:p w14:paraId="19B6B1E8" w14:textId="77777777" w:rsidR="0047024F" w:rsidRDefault="0047024F" w:rsidP="0047024F">
      <w:pPr>
        <w:pStyle w:val="ListParagraph"/>
      </w:pPr>
      <w:r>
        <w:t>→ falls dies eintritt wird erwartet, dass keine exception geworfen wird und darauf wird getestet</w:t>
      </w:r>
    </w:p>
    <w:p w14:paraId="10D3D252" w14:textId="202471F5" w:rsidR="0047024F" w:rsidRPr="009D0912" w:rsidRDefault="0047024F" w:rsidP="0047024F">
      <w:pPr>
        <w:rPr>
          <w:bCs/>
        </w:rPr>
      </w:pPr>
      <w:r>
        <w:rPr>
          <w:bCs/>
        </w:rPr>
        <w:t xml:space="preserve">Es wurden also </w:t>
      </w:r>
      <w:r w:rsidR="00276A03">
        <w:rPr>
          <w:bCs/>
        </w:rPr>
        <w:t>4</w:t>
      </w:r>
      <w:r>
        <w:rPr>
          <w:bCs/>
        </w:rPr>
        <w:t xml:space="preserve"> Tests konstruiert (der erste prüft die ersten beiden Äquivalenzklassen), </w:t>
      </w:r>
      <w:r w:rsidR="00842986">
        <w:rPr>
          <w:bCs/>
        </w:rPr>
        <w:t>wobei jeder</w:t>
      </w:r>
      <w:r>
        <w:rPr>
          <w:bCs/>
        </w:rPr>
        <w:t xml:space="preserve"> </w:t>
      </w:r>
      <w:r w:rsidR="00842986">
        <w:rPr>
          <w:bCs/>
        </w:rPr>
        <w:t xml:space="preserve">jeweils </w:t>
      </w:r>
      <w:r>
        <w:rPr>
          <w:bCs/>
        </w:rPr>
        <w:t>einen bestimmten Zweig durchläuft und entweder eine Exception erwartet</w:t>
      </w:r>
      <w:r w:rsidR="00842986">
        <w:rPr>
          <w:bCs/>
        </w:rPr>
        <w:t xml:space="preserve"> oder</w:t>
      </w:r>
      <w:r>
        <w:rPr>
          <w:bCs/>
        </w:rPr>
        <w:t xml:space="preserve"> nicht. </w:t>
      </w:r>
      <w:r w:rsidRPr="009D0912">
        <w:rPr>
          <w:bCs/>
        </w:rPr>
        <w:t>Damit wurde Zweigabdeckung erreicht.</w:t>
      </w:r>
    </w:p>
    <w:p w14:paraId="01D2513D" w14:textId="77777777" w:rsidR="0047024F" w:rsidRDefault="0047024F" w:rsidP="002D0B6C"/>
    <w:p w14:paraId="1B4B6F83" w14:textId="77777777" w:rsidR="00242621" w:rsidRDefault="00242621" w:rsidP="0047024F"/>
    <w:p w14:paraId="352028C0" w14:textId="77777777" w:rsidR="00242621" w:rsidRDefault="00242621" w:rsidP="0047024F"/>
    <w:p w14:paraId="7198498D" w14:textId="77777777" w:rsidR="00242621" w:rsidRDefault="00242621" w:rsidP="0047024F"/>
    <w:p w14:paraId="1CBFD6B2" w14:textId="77777777" w:rsidR="00242621" w:rsidRDefault="00242621" w:rsidP="0047024F"/>
    <w:p w14:paraId="3775D126" w14:textId="77777777" w:rsidR="00486FB0" w:rsidRDefault="007852FB" w:rsidP="00486FB0">
      <w:pPr>
        <w:pStyle w:val="Heading1"/>
        <w:spacing w:line="360" w:lineRule="auto"/>
        <w:jc w:val="both"/>
      </w:pPr>
      <w:bookmarkStart w:id="73" w:name="_Toc43292571"/>
      <w:r w:rsidRPr="007852FB">
        <w:rPr>
          <w:noProof/>
        </w:rPr>
        <w:drawing>
          <wp:anchor distT="0" distB="0" distL="114300" distR="114300" simplePos="0" relativeHeight="251658242" behindDoc="0" locked="0" layoutInCell="1" allowOverlap="1" wp14:anchorId="072AED3D" wp14:editId="637AB570">
            <wp:simplePos x="0" y="0"/>
            <wp:positionH relativeFrom="margin">
              <wp:align>center</wp:align>
            </wp:positionH>
            <wp:positionV relativeFrom="paragraph">
              <wp:posOffset>109417</wp:posOffset>
            </wp:positionV>
            <wp:extent cx="4438650" cy="7943850"/>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38650" cy="7943850"/>
                    </a:xfrm>
                    <a:prstGeom prst="rect">
                      <a:avLst/>
                    </a:prstGeom>
                  </pic:spPr>
                </pic:pic>
              </a:graphicData>
            </a:graphic>
          </wp:anchor>
        </w:drawing>
      </w:r>
      <w:bookmarkEnd w:id="73"/>
      <w:r w:rsidR="00242621">
        <w:br w:type="page"/>
      </w:r>
    </w:p>
    <w:p w14:paraId="6BA38CB3" w14:textId="3DE574E6" w:rsidR="00225B05" w:rsidRPr="00486FB0" w:rsidRDefault="00225B05" w:rsidP="00486FB0">
      <w:pPr>
        <w:pStyle w:val="Heading1"/>
        <w:numPr>
          <w:ilvl w:val="2"/>
          <w:numId w:val="5"/>
        </w:numPr>
        <w:spacing w:line="360" w:lineRule="auto"/>
        <w:jc w:val="both"/>
        <w:rPr>
          <w:rFonts w:ascii="Arial" w:hAnsi="Arial" w:cs="Arial"/>
          <w:color w:val="auto"/>
          <w:sz w:val="28"/>
          <w:szCs w:val="22"/>
        </w:rPr>
      </w:pPr>
      <w:bookmarkStart w:id="74" w:name="_Toc43292572"/>
      <w:r w:rsidRPr="00486FB0">
        <w:rPr>
          <w:rFonts w:ascii="Arial" w:hAnsi="Arial" w:cs="Arial"/>
          <w:color w:val="auto"/>
          <w:sz w:val="28"/>
          <w:szCs w:val="22"/>
        </w:rPr>
        <w:t>Export</w:t>
      </w:r>
      <w:bookmarkEnd w:id="74"/>
    </w:p>
    <w:p w14:paraId="6657B9F8" w14:textId="4448BE4D" w:rsidR="00225B05" w:rsidRDefault="00225B05" w:rsidP="00225B05">
      <w:r>
        <w:t>In M_</w:t>
      </w:r>
      <w:r w:rsidR="00F5081D">
        <w:t>EXPOR</w:t>
      </w:r>
      <w:r>
        <w:t xml:space="preserve">T gibt es die beiden </w:t>
      </w:r>
      <w:r w:rsidR="00CD77F8">
        <w:t xml:space="preserve">überladenden </w:t>
      </w:r>
      <w:r>
        <w:t xml:space="preserve">Methoden </w:t>
      </w:r>
      <w:r w:rsidR="00E4272F">
        <w:t>expor</w:t>
      </w:r>
      <w:r w:rsidR="00554D6F">
        <w:t>t.</w:t>
      </w:r>
    </w:p>
    <w:p w14:paraId="4E864E23" w14:textId="41247919" w:rsidR="00225B05" w:rsidRDefault="00225B05" w:rsidP="00225B05">
      <w:r>
        <w:t xml:space="preserve">Die Erste </w:t>
      </w:r>
      <w:r w:rsidR="007D0F0C">
        <w:t>exportiert</w:t>
      </w:r>
      <w:r>
        <w:t xml:space="preserve"> ein ganzes Projekt. Hierbei wird überprüft, ob </w:t>
      </w:r>
      <w:r w:rsidR="001E645D">
        <w:t xml:space="preserve">der </w:t>
      </w:r>
      <w:r>
        <w:t xml:space="preserve">angegebene Pfad </w:t>
      </w:r>
      <w:r w:rsidR="001E645D">
        <w:t>null oder leer ist oder nur aus Leerzeichen besteht. Außerdem wird überprüft, ob das zu exportierende Projekt null ist</w:t>
      </w:r>
      <w:r>
        <w:t xml:space="preserve"> und die Konvertierung mit JAXB versucht.</w:t>
      </w:r>
    </w:p>
    <w:p w14:paraId="117075E6" w14:textId="0DE126AA" w:rsidR="00225B05" w:rsidRDefault="00225B05" w:rsidP="00225B05">
      <w:r>
        <w:t xml:space="preserve">Bei der Ausführung dieser Methode kann es zu </w:t>
      </w:r>
      <w:r w:rsidR="009B2E95">
        <w:t>4</w:t>
      </w:r>
      <w:r>
        <w:t xml:space="preserve"> Fällen kommen, welche auch die Äquivalenzklassen darstellen:</w:t>
      </w:r>
    </w:p>
    <w:p w14:paraId="2267C296" w14:textId="43504FC0" w:rsidR="00225B05" w:rsidRDefault="00225B05" w:rsidP="00225B05">
      <w:pPr>
        <w:pStyle w:val="ListParagraph"/>
        <w:numPr>
          <w:ilvl w:val="0"/>
          <w:numId w:val="13"/>
        </w:numPr>
        <w:rPr>
          <w:b/>
          <w:bCs/>
        </w:rPr>
      </w:pPr>
      <w:r>
        <w:rPr>
          <w:b/>
          <w:bCs/>
        </w:rPr>
        <w:t>D</w:t>
      </w:r>
      <w:r w:rsidR="00DF7CEE">
        <w:rPr>
          <w:b/>
          <w:bCs/>
        </w:rPr>
        <w:t>er Dateipfad ist leer oder besteht nur aus Leerzeichen</w:t>
      </w:r>
    </w:p>
    <w:p w14:paraId="01A0B9A8" w14:textId="77777777" w:rsidR="00225B05" w:rsidRPr="00A903A5" w:rsidRDefault="00225B05" w:rsidP="00225B05">
      <w:pPr>
        <w:pStyle w:val="ListParagraph"/>
        <w:rPr>
          <w:b/>
          <w:bCs/>
        </w:rPr>
      </w:pPr>
      <w:r>
        <w:t>→ falls dies eintritt wird eine InvalidPathException geworfen, auf welche beim Testen geprüft wird</w:t>
      </w:r>
    </w:p>
    <w:p w14:paraId="0DFF0840" w14:textId="77777777" w:rsidR="00225B05" w:rsidRDefault="00225B05" w:rsidP="00225B05">
      <w:pPr>
        <w:pStyle w:val="ListParagraph"/>
        <w:numPr>
          <w:ilvl w:val="0"/>
          <w:numId w:val="13"/>
        </w:numPr>
        <w:rPr>
          <w:b/>
          <w:bCs/>
        </w:rPr>
      </w:pPr>
      <w:r>
        <w:rPr>
          <w:b/>
          <w:bCs/>
        </w:rPr>
        <w:t>Der Dateipfad ist „null“</w:t>
      </w:r>
    </w:p>
    <w:p w14:paraId="0BEC24CB" w14:textId="376426AB" w:rsidR="00225B05" w:rsidRDefault="00225B05" w:rsidP="00225B05">
      <w:pPr>
        <w:pStyle w:val="ListParagraph"/>
      </w:pPr>
      <w:r>
        <w:t>→ falls dies eintritt wird eine NullPointerException geworfen, auf welche beim Testen geprüft wird</w:t>
      </w:r>
    </w:p>
    <w:p w14:paraId="767272CB" w14:textId="410EBAA2" w:rsidR="003F373B" w:rsidRDefault="003F373B" w:rsidP="003F373B">
      <w:pPr>
        <w:pStyle w:val="ListParagraph"/>
        <w:numPr>
          <w:ilvl w:val="0"/>
          <w:numId w:val="13"/>
        </w:numPr>
        <w:rPr>
          <w:b/>
          <w:bCs/>
        </w:rPr>
      </w:pPr>
      <w:r>
        <w:rPr>
          <w:b/>
          <w:bCs/>
        </w:rPr>
        <w:t>Da</w:t>
      </w:r>
      <w:r w:rsidR="00361A39">
        <w:rPr>
          <w:b/>
          <w:bCs/>
        </w:rPr>
        <w:t>s</w:t>
      </w:r>
      <w:r>
        <w:rPr>
          <w:b/>
          <w:bCs/>
        </w:rPr>
        <w:t xml:space="preserve"> zu exportierende Projekt ist „null“</w:t>
      </w:r>
    </w:p>
    <w:p w14:paraId="182C4C29" w14:textId="69DA1DB8" w:rsidR="003F373B" w:rsidRPr="003F373B" w:rsidRDefault="003F373B" w:rsidP="003F373B">
      <w:pPr>
        <w:pStyle w:val="ListParagraph"/>
        <w:rPr>
          <w:b/>
          <w:bCs/>
        </w:rPr>
      </w:pPr>
      <w:r>
        <w:t>→ falls dies eintritt wird eine NullPointerException geworfen, auf welche beim Testen geprüft wird</w:t>
      </w:r>
    </w:p>
    <w:p w14:paraId="5A7FC1D9" w14:textId="77777777" w:rsidR="00225B05" w:rsidRDefault="00225B05" w:rsidP="00225B05">
      <w:pPr>
        <w:pStyle w:val="ListParagraph"/>
        <w:numPr>
          <w:ilvl w:val="0"/>
          <w:numId w:val="13"/>
        </w:numPr>
        <w:rPr>
          <w:b/>
          <w:bCs/>
        </w:rPr>
      </w:pPr>
      <w:r>
        <w:rPr>
          <w:b/>
          <w:bCs/>
        </w:rPr>
        <w:t>Die Methode wirft keinen Fehler</w:t>
      </w:r>
    </w:p>
    <w:p w14:paraId="723C7AEB" w14:textId="77777777" w:rsidR="00225B05" w:rsidRDefault="00225B05" w:rsidP="00225B05">
      <w:pPr>
        <w:pStyle w:val="ListParagraph"/>
      </w:pPr>
      <w:r>
        <w:t>→ falls dies eintritt wird erwartet, dass keine exception geworfen wird und darauf wird getestet</w:t>
      </w:r>
    </w:p>
    <w:p w14:paraId="61D8D68B" w14:textId="77777777" w:rsidR="005B1330" w:rsidRDefault="00225B05" w:rsidP="00225B05">
      <w:pPr>
        <w:rPr>
          <w:bCs/>
        </w:rPr>
      </w:pPr>
      <w:r>
        <w:rPr>
          <w:bCs/>
        </w:rPr>
        <w:t>Es wurden also 3 Tests konstruiert (</w:t>
      </w:r>
      <w:r w:rsidR="002236E2">
        <w:rPr>
          <w:bCs/>
        </w:rPr>
        <w:t>ein Test</w:t>
      </w:r>
      <w:r>
        <w:rPr>
          <w:bCs/>
        </w:rPr>
        <w:t xml:space="preserve"> prüft die ersten beiden Äquivalenzklassen), wobei jeder jeweils einen bestimmten Zweig durchläuft und entweder eine Exception erwartet oder nicht.</w:t>
      </w:r>
    </w:p>
    <w:p w14:paraId="0E0B200C" w14:textId="7EF9949D" w:rsidR="005B1330" w:rsidRDefault="005B1330" w:rsidP="00225B05">
      <w:pPr>
        <w:rPr>
          <w:bCs/>
        </w:rPr>
      </w:pPr>
      <w:r>
        <w:rPr>
          <w:bCs/>
        </w:rPr>
        <w:t>Auf eine JAXBExeption kann hier nicht getestet werden, da</w:t>
      </w:r>
      <w:r w:rsidR="004A0DE6">
        <w:rPr>
          <w:bCs/>
        </w:rPr>
        <w:t xml:space="preserve"> eine JAXBException bei der Konvertierung von Objekt nach XML nur in zwei Fällen geworfen wird:</w:t>
      </w:r>
    </w:p>
    <w:p w14:paraId="47C74970" w14:textId="62529DC0" w:rsidR="004A0DE6" w:rsidRDefault="004A0DE6" w:rsidP="004A0DE6">
      <w:pPr>
        <w:pStyle w:val="ListParagraph"/>
        <w:numPr>
          <w:ilvl w:val="0"/>
          <w:numId w:val="19"/>
        </w:numPr>
        <w:rPr>
          <w:bCs/>
        </w:rPr>
      </w:pPr>
      <w:r>
        <w:rPr>
          <w:bCs/>
        </w:rPr>
        <w:t xml:space="preserve">Ein Invalides Objekt soll konvertiert werden </w:t>
      </w:r>
      <w:r w:rsidRPr="004A0DE6">
        <w:rPr>
          <w:rFonts w:ascii="Wingdings" w:eastAsia="Wingdings" w:hAnsi="Wingdings" w:cs="Wingdings"/>
        </w:rPr>
        <w:sym w:font="Wingdings" w:char="F0E0"/>
      </w:r>
      <w:r>
        <w:rPr>
          <w:bCs/>
        </w:rPr>
        <w:t xml:space="preserve"> dies ist nicht möglich, da hierfür eine falsche Klasse an die export </w:t>
      </w:r>
      <w:r w:rsidR="005165F5">
        <w:rPr>
          <w:bCs/>
        </w:rPr>
        <w:t>Methode</w:t>
      </w:r>
      <w:r>
        <w:rPr>
          <w:bCs/>
        </w:rPr>
        <w:t xml:space="preserve"> übergeben werden müsste</w:t>
      </w:r>
    </w:p>
    <w:p w14:paraId="167ABFD2" w14:textId="009CE673" w:rsidR="005165F5" w:rsidRPr="004A0DE6" w:rsidRDefault="00CA690C" w:rsidP="004A0DE6">
      <w:pPr>
        <w:pStyle w:val="ListParagraph"/>
        <w:numPr>
          <w:ilvl w:val="0"/>
          <w:numId w:val="19"/>
        </w:numPr>
        <w:rPr>
          <w:bCs/>
        </w:rPr>
      </w:pPr>
      <w:r>
        <w:rPr>
          <w:bCs/>
        </w:rPr>
        <w:t>Wenn der Output der Konvertierung an einen geschlossenen Outputstream übergeben wird</w:t>
      </w:r>
      <w:r w:rsidR="001C1F76">
        <w:rPr>
          <w:bCs/>
        </w:rPr>
        <w:t xml:space="preserve"> </w:t>
      </w:r>
      <w:r w:rsidR="001C1F76" w:rsidRPr="001C1F76">
        <w:rPr>
          <w:rFonts w:ascii="Wingdings" w:eastAsia="Wingdings" w:hAnsi="Wingdings" w:cs="Wingdings"/>
        </w:rPr>
        <w:sym w:font="Wingdings" w:char="F0E0"/>
      </w:r>
      <w:r w:rsidR="001C1F76">
        <w:rPr>
          <w:bCs/>
        </w:rPr>
        <w:t xml:space="preserve"> ebenfalls nicht möglich, da die Method</w:t>
      </w:r>
      <w:r w:rsidR="000A0070">
        <w:rPr>
          <w:bCs/>
        </w:rPr>
        <w:t>e</w:t>
      </w:r>
      <w:r w:rsidR="001C1F76">
        <w:rPr>
          <w:bCs/>
        </w:rPr>
        <w:t xml:space="preserve"> keinen Output hat</w:t>
      </w:r>
    </w:p>
    <w:p w14:paraId="15448874" w14:textId="05336E2F" w:rsidR="00225B05" w:rsidRPr="002236E2" w:rsidRDefault="00225B05" w:rsidP="00225B05">
      <w:pPr>
        <w:rPr>
          <w:bCs/>
        </w:rPr>
      </w:pPr>
      <w:r w:rsidRPr="002236E2">
        <w:rPr>
          <w:bCs/>
        </w:rPr>
        <w:t xml:space="preserve">Damit </w:t>
      </w:r>
      <w:r w:rsidR="005B1330">
        <w:rPr>
          <w:bCs/>
        </w:rPr>
        <w:t xml:space="preserve">kann hier keine vollständige </w:t>
      </w:r>
      <w:r w:rsidRPr="002236E2">
        <w:rPr>
          <w:bCs/>
        </w:rPr>
        <w:t>Zweigabdeckung erreicht</w:t>
      </w:r>
      <w:r w:rsidR="00DB427E">
        <w:rPr>
          <w:bCs/>
        </w:rPr>
        <w:t xml:space="preserve"> werden.</w:t>
      </w:r>
    </w:p>
    <w:p w14:paraId="76865495" w14:textId="77777777" w:rsidR="00225B05" w:rsidRDefault="00225B05" w:rsidP="0047024F"/>
    <w:p w14:paraId="6D135A8C" w14:textId="44D57776" w:rsidR="00F2525C" w:rsidRDefault="001B11BF" w:rsidP="00F2525C">
      <w:r w:rsidRPr="001B11BF">
        <w:rPr>
          <w:noProof/>
        </w:rPr>
        <w:drawing>
          <wp:anchor distT="0" distB="0" distL="114300" distR="114300" simplePos="0" relativeHeight="251658244" behindDoc="0" locked="0" layoutInCell="1" allowOverlap="1" wp14:anchorId="0E06CA34" wp14:editId="0EB48201">
            <wp:simplePos x="0" y="0"/>
            <wp:positionH relativeFrom="margin">
              <wp:align>center</wp:align>
            </wp:positionH>
            <wp:positionV relativeFrom="paragraph">
              <wp:posOffset>97543</wp:posOffset>
            </wp:positionV>
            <wp:extent cx="4724400" cy="6257925"/>
            <wp:effectExtent l="0" t="0" r="0" b="952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724400" cy="6257925"/>
                    </a:xfrm>
                    <a:prstGeom prst="rect">
                      <a:avLst/>
                    </a:prstGeom>
                  </pic:spPr>
                </pic:pic>
              </a:graphicData>
            </a:graphic>
          </wp:anchor>
        </w:drawing>
      </w:r>
      <w:r w:rsidR="00225B05">
        <w:br w:type="page"/>
      </w:r>
      <w:r w:rsidR="00F2525C">
        <w:t xml:space="preserve">Die </w:t>
      </w:r>
      <w:r w:rsidR="00596D25">
        <w:t>zweite Methode</w:t>
      </w:r>
      <w:r w:rsidR="00F2525C">
        <w:t xml:space="preserve"> exportiert ein </w:t>
      </w:r>
      <w:r w:rsidR="00333F33">
        <w:t>die Konfiguration der Einflussfaktoren eines P</w:t>
      </w:r>
      <w:r w:rsidR="00F2525C">
        <w:t>rojekt</w:t>
      </w:r>
      <w:r w:rsidR="0023026F">
        <w:t>es</w:t>
      </w:r>
      <w:r w:rsidR="00F2525C">
        <w:t>. Hierbei wird überprüft, ob der angegebene Pfad null oder leer ist oder nur aus Leerzeichen besteht. Außerdem wird überprüft, ob d</w:t>
      </w:r>
      <w:r w:rsidR="00430E82">
        <w:t>as Objekt der</w:t>
      </w:r>
      <w:r w:rsidR="00F2525C">
        <w:t xml:space="preserve"> zu exportierende</w:t>
      </w:r>
      <w:r w:rsidR="00430E82">
        <w:t>n Einflussfaktoren</w:t>
      </w:r>
      <w:r w:rsidR="00F2525C">
        <w:t xml:space="preserve"> null ist und die Konvertierung mit JAXB versucht.</w:t>
      </w:r>
    </w:p>
    <w:p w14:paraId="1A859A08" w14:textId="77777777" w:rsidR="00F2525C" w:rsidRDefault="00F2525C" w:rsidP="00F2525C">
      <w:r>
        <w:t>Bei der Ausführung dieser Methode kann es zu 4 Fällen kommen, welche auch die Äquivalenzklassen darstellen:</w:t>
      </w:r>
    </w:p>
    <w:p w14:paraId="1272F169" w14:textId="77777777" w:rsidR="00F2525C" w:rsidRDefault="00F2525C" w:rsidP="00F2525C">
      <w:pPr>
        <w:pStyle w:val="ListParagraph"/>
        <w:numPr>
          <w:ilvl w:val="0"/>
          <w:numId w:val="13"/>
        </w:numPr>
        <w:rPr>
          <w:b/>
          <w:bCs/>
        </w:rPr>
      </w:pPr>
      <w:r>
        <w:rPr>
          <w:b/>
          <w:bCs/>
        </w:rPr>
        <w:t>Der Dateipfad ist leer oder besteht nur aus Leerzeichen</w:t>
      </w:r>
    </w:p>
    <w:p w14:paraId="5EA40E14" w14:textId="77777777" w:rsidR="00F2525C" w:rsidRPr="00A903A5" w:rsidRDefault="00F2525C" w:rsidP="00F2525C">
      <w:pPr>
        <w:pStyle w:val="ListParagraph"/>
        <w:rPr>
          <w:b/>
          <w:bCs/>
        </w:rPr>
      </w:pPr>
      <w:r>
        <w:t>→ falls dies eintritt wird eine InvalidPathException geworfen, auf welche beim Testen geprüft wird</w:t>
      </w:r>
    </w:p>
    <w:p w14:paraId="56BCF34D" w14:textId="77777777" w:rsidR="00F2525C" w:rsidRDefault="00F2525C" w:rsidP="00F2525C">
      <w:pPr>
        <w:pStyle w:val="ListParagraph"/>
        <w:numPr>
          <w:ilvl w:val="0"/>
          <w:numId w:val="13"/>
        </w:numPr>
        <w:rPr>
          <w:b/>
          <w:bCs/>
        </w:rPr>
      </w:pPr>
      <w:r>
        <w:rPr>
          <w:b/>
          <w:bCs/>
        </w:rPr>
        <w:t>Der Dateipfad ist „null“</w:t>
      </w:r>
    </w:p>
    <w:p w14:paraId="29CEA93D" w14:textId="77777777" w:rsidR="00F2525C" w:rsidRDefault="00F2525C" w:rsidP="00F2525C">
      <w:pPr>
        <w:pStyle w:val="ListParagraph"/>
      </w:pPr>
      <w:r>
        <w:t>→ falls dies eintritt wird eine NullPointerException geworfen, auf welche beim Testen geprüft wird</w:t>
      </w:r>
    </w:p>
    <w:p w14:paraId="783F61F2" w14:textId="62B3C699" w:rsidR="00F2525C" w:rsidRDefault="00F2525C" w:rsidP="00F2525C">
      <w:pPr>
        <w:pStyle w:val="ListParagraph"/>
        <w:numPr>
          <w:ilvl w:val="0"/>
          <w:numId w:val="13"/>
        </w:numPr>
        <w:rPr>
          <w:b/>
          <w:bCs/>
        </w:rPr>
      </w:pPr>
      <w:r>
        <w:rPr>
          <w:b/>
          <w:bCs/>
        </w:rPr>
        <w:t xml:space="preserve">Das zu exportierende </w:t>
      </w:r>
      <w:r w:rsidR="002F25F0">
        <w:rPr>
          <w:b/>
          <w:bCs/>
        </w:rPr>
        <w:t>Objekt der Einflussfaktoren</w:t>
      </w:r>
      <w:r>
        <w:rPr>
          <w:b/>
          <w:bCs/>
        </w:rPr>
        <w:t xml:space="preserve"> ist „null“</w:t>
      </w:r>
    </w:p>
    <w:p w14:paraId="329D8A7C" w14:textId="77777777" w:rsidR="00F2525C" w:rsidRPr="003F373B" w:rsidRDefault="00F2525C" w:rsidP="00F2525C">
      <w:pPr>
        <w:pStyle w:val="ListParagraph"/>
        <w:rPr>
          <w:b/>
          <w:bCs/>
        </w:rPr>
      </w:pPr>
      <w:r>
        <w:t>→ falls dies eintritt wird eine NullPointerException geworfen, auf welche beim Testen geprüft wird</w:t>
      </w:r>
    </w:p>
    <w:p w14:paraId="60D67D67" w14:textId="77777777" w:rsidR="00F2525C" w:rsidRDefault="00F2525C" w:rsidP="00F2525C">
      <w:pPr>
        <w:pStyle w:val="ListParagraph"/>
        <w:numPr>
          <w:ilvl w:val="0"/>
          <w:numId w:val="13"/>
        </w:numPr>
        <w:rPr>
          <w:b/>
          <w:bCs/>
        </w:rPr>
      </w:pPr>
      <w:r>
        <w:rPr>
          <w:b/>
          <w:bCs/>
        </w:rPr>
        <w:t>Die Methode wirft keinen Fehler</w:t>
      </w:r>
    </w:p>
    <w:p w14:paraId="1F95C7C4" w14:textId="77777777" w:rsidR="00F2525C" w:rsidRDefault="00F2525C" w:rsidP="00F2525C">
      <w:pPr>
        <w:pStyle w:val="ListParagraph"/>
      </w:pPr>
      <w:r>
        <w:t>→ falls dies eintritt wird erwartet, dass keine exception geworfen wird und darauf wird getestet</w:t>
      </w:r>
    </w:p>
    <w:p w14:paraId="501D5A88" w14:textId="77777777" w:rsidR="00F2525C" w:rsidRDefault="00F2525C" w:rsidP="00F2525C">
      <w:pPr>
        <w:rPr>
          <w:bCs/>
        </w:rPr>
      </w:pPr>
      <w:r>
        <w:rPr>
          <w:bCs/>
        </w:rPr>
        <w:t>Es wurden also 3 Tests konstruiert (ein Test prüft die ersten beiden Äquivalenzklassen), wobei jeder jeweils einen bestimmten Zweig durchläuft und entweder eine Exception erwartet oder nicht.</w:t>
      </w:r>
    </w:p>
    <w:p w14:paraId="1126F351" w14:textId="77777777" w:rsidR="00F2525C" w:rsidRDefault="00F2525C" w:rsidP="00F2525C">
      <w:pPr>
        <w:rPr>
          <w:bCs/>
        </w:rPr>
      </w:pPr>
      <w:r>
        <w:rPr>
          <w:bCs/>
        </w:rPr>
        <w:t>Auf eine JAXBExeption kann hier nicht getestet werden, da eine JAXBException bei der Konvertierung von Objekt nach XML nur in zwei Fällen geworfen wird:</w:t>
      </w:r>
    </w:p>
    <w:p w14:paraId="1E513116" w14:textId="77777777" w:rsidR="00F2525C" w:rsidRDefault="00F2525C" w:rsidP="00F2525C">
      <w:pPr>
        <w:pStyle w:val="ListParagraph"/>
        <w:numPr>
          <w:ilvl w:val="0"/>
          <w:numId w:val="19"/>
        </w:numPr>
        <w:rPr>
          <w:bCs/>
        </w:rPr>
      </w:pPr>
      <w:r>
        <w:rPr>
          <w:bCs/>
        </w:rPr>
        <w:t xml:space="preserve">Ein Invalides Objekt soll konvertiert werden </w:t>
      </w:r>
      <w:r w:rsidRPr="004A0DE6">
        <w:rPr>
          <w:rFonts w:ascii="Wingdings" w:eastAsia="Wingdings" w:hAnsi="Wingdings" w:cs="Wingdings"/>
        </w:rPr>
        <w:sym w:font="Wingdings" w:char="F0E0"/>
      </w:r>
      <w:r>
        <w:rPr>
          <w:bCs/>
        </w:rPr>
        <w:t xml:space="preserve"> dies ist nicht möglich, da hierfür eine falsche Klasse an die export Methode übergeben werden müsste</w:t>
      </w:r>
    </w:p>
    <w:p w14:paraId="2BD4D77C" w14:textId="36250566" w:rsidR="00F2525C" w:rsidRPr="004A0DE6" w:rsidRDefault="00F2525C" w:rsidP="00F2525C">
      <w:pPr>
        <w:pStyle w:val="ListParagraph"/>
        <w:numPr>
          <w:ilvl w:val="0"/>
          <w:numId w:val="19"/>
        </w:numPr>
        <w:rPr>
          <w:bCs/>
        </w:rPr>
      </w:pPr>
      <w:r>
        <w:rPr>
          <w:bCs/>
        </w:rPr>
        <w:t xml:space="preserve">Wenn der Output der Konvertierung an einen geschlossenen Outputstream übergeben wird </w:t>
      </w:r>
      <w:r w:rsidRPr="001C1F76">
        <w:rPr>
          <w:rFonts w:ascii="Wingdings" w:eastAsia="Wingdings" w:hAnsi="Wingdings" w:cs="Wingdings"/>
        </w:rPr>
        <w:sym w:font="Wingdings" w:char="F0E0"/>
      </w:r>
      <w:r>
        <w:rPr>
          <w:bCs/>
        </w:rPr>
        <w:t xml:space="preserve"> ebenfalls nicht möglich, da die Method</w:t>
      </w:r>
      <w:r w:rsidR="009468D3">
        <w:rPr>
          <w:bCs/>
        </w:rPr>
        <w:t>e</w:t>
      </w:r>
      <w:r>
        <w:rPr>
          <w:bCs/>
        </w:rPr>
        <w:t xml:space="preserve"> keinen Output hat</w:t>
      </w:r>
    </w:p>
    <w:p w14:paraId="1F5B7642" w14:textId="77777777" w:rsidR="00F2525C" w:rsidRPr="002236E2" w:rsidRDefault="00F2525C" w:rsidP="00F2525C">
      <w:pPr>
        <w:rPr>
          <w:bCs/>
        </w:rPr>
      </w:pPr>
      <w:r w:rsidRPr="002236E2">
        <w:rPr>
          <w:bCs/>
        </w:rPr>
        <w:t xml:space="preserve">Damit </w:t>
      </w:r>
      <w:r>
        <w:rPr>
          <w:bCs/>
        </w:rPr>
        <w:t xml:space="preserve">kann hier keine vollständige </w:t>
      </w:r>
      <w:r w:rsidRPr="002236E2">
        <w:rPr>
          <w:bCs/>
        </w:rPr>
        <w:t>Zweigabdeckung erreicht</w:t>
      </w:r>
      <w:r>
        <w:rPr>
          <w:bCs/>
        </w:rPr>
        <w:t xml:space="preserve"> werden.</w:t>
      </w:r>
    </w:p>
    <w:p w14:paraId="7BA88A20" w14:textId="370DAD84" w:rsidR="00B94DFB" w:rsidRDefault="004774C6" w:rsidP="0047024F">
      <w:r w:rsidRPr="004774C6">
        <w:rPr>
          <w:noProof/>
        </w:rPr>
        <w:drawing>
          <wp:anchor distT="0" distB="0" distL="114300" distR="114300" simplePos="0" relativeHeight="251658245" behindDoc="0" locked="0" layoutInCell="1" allowOverlap="1" wp14:anchorId="22C6703B" wp14:editId="1005B15F">
            <wp:simplePos x="0" y="0"/>
            <wp:positionH relativeFrom="margin">
              <wp:align>center</wp:align>
            </wp:positionH>
            <wp:positionV relativeFrom="paragraph">
              <wp:posOffset>2540</wp:posOffset>
            </wp:positionV>
            <wp:extent cx="4867275" cy="7153275"/>
            <wp:effectExtent l="0" t="0" r="9525" b="952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67275" cy="7153275"/>
                    </a:xfrm>
                    <a:prstGeom prst="rect">
                      <a:avLst/>
                    </a:prstGeom>
                  </pic:spPr>
                </pic:pic>
              </a:graphicData>
            </a:graphic>
          </wp:anchor>
        </w:drawing>
      </w:r>
    </w:p>
    <w:p w14:paraId="7F553BDA" w14:textId="321F2463" w:rsidR="00225B05" w:rsidRDefault="00B94DFB" w:rsidP="0047024F">
      <w:r>
        <w:br w:type="page"/>
      </w:r>
    </w:p>
    <w:p w14:paraId="60A1AE9A" w14:textId="12328429" w:rsidR="00E27202" w:rsidRDefault="00E27202" w:rsidP="00E27202">
      <w:pPr>
        <w:pStyle w:val="Heading1"/>
        <w:numPr>
          <w:ilvl w:val="1"/>
          <w:numId w:val="5"/>
        </w:numPr>
        <w:spacing w:line="360" w:lineRule="auto"/>
        <w:jc w:val="both"/>
        <w:rPr>
          <w:rFonts w:ascii="Arial" w:hAnsi="Arial" w:cs="Arial"/>
          <w:color w:val="auto"/>
          <w:sz w:val="32"/>
          <w:szCs w:val="24"/>
        </w:rPr>
      </w:pPr>
      <w:bookmarkStart w:id="75" w:name="_Ref43217952"/>
      <w:bookmarkStart w:id="76" w:name="_Toc43292573"/>
      <w:r w:rsidRPr="00E27202">
        <w:rPr>
          <w:rFonts w:ascii="Arial" w:hAnsi="Arial" w:cs="Arial"/>
          <w:color w:val="auto"/>
          <w:sz w:val="32"/>
          <w:szCs w:val="24"/>
        </w:rPr>
        <w:t>Selbstoptimierung</w:t>
      </w:r>
      <w:bookmarkEnd w:id="75"/>
      <w:bookmarkEnd w:id="76"/>
    </w:p>
    <w:p w14:paraId="314D1790" w14:textId="5B09F76D" w:rsidR="00EB3A25" w:rsidRDefault="00997643" w:rsidP="00997643">
      <w:r>
        <w:t xml:space="preserve">Nachdem die Selbstoptimierung </w:t>
      </w:r>
      <w:r w:rsidR="00AA62B3">
        <w:t xml:space="preserve">in der Klasse M_FUNCTIONPOINTESTIMATION </w:t>
      </w:r>
      <w:r>
        <w:t>einen bedeutenden Einfluss auf das Gelingen zukünftiger Projekte hat, muss der Nutzer sich auf sie verlassen können, sodass auch hier Test</w:t>
      </w:r>
      <w:r w:rsidR="00EA0BB1">
        <w:t>s</w:t>
      </w:r>
      <w:r>
        <w:t xml:space="preserve"> mit Zweigüberdeckung konstruiert wurde</w:t>
      </w:r>
      <w:r w:rsidR="00EA0BB1">
        <w:t>n</w:t>
      </w:r>
      <w:r>
        <w:t>.</w:t>
      </w:r>
      <w:r w:rsidR="00D04CBF">
        <w:t xml:space="preserve"> </w:t>
      </w:r>
      <w:r w:rsidR="002F3E70">
        <w:t>Ausgehend von de</w:t>
      </w:r>
      <w:r w:rsidR="00183FBE">
        <w:t xml:space="preserve">r nach Jones berechneten Abschätzung des Aufwands wird, durch Anwenden der </w:t>
      </w:r>
      <w:r w:rsidR="00183FBE" w:rsidRPr="004A3694">
        <w:rPr>
          <w:i/>
          <w:iCs/>
        </w:rPr>
        <w:t>Math</w:t>
      </w:r>
      <w:r w:rsidR="00D8293E" w:rsidRPr="004A3694">
        <w:rPr>
          <w:i/>
          <w:iCs/>
        </w:rPr>
        <w:t>.log()</w:t>
      </w:r>
      <w:r w:rsidR="00780F75">
        <w:t>-</w:t>
      </w:r>
      <w:r w:rsidR="00D8293E">
        <w:t>Funktion</w:t>
      </w:r>
      <w:r w:rsidR="00AA62B3">
        <w:t xml:space="preserve">, in der </w:t>
      </w:r>
      <w:r w:rsidR="00AA62B3" w:rsidRPr="00AA62B3">
        <w:rPr>
          <w:i/>
          <w:iCs/>
        </w:rPr>
        <w:t>calcCorrection()</w:t>
      </w:r>
      <w:r w:rsidR="00AA62B3">
        <w:t xml:space="preserve"> Funktion</w:t>
      </w:r>
      <w:r w:rsidR="00D8293E">
        <w:t xml:space="preserve"> ein Korrekturfaktor berechnet.</w:t>
      </w:r>
      <w:r w:rsidR="00EA0BB1">
        <w:t xml:space="preserve"> </w:t>
      </w:r>
    </w:p>
    <w:p w14:paraId="579C3AAE" w14:textId="2D827027" w:rsidR="00EB3A25" w:rsidRDefault="00EB3A25" w:rsidP="00997643">
      <m:oMathPara>
        <m:oMath>
          <m:r>
            <w:rPr>
              <w:rFonts w:ascii="Cambria Math" w:hAnsi="Cambria Math"/>
            </w:rPr>
            <m:t xml:space="preserve">correctionFactor=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realTime</m:t>
                      </m:r>
                    </m:num>
                    <m:den>
                      <m:r>
                        <w:rPr>
                          <w:rFonts w:ascii="Cambria Math" w:hAnsi="Cambria Math"/>
                        </w:rPr>
                        <m:t>jonesPersonMonths</m:t>
                      </m:r>
                    </m:den>
                  </m:f>
                </m:e>
              </m:d>
            </m:e>
          </m:func>
        </m:oMath>
      </m:oMathPara>
    </w:p>
    <w:p w14:paraId="5DDEC6AA" w14:textId="77777777" w:rsidR="005F1EC1" w:rsidRDefault="00780F75" w:rsidP="00997643">
      <w:r>
        <w:t>D</w:t>
      </w:r>
      <w:r w:rsidR="006047CD">
        <w:t>er Natürliche</w:t>
      </w:r>
      <w:r>
        <w:t xml:space="preserve"> Logarithmus, als Inverse der Exponential-Funktion sorgt dafür, dass der Korrekturfaktor durch relativ kleine und damit gut </w:t>
      </w:r>
      <w:r w:rsidR="00406D7E">
        <w:t>handhabbare Werte auch große Abweichungen leicht ausgleichen kann, die Auflösung bei kleineren Abweichungen jedoch nicht zu unscharf wird.</w:t>
      </w:r>
    </w:p>
    <w:p w14:paraId="0FA0891E" w14:textId="18600308" w:rsidR="005F1EC1" w:rsidRDefault="003F4011" w:rsidP="00997643">
      <m:oMathPara>
        <m:oMath>
          <m:r>
            <w:rPr>
              <w:rFonts w:ascii="Cambria Math" w:hAnsi="Cambria Math"/>
            </w:rPr>
            <m:t>correctedDuration=</m:t>
          </m:r>
          <m:sSup>
            <m:sSupPr>
              <m:ctrlPr>
                <w:rPr>
                  <w:rFonts w:ascii="Cambria Math" w:hAnsi="Cambria Math"/>
                  <w:i/>
                </w:rPr>
              </m:ctrlPr>
            </m:sSupPr>
            <m:e>
              <m:r>
                <w:rPr>
                  <w:rFonts w:ascii="Cambria Math" w:hAnsi="Cambria Math"/>
                </w:rPr>
                <m:t>e</m:t>
              </m:r>
            </m:e>
            <m:sup>
              <m:r>
                <w:rPr>
                  <w:rFonts w:ascii="Cambria Math" w:hAnsi="Cambria Math"/>
                </w:rPr>
                <m:t>jonesPersonMonths</m:t>
              </m:r>
            </m:sup>
          </m:sSup>
          <m:r>
            <w:rPr>
              <w:rFonts w:ascii="Cambria Math" w:hAnsi="Cambria Math"/>
            </w:rPr>
            <m:t>*jonesPersonMonths*</m:t>
          </m:r>
          <m:sSup>
            <m:sSupPr>
              <m:ctrlPr>
                <w:rPr>
                  <w:rFonts w:ascii="Cambria Math" w:hAnsi="Cambria Math"/>
                  <w:i/>
                </w:rPr>
              </m:ctrlPr>
            </m:sSupPr>
            <m:e>
              <m:r>
                <w:rPr>
                  <w:rFonts w:ascii="Cambria Math" w:hAnsi="Cambria Math"/>
                </w:rPr>
                <m:t>e</m:t>
              </m:r>
            </m:e>
            <m:sup>
              <m:r>
                <w:rPr>
                  <w:rFonts w:ascii="Cambria Math" w:hAnsi="Cambria Math"/>
                </w:rPr>
                <m:t>correctionFactor</m:t>
              </m:r>
            </m:sup>
          </m:sSup>
        </m:oMath>
      </m:oMathPara>
    </w:p>
    <w:p w14:paraId="0E25F0C6" w14:textId="0E20B38E" w:rsidR="00E950DC" w:rsidRDefault="00D5404E" w:rsidP="00997643">
      <w:r>
        <w:t xml:space="preserve">Aus dem Korrekturfaktor kann </w:t>
      </w:r>
      <w:r w:rsidR="00150F34">
        <w:t xml:space="preserve">durch Umformung der Formel für </w:t>
      </w:r>
      <w:r w:rsidR="00EC0CED">
        <w:t xml:space="preserve">die </w:t>
      </w:r>
      <w:r w:rsidR="00150F34" w:rsidRPr="004A3694">
        <w:rPr>
          <w:i/>
          <w:iCs/>
        </w:rPr>
        <w:t>correctedDuration</w:t>
      </w:r>
      <w:r w:rsidR="00EC0CED">
        <w:t xml:space="preserve">, also </w:t>
      </w:r>
      <w:r>
        <w:t>mit Hilfe folgender Formel</w:t>
      </w:r>
      <w:r w:rsidR="00EC0CED">
        <w:t>,</w:t>
      </w:r>
      <w:r>
        <w:t xml:space="preserve"> der Wert berechnet werden, dem die Summe aller Einflussfaktoren </w:t>
      </w:r>
      <w:r w:rsidR="00E950DC">
        <w:t>entsprechen müsste, damit der abgeschätzte Aufwand der tatsächlichen Dauer entspricht.</w:t>
      </w:r>
      <w:r w:rsidR="008A2CCC">
        <w:t xml:space="preserve"> </w:t>
      </w:r>
      <w:r w:rsidR="00E950DC" w:rsidRPr="00135A40">
        <w:rPr>
          <w:color w:val="C00000"/>
        </w:rPr>
        <w:t xml:space="preserve">(Anzahl Personen mit einbezogen?) </w:t>
      </w:r>
    </w:p>
    <w:p w14:paraId="726910E1" w14:textId="53A3B686" w:rsidR="00E950DC" w:rsidRDefault="00135A40" w:rsidP="00997643">
      <m:oMathPara>
        <m:oMath>
          <m:r>
            <w:rPr>
              <w:rFonts w:ascii="Cambria Math" w:hAnsi="Cambria Math"/>
            </w:rPr>
            <m:t>e2Correction=</m:t>
          </m:r>
          <m:d>
            <m:dPr>
              <m:ctrlPr>
                <w:rPr>
                  <w:rFonts w:ascii="Cambria Math" w:hAnsi="Cambria Math"/>
                  <w:i/>
                </w:rPr>
              </m:ctrlPr>
            </m:dPr>
            <m:e>
              <m:f>
                <m:fPr>
                  <m:ctrlPr>
                    <w:rPr>
                      <w:rFonts w:ascii="Cambria Math" w:hAnsi="Cambria Math"/>
                      <w:i/>
                    </w:rPr>
                  </m:ctrlPr>
                </m:fPr>
                <m:num>
                  <m:rad>
                    <m:radPr>
                      <m:ctrlPr>
                        <w:rPr>
                          <w:rFonts w:ascii="Cambria Math" w:hAnsi="Cambria Math"/>
                          <w:i/>
                        </w:rPr>
                      </m:ctrlPr>
                    </m:radPr>
                    <m:deg>
                      <m:r>
                        <w:rPr>
                          <w:rFonts w:ascii="Cambria Math" w:hAnsi="Cambria Math"/>
                        </w:rPr>
                        <m:t>0,4</m:t>
                      </m:r>
                    </m:deg>
                    <m:e>
                      <m:f>
                        <m:fPr>
                          <m:ctrlPr>
                            <w:rPr>
                              <w:rFonts w:ascii="Cambria Math" w:eastAsiaTheme="minorEastAsia" w:hAnsi="Cambria Math"/>
                              <w:i/>
                            </w:rPr>
                          </m:ctrlPr>
                        </m:fPr>
                        <m:num>
                          <m:r>
                            <w:rPr>
                              <w:rFonts w:ascii="Cambria Math" w:eastAsiaTheme="minorEastAsia" w:hAnsi="Cambria Math"/>
                            </w:rPr>
                            <m:t>realTime</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w:rPr>
                              <w:rFonts w:ascii="Cambria Math" w:eastAsiaTheme="minorEastAsia" w:hAnsi="Cambria Math"/>
                            </w:rPr>
                            <m:t>*jonesPersonNo</m:t>
                          </m:r>
                        </m:den>
                      </m:f>
                    </m:e>
                  </m:rad>
                </m:num>
                <m:den>
                  <m:r>
                    <w:rPr>
                      <w:rFonts w:ascii="Cambria Math" w:hAnsi="Cambria Math"/>
                    </w:rPr>
                    <m:t>e1Sum</m:t>
                  </m:r>
                </m:den>
              </m:f>
              <m:r>
                <w:rPr>
                  <w:rFonts w:ascii="Cambria Math" w:hAnsi="Cambria Math"/>
                </w:rPr>
                <m:t>-0,7</m:t>
              </m:r>
            </m:e>
          </m:d>
          <m:r>
            <w:rPr>
              <w:rFonts w:ascii="Cambria Math" w:hAnsi="Cambria Math"/>
            </w:rPr>
            <m:t xml:space="preserve">*100= </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realTime</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w:rPr>
                                  <w:rFonts w:ascii="Cambria Math" w:eastAsiaTheme="minorEastAsia" w:hAnsi="Cambria Math"/>
                                </w:rPr>
                                <m:t>*jonesPersonNo</m:t>
                              </m:r>
                            </m:den>
                          </m:f>
                          <m:ctrlPr>
                            <w:rPr>
                              <w:rFonts w:ascii="Cambria Math" w:eastAsiaTheme="minorEastAsia" w:hAnsi="Cambria Math"/>
                              <w:i/>
                            </w:rPr>
                          </m:ctrlPr>
                        </m:e>
                      </m:d>
                    </m:e>
                    <m:sup>
                      <m:f>
                        <m:fPr>
                          <m:ctrlPr>
                            <w:rPr>
                              <w:rFonts w:ascii="Cambria Math" w:hAnsi="Cambria Math"/>
                              <w:i/>
                            </w:rPr>
                          </m:ctrlPr>
                        </m:fPr>
                        <m:num>
                          <m:r>
                            <w:rPr>
                              <w:rFonts w:ascii="Cambria Math" w:hAnsi="Cambria Math"/>
                            </w:rPr>
                            <m:t>1</m:t>
                          </m:r>
                        </m:num>
                        <m:den>
                          <m:r>
                            <w:rPr>
                              <w:rFonts w:ascii="Cambria Math" w:hAnsi="Cambria Math"/>
                            </w:rPr>
                            <m:t>0,4</m:t>
                          </m:r>
                        </m:den>
                      </m:f>
                    </m:sup>
                  </m:sSup>
                </m:num>
                <m:den>
                  <m:r>
                    <w:rPr>
                      <w:rFonts w:ascii="Cambria Math" w:hAnsi="Cambria Math"/>
                    </w:rPr>
                    <m:t>e1Sum</m:t>
                  </m:r>
                </m:den>
              </m:f>
              <m:r>
                <w:rPr>
                  <w:rFonts w:ascii="Cambria Math" w:hAnsi="Cambria Math"/>
                </w:rPr>
                <m:t>-0,7</m:t>
              </m:r>
            </m:e>
          </m:d>
          <m:r>
            <w:rPr>
              <w:rFonts w:ascii="Cambria Math" w:hAnsi="Cambria Math"/>
            </w:rPr>
            <m:t>*100</m:t>
          </m:r>
        </m:oMath>
      </m:oMathPara>
    </w:p>
    <w:p w14:paraId="42085FDF" w14:textId="02A83542" w:rsidR="00A75348" w:rsidRPr="00A75348" w:rsidRDefault="00A75348" w:rsidP="00A75348">
      <w:r w:rsidRPr="00A75348">
        <w:t xml:space="preserve">In </w:t>
      </w:r>
      <w:r>
        <w:t>Code umgesetzt entspricht diese Formel dann</w:t>
      </w:r>
      <w:r w:rsidR="002F6F5C">
        <w:t xml:space="preserve"> der Berechnung von </w:t>
      </w:r>
      <w:r w:rsidR="002F6F5C" w:rsidRPr="002F6F5C">
        <w:rPr>
          <w:i/>
          <w:iCs/>
        </w:rPr>
        <w:t>e2Correction</w:t>
      </w:r>
      <w:r w:rsidR="002F6F5C">
        <w:t xml:space="preserve"> in Zeile 399. Zusätzlich wird das Ergebnis hier als Integer gecastet um einen, den Vorgaben der Faktoren entsprechenden, Wert zu erhalten. </w:t>
      </w:r>
    </w:p>
    <w:p w14:paraId="4E56B832" w14:textId="57A0772A" w:rsidR="00A75348" w:rsidRPr="00A75348" w:rsidRDefault="00A75348" w:rsidP="00A75348">
      <w:pPr>
        <w:pStyle w:val="HTMLPreformatted"/>
        <w:shd w:val="clear" w:color="auto" w:fill="FFFFFF"/>
        <w:rPr>
          <w:rFonts w:ascii="Menlo" w:hAnsi="Menlo" w:cs="Menlo"/>
          <w:color w:val="000000"/>
        </w:rPr>
      </w:pPr>
      <w:r w:rsidRPr="00A75348">
        <w:rPr>
          <w:rFonts w:ascii="Menlo" w:hAnsi="Menlo" w:cs="Menlo"/>
          <w:b/>
          <w:bCs/>
          <w:color w:val="000000" w:themeColor="text1"/>
        </w:rPr>
        <w:t xml:space="preserve">Zeile 399: </w:t>
      </w:r>
      <w:r w:rsidRPr="00A75348">
        <w:rPr>
          <w:rFonts w:ascii="Menlo" w:hAnsi="Menlo" w:cs="Menlo"/>
          <w:b/>
          <w:bCs/>
          <w:color w:val="000000" w:themeColor="text1"/>
        </w:rPr>
        <w:br/>
      </w:r>
      <w:r w:rsidRPr="00A75348">
        <w:rPr>
          <w:rFonts w:ascii="Menlo" w:hAnsi="Menlo" w:cs="Menlo"/>
          <w:b/>
          <w:bCs/>
          <w:color w:val="660E7A"/>
        </w:rPr>
        <w:t xml:space="preserve">e2Correction </w:t>
      </w:r>
      <w:r w:rsidRPr="00A75348">
        <w:rPr>
          <w:rFonts w:ascii="Menlo" w:hAnsi="Menlo" w:cs="Menlo"/>
          <w:color w:val="000000"/>
        </w:rPr>
        <w:t>= (</w:t>
      </w:r>
      <w:r w:rsidRPr="00A75348">
        <w:rPr>
          <w:rFonts w:ascii="Menlo" w:hAnsi="Menlo" w:cs="Menlo"/>
          <w:b/>
          <w:bCs/>
          <w:color w:val="000080"/>
        </w:rPr>
        <w:t>int</w:t>
      </w:r>
      <w:r w:rsidRPr="00A75348">
        <w:rPr>
          <w:rFonts w:ascii="Menlo" w:hAnsi="Menlo" w:cs="Menlo"/>
          <w:color w:val="000000"/>
        </w:rPr>
        <w:t>) (((Math.</w:t>
      </w:r>
      <w:r w:rsidRPr="00A75348">
        <w:rPr>
          <w:rFonts w:ascii="Menlo" w:hAnsi="Menlo" w:cs="Menlo"/>
          <w:i/>
          <w:iCs/>
          <w:color w:val="000000"/>
        </w:rPr>
        <w:t>pow</w:t>
      </w:r>
      <w:r w:rsidRPr="00A75348">
        <w:rPr>
          <w:rFonts w:ascii="Menlo" w:hAnsi="Menlo" w:cs="Menlo"/>
          <w:color w:val="000000"/>
        </w:rPr>
        <w:t>((realTime / (Math.</w:t>
      </w:r>
      <w:r w:rsidRPr="00A75348">
        <w:rPr>
          <w:rFonts w:ascii="Menlo" w:hAnsi="Menlo" w:cs="Menlo"/>
          <w:i/>
          <w:iCs/>
          <w:color w:val="000000"/>
        </w:rPr>
        <w:t>exp</w:t>
      </w:r>
      <w:r w:rsidRPr="00A75348">
        <w:rPr>
          <w:rFonts w:ascii="Menlo" w:hAnsi="Menlo" w:cs="Menlo"/>
          <w:color w:val="000000"/>
        </w:rPr>
        <w:t>(</w:t>
      </w:r>
      <w:r w:rsidRPr="00A75348">
        <w:rPr>
          <w:rFonts w:ascii="Menlo" w:hAnsi="Menlo" w:cs="Menlo"/>
          <w:color w:val="0000FF"/>
        </w:rPr>
        <w:t>0</w:t>
      </w:r>
      <w:r w:rsidRPr="00A75348">
        <w:rPr>
          <w:rFonts w:ascii="Menlo" w:hAnsi="Menlo" w:cs="Menlo"/>
          <w:color w:val="000000"/>
        </w:rPr>
        <w:t xml:space="preserve">) * </w:t>
      </w:r>
      <w:r w:rsidRPr="00A75348">
        <w:rPr>
          <w:rFonts w:ascii="Menlo" w:hAnsi="Menlo" w:cs="Menlo"/>
          <w:b/>
          <w:bCs/>
          <w:color w:val="660E7A"/>
        </w:rPr>
        <w:t>jonesPersonNo</w:t>
      </w:r>
      <w:r w:rsidRPr="00A75348">
        <w:rPr>
          <w:rFonts w:ascii="Menlo" w:hAnsi="Menlo" w:cs="Menlo"/>
          <w:color w:val="000000"/>
        </w:rPr>
        <w:t>)), (</w:t>
      </w:r>
      <w:r w:rsidRPr="00A75348">
        <w:rPr>
          <w:rFonts w:ascii="Menlo" w:hAnsi="Menlo" w:cs="Menlo"/>
          <w:color w:val="0000FF"/>
        </w:rPr>
        <w:t xml:space="preserve">1 </w:t>
      </w:r>
      <w:r w:rsidRPr="00A75348">
        <w:rPr>
          <w:rFonts w:ascii="Menlo" w:hAnsi="Menlo" w:cs="Menlo"/>
          <w:color w:val="000000"/>
        </w:rPr>
        <w:t xml:space="preserve">/ </w:t>
      </w:r>
      <w:r w:rsidRPr="00A75348">
        <w:rPr>
          <w:rFonts w:ascii="Menlo" w:hAnsi="Menlo" w:cs="Menlo"/>
          <w:color w:val="0000FF"/>
        </w:rPr>
        <w:t>0.4</w:t>
      </w:r>
      <w:r w:rsidRPr="00A75348">
        <w:rPr>
          <w:rFonts w:ascii="Menlo" w:hAnsi="Menlo" w:cs="Menlo"/>
          <w:color w:val="000000"/>
        </w:rPr>
        <w:t xml:space="preserve">)) / </w:t>
      </w:r>
      <w:r w:rsidRPr="00A75348">
        <w:rPr>
          <w:rFonts w:ascii="Menlo" w:hAnsi="Menlo" w:cs="Menlo"/>
          <w:b/>
          <w:bCs/>
          <w:color w:val="660E7A"/>
        </w:rPr>
        <w:t>e1Sum</w:t>
      </w:r>
      <w:r w:rsidRPr="00A75348">
        <w:rPr>
          <w:rFonts w:ascii="Menlo" w:hAnsi="Menlo" w:cs="Menlo"/>
          <w:color w:val="000000"/>
        </w:rPr>
        <w:t xml:space="preserve">) - </w:t>
      </w:r>
      <w:r w:rsidRPr="00A75348">
        <w:rPr>
          <w:rFonts w:ascii="Menlo" w:hAnsi="Menlo" w:cs="Menlo"/>
          <w:color w:val="0000FF"/>
        </w:rPr>
        <w:t>0.7</w:t>
      </w:r>
      <w:r w:rsidRPr="00A75348">
        <w:rPr>
          <w:rFonts w:ascii="Menlo" w:hAnsi="Menlo" w:cs="Menlo"/>
          <w:color w:val="000000"/>
        </w:rPr>
        <w:t xml:space="preserve">) * </w:t>
      </w:r>
      <w:r w:rsidRPr="00A75348">
        <w:rPr>
          <w:rFonts w:ascii="Menlo" w:hAnsi="Menlo" w:cs="Menlo"/>
          <w:color w:val="0000FF"/>
        </w:rPr>
        <w:t>100</w:t>
      </w:r>
      <w:r w:rsidRPr="00A75348">
        <w:rPr>
          <w:rFonts w:ascii="Menlo" w:hAnsi="Menlo" w:cs="Menlo"/>
          <w:color w:val="000000"/>
        </w:rPr>
        <w:t>);</w:t>
      </w:r>
    </w:p>
    <w:p w14:paraId="11837B9F" w14:textId="77777777" w:rsidR="00A75348" w:rsidRPr="00A75348" w:rsidRDefault="00A75348" w:rsidP="00A75348">
      <w:pPr>
        <w:pStyle w:val="HTMLPreformatted"/>
        <w:shd w:val="clear" w:color="auto" w:fill="FFFFFF"/>
        <w:rPr>
          <w:rFonts w:ascii="Menlo" w:hAnsi="Menlo" w:cs="Menlo"/>
          <w:color w:val="000000"/>
        </w:rPr>
      </w:pPr>
    </w:p>
    <w:p w14:paraId="63428D73" w14:textId="4647E732" w:rsidR="00EA0BB1" w:rsidRDefault="008A2CCC" w:rsidP="00997643">
      <w:r>
        <w:rPr>
          <w:color w:val="000000" w:themeColor="text1"/>
        </w:rPr>
        <w:t>Die Berechnung dieses Werts</w:t>
      </w:r>
      <w:r w:rsidR="006A7D75">
        <w:rPr>
          <w:color w:val="000000" w:themeColor="text1"/>
        </w:rPr>
        <w:t xml:space="preserve"> </w:t>
      </w:r>
      <w:r>
        <w:rPr>
          <w:color w:val="000000" w:themeColor="text1"/>
        </w:rPr>
        <w:t xml:space="preserve">in calcE2Needed </w:t>
      </w:r>
      <w:r w:rsidR="006A7D75">
        <w:rPr>
          <w:color w:val="000000" w:themeColor="text1"/>
        </w:rPr>
        <w:t>beruht auf der Implementierung einer mathematischen Umformung. Da die Math.log</w:t>
      </w:r>
      <w:r w:rsidR="00B16E80">
        <w:rPr>
          <w:color w:val="000000" w:themeColor="text1"/>
        </w:rPr>
        <w:t>()-</w:t>
      </w:r>
      <w:r w:rsidR="006A7D75">
        <w:rPr>
          <w:color w:val="000000" w:themeColor="text1"/>
        </w:rPr>
        <w:t xml:space="preserve"> sowie die </w:t>
      </w:r>
      <w:r w:rsidR="00B16E80">
        <w:rPr>
          <w:color w:val="000000" w:themeColor="text1"/>
        </w:rPr>
        <w:t xml:space="preserve">Math.exp()-Funktionen als korrekt angenommen werden können, </w:t>
      </w:r>
      <w:commentRangeStart w:id="77"/>
      <w:r w:rsidR="00B16E80">
        <w:rPr>
          <w:color w:val="000000" w:themeColor="text1"/>
        </w:rPr>
        <w:t xml:space="preserve">wird dieser Teil der Berechnung als korrekt angenommen. </w:t>
      </w:r>
      <w:commentRangeEnd w:id="77"/>
      <w:r w:rsidR="004A3694">
        <w:rPr>
          <w:rStyle w:val="CommentReference"/>
        </w:rPr>
        <w:commentReference w:id="77"/>
      </w:r>
      <w:r w:rsidR="00DD3405">
        <w:t>Sobald die notwendige Korrektur in Form der angepassten Summe der Einflussfaktoren E2 berechnet wurde</w:t>
      </w:r>
      <w:r w:rsidR="00F570D9">
        <w:t xml:space="preserve"> (</w:t>
      </w:r>
      <w:r w:rsidR="007206B9" w:rsidRPr="007206B9">
        <w:t>M_PROJECTDATA_FUNCTIONPOINTESTIMATION</w:t>
      </w:r>
      <w:r w:rsidR="007206B9">
        <w:t>.e2Correction</w:t>
      </w:r>
      <w:r w:rsidR="00F570D9">
        <w:t>)</w:t>
      </w:r>
      <w:r w:rsidR="00921D64">
        <w:t>,</w:t>
      </w:r>
      <w:r w:rsidR="00DD3405">
        <w:t xml:space="preserve"> folgt, wenn vom Nutzer</w:t>
      </w:r>
      <w:r w:rsidR="007206B9">
        <w:t xml:space="preserve"> der Knopf „</w:t>
      </w:r>
      <w:r w:rsidR="00BF585D">
        <w:t>Automatisch anpassen</w:t>
      </w:r>
      <w:r w:rsidR="007206B9">
        <w:t>“</w:t>
      </w:r>
      <w:r w:rsidR="00BF585D">
        <w:t xml:space="preserve"> im Tab Berechnung oder Einflussfaktoren</w:t>
      </w:r>
      <w:r w:rsidR="00117B70">
        <w:t xml:space="preserve"> gedrückt wird, die automatische Anpassung.</w:t>
      </w:r>
      <w:r w:rsidR="00DD3405">
        <w:t xml:space="preserve"> </w:t>
      </w:r>
      <w:r w:rsidR="00EA0BB1">
        <w:t xml:space="preserve">In der Klasse C_EFFORT sind hierfür die </w:t>
      </w:r>
      <w:r w:rsidR="004A3694">
        <w:t xml:space="preserve">folgenden </w:t>
      </w:r>
      <w:r w:rsidR="00EA0BB1">
        <w:t>drei Methoden</w:t>
      </w:r>
      <w:r w:rsidR="00117B70">
        <w:t xml:space="preserve"> implementiert</w:t>
      </w:r>
      <w:r w:rsidR="00EA0BB1">
        <w:t>:</w:t>
      </w:r>
    </w:p>
    <w:p w14:paraId="6675B520" w14:textId="77777777" w:rsidR="00EA0BB1" w:rsidRPr="004A3694" w:rsidRDefault="00EA0BB1" w:rsidP="00EA0BB1">
      <w:pPr>
        <w:pStyle w:val="ListParagraph"/>
        <w:numPr>
          <w:ilvl w:val="0"/>
          <w:numId w:val="12"/>
        </w:numPr>
        <w:rPr>
          <w:i/>
          <w:iCs/>
        </w:rPr>
      </w:pPr>
      <w:r w:rsidRPr="004A3694">
        <w:rPr>
          <w:i/>
          <w:iCs/>
        </w:rPr>
        <w:t>notifyAdjustFactors()</w:t>
      </w:r>
    </w:p>
    <w:p w14:paraId="39163751" w14:textId="2EE548A3" w:rsidR="00997643" w:rsidRPr="004A3694" w:rsidRDefault="00EA0BB1" w:rsidP="00EA0BB1">
      <w:pPr>
        <w:pStyle w:val="ListParagraph"/>
        <w:numPr>
          <w:ilvl w:val="0"/>
          <w:numId w:val="12"/>
        </w:numPr>
        <w:rPr>
          <w:i/>
          <w:iCs/>
        </w:rPr>
      </w:pPr>
      <w:r w:rsidRPr="004A3694">
        <w:rPr>
          <w:i/>
          <w:iCs/>
        </w:rPr>
        <w:t>increaseFactors()</w:t>
      </w:r>
    </w:p>
    <w:p w14:paraId="2D206CF5" w14:textId="3F889537" w:rsidR="00EA0BB1" w:rsidRPr="004A3694" w:rsidRDefault="00EA0BB1" w:rsidP="00EA0BB1">
      <w:pPr>
        <w:pStyle w:val="ListParagraph"/>
        <w:numPr>
          <w:ilvl w:val="0"/>
          <w:numId w:val="12"/>
        </w:numPr>
        <w:rPr>
          <w:i/>
          <w:iCs/>
        </w:rPr>
      </w:pPr>
      <w:r w:rsidRPr="004A3694">
        <w:rPr>
          <w:i/>
          <w:iCs/>
        </w:rPr>
        <w:t>decreaseFactors()</w:t>
      </w:r>
    </w:p>
    <w:p w14:paraId="3306DCC5" w14:textId="77777777" w:rsidR="007857F1" w:rsidRDefault="007857F1">
      <w:pPr>
        <w:rPr>
          <w:rFonts w:ascii="Arial" w:eastAsiaTheme="majorEastAsia" w:hAnsi="Arial" w:cs="Arial"/>
          <w:sz w:val="28"/>
        </w:rPr>
      </w:pPr>
      <w:r>
        <w:rPr>
          <w:rFonts w:ascii="Arial" w:hAnsi="Arial" w:cs="Arial"/>
          <w:sz w:val="28"/>
        </w:rPr>
        <w:br w:type="page"/>
      </w:r>
    </w:p>
    <w:p w14:paraId="5440FCB9" w14:textId="202E8090" w:rsidR="00BF3849" w:rsidRPr="00482442" w:rsidRDefault="00BF3849" w:rsidP="00482442">
      <w:pPr>
        <w:pStyle w:val="Heading1"/>
        <w:numPr>
          <w:ilvl w:val="2"/>
          <w:numId w:val="5"/>
        </w:numPr>
        <w:spacing w:line="360" w:lineRule="auto"/>
        <w:jc w:val="both"/>
        <w:rPr>
          <w:rFonts w:ascii="Arial" w:hAnsi="Arial" w:cs="Arial"/>
          <w:color w:val="auto"/>
          <w:sz w:val="28"/>
          <w:szCs w:val="22"/>
        </w:rPr>
      </w:pPr>
      <w:bookmarkStart w:id="78" w:name="_Toc43292574"/>
      <w:r w:rsidRPr="00482442">
        <w:rPr>
          <w:rFonts w:ascii="Arial" w:hAnsi="Arial" w:cs="Arial"/>
          <w:color w:val="auto"/>
          <w:sz w:val="28"/>
          <w:szCs w:val="22"/>
        </w:rPr>
        <w:t>notifyAdjust</w:t>
      </w:r>
      <w:r w:rsidR="00482442" w:rsidRPr="00482442">
        <w:rPr>
          <w:rFonts w:ascii="Arial" w:hAnsi="Arial" w:cs="Arial"/>
          <w:color w:val="auto"/>
          <w:sz w:val="28"/>
          <w:szCs w:val="22"/>
        </w:rPr>
        <w:t>Factors()</w:t>
      </w:r>
      <w:bookmarkEnd w:id="78"/>
    </w:p>
    <w:p w14:paraId="75D13273" w14:textId="5B7F71DB" w:rsidR="00EA0BB1" w:rsidRDefault="00EA0BB1" w:rsidP="00EA0BB1">
      <w:r>
        <w:t xml:space="preserve">In der Methode </w:t>
      </w:r>
      <w:r w:rsidRPr="004A3694">
        <w:rPr>
          <w:i/>
          <w:iCs/>
        </w:rPr>
        <w:t>notifyAdjustFactors()</w:t>
      </w:r>
      <w:r>
        <w:t xml:space="preserve"> wird evaluiert ob und in welchem Umfang die Faktoren </w:t>
      </w:r>
      <w:r w:rsidR="00523DB6">
        <w:t xml:space="preserve">geändert werden müssen, sowie ob eine reine Änderung der Faktoren überhaupt die tatsächliche Dauer des Projekts ergeben kann. Über die Faktoren </w:t>
      </w:r>
      <w:r w:rsidR="00117B70">
        <w:t xml:space="preserve">kann die Projektdauer maximal um </w:t>
      </w:r>
      <w:r w:rsidR="00EB0C60">
        <w:t xml:space="preserve">± 30 % verändert werden. </w:t>
      </w:r>
      <w:r w:rsidR="00B1232A">
        <w:t xml:space="preserve">In der Methode </w:t>
      </w:r>
      <w:r w:rsidR="00B1232A" w:rsidRPr="00A942B9">
        <w:rPr>
          <w:i/>
          <w:iCs/>
        </w:rPr>
        <w:t>notifyAdjustFactors()</w:t>
      </w:r>
      <w:r w:rsidR="00B1232A">
        <w:t xml:space="preserve"> wird zur Entscheidung ob und in welchem Umfang die Faktoren geändert werden</w:t>
      </w:r>
      <w:r w:rsidR="00A942B9">
        <w:t xml:space="preserve"> </w:t>
      </w:r>
      <w:r w:rsidR="00B1232A">
        <w:t xml:space="preserve">eine Fehlervariable als Differenz aus </w:t>
      </w:r>
      <w:r w:rsidR="00B1232A" w:rsidRPr="00A942B9">
        <w:rPr>
          <w:i/>
          <w:iCs/>
        </w:rPr>
        <w:t>e2Sum</w:t>
      </w:r>
      <w:r w:rsidR="00B1232A" w:rsidRPr="00DB02A7">
        <w:t xml:space="preserve"> </w:t>
      </w:r>
      <w:r w:rsidR="00DB02A7" w:rsidRPr="00DB02A7">
        <w:t>und</w:t>
      </w:r>
      <w:r w:rsidR="00B1232A" w:rsidRPr="00DB02A7">
        <w:t xml:space="preserve"> </w:t>
      </w:r>
      <w:r w:rsidR="00B1232A" w:rsidRPr="00A942B9">
        <w:rPr>
          <w:i/>
          <w:iCs/>
        </w:rPr>
        <w:t>e2</w:t>
      </w:r>
      <w:r w:rsidR="007D2F46" w:rsidRPr="00A942B9">
        <w:rPr>
          <w:i/>
          <w:iCs/>
        </w:rPr>
        <w:t>Correction</w:t>
      </w:r>
      <w:r w:rsidR="00351B6D">
        <w:t xml:space="preserve"> </w:t>
      </w:r>
      <w:r w:rsidR="00B1232A">
        <w:t>berechnet</w:t>
      </w:r>
      <w:r w:rsidR="00351B6D">
        <w:t>.</w:t>
      </w:r>
      <w:r w:rsidR="00B1232A">
        <w:t xml:space="preserve"> (</w:t>
      </w:r>
      <w:r w:rsidR="00B1232A" w:rsidRPr="00DB02A7">
        <w:rPr>
          <w:i/>
          <w:iCs/>
        </w:rPr>
        <w:t>e2Failure</w:t>
      </w:r>
      <w:r w:rsidR="00B1232A">
        <w:t xml:space="preserve">) </w:t>
      </w:r>
      <w:r w:rsidR="00EB0C60">
        <w:t xml:space="preserve">Aus diesen Informationen </w:t>
      </w:r>
      <w:r w:rsidR="00351B6D">
        <w:t xml:space="preserve">kann es </w:t>
      </w:r>
      <w:r w:rsidR="00EB0C60">
        <w:t>logisch</w:t>
      </w:r>
      <w:r w:rsidR="00351B6D">
        <w:t xml:space="preserve"> zu</w:t>
      </w:r>
      <w:r w:rsidR="00EB0C60">
        <w:t xml:space="preserve"> </w:t>
      </w:r>
      <w:r w:rsidR="008C2801">
        <w:t xml:space="preserve">3 </w:t>
      </w:r>
      <w:r w:rsidR="00351B6D">
        <w:t>Fällen kommen, welche weiter in insgesamt 5 Äquivalenzklassen aufgeteilt werden können</w:t>
      </w:r>
      <w:r w:rsidR="00EB0C60">
        <w:t>:</w:t>
      </w:r>
    </w:p>
    <w:p w14:paraId="044FF354" w14:textId="44857406" w:rsidR="008C2801" w:rsidRPr="00AB6A29" w:rsidRDefault="008C2801" w:rsidP="008C2801">
      <w:pPr>
        <w:pStyle w:val="ListParagraph"/>
        <w:numPr>
          <w:ilvl w:val="0"/>
          <w:numId w:val="13"/>
        </w:numPr>
        <w:rPr>
          <w:b/>
          <w:bCs/>
        </w:rPr>
      </w:pPr>
      <w:r w:rsidRPr="00AB6A29">
        <w:rPr>
          <w:b/>
          <w:bCs/>
        </w:rPr>
        <w:t>e2Failure &gt; 0</w:t>
      </w:r>
    </w:p>
    <w:p w14:paraId="4EC0E19F" w14:textId="4D26F213" w:rsidR="00642172" w:rsidRPr="00AB6A29" w:rsidRDefault="00CF0F82" w:rsidP="00642172">
      <w:pPr>
        <w:pStyle w:val="ListParagraph"/>
        <w:numPr>
          <w:ilvl w:val="1"/>
          <w:numId w:val="13"/>
        </w:numPr>
        <w:rPr>
          <w:b/>
          <w:bCs/>
        </w:rPr>
      </w:pPr>
      <w:r w:rsidRPr="00AB6A29">
        <w:rPr>
          <w:b/>
          <w:bCs/>
        </w:rPr>
        <w:t>e2Sum - e2Failure &gt;= 0</w:t>
      </w:r>
    </w:p>
    <w:p w14:paraId="6A2197CB" w14:textId="5D987CA2" w:rsidR="008255C2" w:rsidRDefault="000028A2" w:rsidP="008255C2">
      <w:pPr>
        <w:ind w:left="1440"/>
      </w:pPr>
      <w:r>
        <w:t xml:space="preserve">→ </w:t>
      </w:r>
      <w:r w:rsidRPr="006A4EBC">
        <w:rPr>
          <w:i/>
          <w:iCs/>
        </w:rPr>
        <w:t>e2Sum</w:t>
      </w:r>
      <w:r>
        <w:t xml:space="preserve"> kann und sollte reduziert werden, die Methode </w:t>
      </w:r>
      <w:r w:rsidR="006A3D16" w:rsidRPr="003405F4">
        <w:rPr>
          <w:i/>
          <w:iCs/>
        </w:rPr>
        <w:t>decreaseFactors()</w:t>
      </w:r>
      <w:r w:rsidR="006A3D16">
        <w:t xml:space="preserve"> </w:t>
      </w:r>
      <w:r w:rsidR="00386001">
        <w:t xml:space="preserve">wird </w:t>
      </w:r>
      <w:r w:rsidR="006A3D16">
        <w:t xml:space="preserve">mit dem Wert </w:t>
      </w:r>
      <w:r w:rsidR="006A3D16" w:rsidRPr="003405F4">
        <w:rPr>
          <w:i/>
          <w:iCs/>
        </w:rPr>
        <w:t>Math.abs(e2Failure)</w:t>
      </w:r>
      <w:r w:rsidR="006A3D16">
        <w:t xml:space="preserve"> aufgerufen</w:t>
      </w:r>
      <w:r w:rsidR="00386001">
        <w:t xml:space="preserve"> und der </w:t>
      </w:r>
      <w:r w:rsidR="00386001" w:rsidRPr="00193BF1">
        <w:rPr>
          <w:i/>
          <w:iCs/>
        </w:rPr>
        <w:t>output</w:t>
      </w:r>
      <w:r w:rsidR="00386001">
        <w:t>-String auf „</w:t>
      </w:r>
      <w:r w:rsidR="00386001" w:rsidRPr="00386001">
        <w:t>e2Sum needs to be decreased - Corrected factors</w:t>
      </w:r>
      <w:r w:rsidR="00386001">
        <w:t>“ gesetzt</w:t>
      </w:r>
    </w:p>
    <w:p w14:paraId="3DF2372E" w14:textId="6E315B32" w:rsidR="00394843" w:rsidRDefault="00EF483F" w:rsidP="00EF483F">
      <w:pPr>
        <w:ind w:left="1416"/>
      </w:pPr>
      <w:r>
        <w:t xml:space="preserve">→ </w:t>
      </w:r>
      <w:r w:rsidRPr="00EF483F">
        <w:rPr>
          <w:b/>
          <w:bCs/>
        </w:rPr>
        <w:t>gewählte Werte im Model</w:t>
      </w:r>
      <w:r>
        <w:t xml:space="preserve">: </w:t>
      </w:r>
      <w:r w:rsidRPr="003405F4">
        <w:rPr>
          <w:i/>
          <w:iCs/>
        </w:rPr>
        <w:t xml:space="preserve">int e2Sum = 10; int e2Correction = </w:t>
      </w:r>
      <w:r w:rsidR="00531EF7" w:rsidRPr="003405F4">
        <w:rPr>
          <w:i/>
          <w:iCs/>
        </w:rPr>
        <w:t>5</w:t>
      </w:r>
      <w:r w:rsidRPr="003405F4">
        <w:rPr>
          <w:i/>
          <w:iCs/>
        </w:rPr>
        <w:t>;</w:t>
      </w:r>
    </w:p>
    <w:p w14:paraId="03E68EC9" w14:textId="414A8421" w:rsidR="002A447F" w:rsidRPr="00E455C8" w:rsidRDefault="002A447F" w:rsidP="00642172">
      <w:pPr>
        <w:pStyle w:val="ListParagraph"/>
        <w:numPr>
          <w:ilvl w:val="1"/>
          <w:numId w:val="13"/>
        </w:numPr>
        <w:rPr>
          <w:b/>
          <w:bCs/>
        </w:rPr>
      </w:pPr>
      <w:r w:rsidRPr="00E455C8">
        <w:rPr>
          <w:b/>
          <w:bCs/>
        </w:rPr>
        <w:t xml:space="preserve">e2Sum - e2Failure </w:t>
      </w:r>
      <w:r w:rsidR="00507F7B" w:rsidRPr="00E455C8">
        <w:rPr>
          <w:b/>
          <w:bCs/>
        </w:rPr>
        <w:t>&lt;</w:t>
      </w:r>
      <w:r w:rsidRPr="00E455C8">
        <w:rPr>
          <w:b/>
          <w:bCs/>
        </w:rPr>
        <w:t xml:space="preserve"> 0</w:t>
      </w:r>
    </w:p>
    <w:p w14:paraId="62BBC838" w14:textId="0194636B" w:rsidR="00AB6A29" w:rsidRDefault="00E455C8" w:rsidP="00187E0A">
      <w:pPr>
        <w:ind w:left="1440"/>
      </w:pPr>
      <w:r>
        <w:t xml:space="preserve">→ </w:t>
      </w:r>
      <w:r w:rsidR="00187E0A" w:rsidRPr="006A4EBC">
        <w:rPr>
          <w:i/>
          <w:iCs/>
        </w:rPr>
        <w:t>e2Sum</w:t>
      </w:r>
      <w:r w:rsidR="00187E0A">
        <w:t xml:space="preserve"> sollte eigentlich reduziert werden, selbst die maximale Reduktion ergibt jedoch nicht d</w:t>
      </w:r>
      <w:r w:rsidR="00400C9C">
        <w:t xml:space="preserve">en tatsächlichen Aufwand, deshalb wird </w:t>
      </w:r>
      <w:r w:rsidR="00187E0A">
        <w:t xml:space="preserve">der </w:t>
      </w:r>
      <w:r w:rsidR="00187E0A" w:rsidRPr="00193BF1">
        <w:rPr>
          <w:i/>
          <w:iCs/>
        </w:rPr>
        <w:t>output</w:t>
      </w:r>
      <w:r w:rsidR="00187E0A">
        <w:t>-String auf „</w:t>
      </w:r>
      <w:r w:rsidR="00187E0A" w:rsidRPr="00386001">
        <w:t xml:space="preserve">e2Sum needs to be decreased - </w:t>
      </w:r>
      <w:r w:rsidR="00737C66" w:rsidRPr="00737C66">
        <w:t>Failure can't be corrected by just adjusting factors</w:t>
      </w:r>
      <w:r w:rsidR="00187E0A">
        <w:t>“ gesetzt</w:t>
      </w:r>
    </w:p>
    <w:p w14:paraId="34B6B60C" w14:textId="23108E43" w:rsidR="00EF483F" w:rsidRPr="00193BF1" w:rsidRDefault="00EF483F" w:rsidP="00EF483F">
      <w:pPr>
        <w:ind w:left="1416"/>
        <w:rPr>
          <w:i/>
          <w:iCs/>
        </w:rPr>
      </w:pPr>
      <w:r>
        <w:t xml:space="preserve">→ </w:t>
      </w:r>
      <w:r w:rsidRPr="00EF483F">
        <w:rPr>
          <w:b/>
          <w:bCs/>
        </w:rPr>
        <w:t>gewählte Werte im Model</w:t>
      </w:r>
      <w:r>
        <w:t xml:space="preserve">: </w:t>
      </w:r>
      <w:r w:rsidRPr="00193BF1">
        <w:rPr>
          <w:i/>
          <w:iCs/>
        </w:rPr>
        <w:t xml:space="preserve">int e2Sum = 10; int e2Correction = </w:t>
      </w:r>
      <w:r w:rsidR="007968ED" w:rsidRPr="00193BF1">
        <w:rPr>
          <w:i/>
          <w:iCs/>
        </w:rPr>
        <w:t>-</w:t>
      </w:r>
      <w:r w:rsidRPr="00193BF1">
        <w:rPr>
          <w:i/>
          <w:iCs/>
        </w:rPr>
        <w:t>10;</w:t>
      </w:r>
    </w:p>
    <w:p w14:paraId="70ADB363" w14:textId="6D5E0974" w:rsidR="008C2801" w:rsidRPr="00AB6A29" w:rsidRDefault="008C2801" w:rsidP="008C2801">
      <w:pPr>
        <w:pStyle w:val="ListParagraph"/>
        <w:numPr>
          <w:ilvl w:val="0"/>
          <w:numId w:val="13"/>
        </w:numPr>
        <w:rPr>
          <w:b/>
          <w:bCs/>
        </w:rPr>
      </w:pPr>
      <w:r w:rsidRPr="00AB6A29">
        <w:rPr>
          <w:b/>
          <w:bCs/>
        </w:rPr>
        <w:t>e2Failure</w:t>
      </w:r>
      <w:r w:rsidR="00351B6D" w:rsidRPr="00AB6A29">
        <w:rPr>
          <w:b/>
          <w:bCs/>
        </w:rPr>
        <w:t xml:space="preserve"> &lt; 0</w:t>
      </w:r>
    </w:p>
    <w:p w14:paraId="4B9D9942" w14:textId="3CE61685" w:rsidR="0093748F" w:rsidRPr="00AB6A29" w:rsidRDefault="0093748F" w:rsidP="0093748F">
      <w:pPr>
        <w:pStyle w:val="ListParagraph"/>
        <w:numPr>
          <w:ilvl w:val="1"/>
          <w:numId w:val="13"/>
        </w:numPr>
        <w:rPr>
          <w:b/>
          <w:bCs/>
        </w:rPr>
      </w:pPr>
      <w:r w:rsidRPr="00AB6A29">
        <w:rPr>
          <w:b/>
          <w:bCs/>
        </w:rPr>
        <w:t>e2Sum + Math.abs(e2Failure) &lt;= 60</w:t>
      </w:r>
    </w:p>
    <w:p w14:paraId="61FAC0D5" w14:textId="757A0F19" w:rsidR="00386001" w:rsidRDefault="00AB6A29" w:rsidP="00AB6A29">
      <w:pPr>
        <w:ind w:left="1440"/>
      </w:pPr>
      <w:r>
        <w:t xml:space="preserve">→ </w:t>
      </w:r>
      <w:r w:rsidRPr="0051697E">
        <w:rPr>
          <w:i/>
          <w:iCs/>
        </w:rPr>
        <w:t>e2Sum</w:t>
      </w:r>
      <w:r>
        <w:t xml:space="preserve"> kann und sollte erhöht werden, die Methode in</w:t>
      </w:r>
      <w:r w:rsidRPr="006A3D16">
        <w:t>creaseFactors(</w:t>
      </w:r>
      <w:r>
        <w:t xml:space="preserve">) wird mit dem Wert </w:t>
      </w:r>
      <w:r w:rsidRPr="00193BF1">
        <w:rPr>
          <w:i/>
          <w:iCs/>
        </w:rPr>
        <w:t>Math.abs(e2Failure)</w:t>
      </w:r>
      <w:r>
        <w:t xml:space="preserve"> aufgerufen und der </w:t>
      </w:r>
      <w:r w:rsidRPr="00193BF1">
        <w:rPr>
          <w:i/>
          <w:iCs/>
        </w:rPr>
        <w:t>output</w:t>
      </w:r>
      <w:r>
        <w:t>-String auf „</w:t>
      </w:r>
      <w:r w:rsidRPr="00386001">
        <w:t xml:space="preserve">e2Sum needs to be </w:t>
      </w:r>
      <w:r>
        <w:t>in</w:t>
      </w:r>
      <w:r w:rsidRPr="00386001">
        <w:t>creased - Corrected factors</w:t>
      </w:r>
      <w:r>
        <w:t>“ gesetzt</w:t>
      </w:r>
    </w:p>
    <w:p w14:paraId="66A22CBD" w14:textId="54A52325" w:rsidR="00EF483F" w:rsidRPr="00193BF1" w:rsidRDefault="00EF483F" w:rsidP="00EF483F">
      <w:pPr>
        <w:ind w:left="1416"/>
        <w:rPr>
          <w:i/>
          <w:iCs/>
        </w:rPr>
      </w:pPr>
      <w:r>
        <w:t xml:space="preserve">→ </w:t>
      </w:r>
      <w:r w:rsidRPr="00EF483F">
        <w:rPr>
          <w:b/>
          <w:bCs/>
        </w:rPr>
        <w:t>gewählte Werte im Model</w:t>
      </w:r>
      <w:r>
        <w:t xml:space="preserve">: </w:t>
      </w:r>
      <w:r w:rsidRPr="00193BF1">
        <w:rPr>
          <w:i/>
          <w:iCs/>
        </w:rPr>
        <w:t xml:space="preserve">int e2Sum = </w:t>
      </w:r>
      <w:r w:rsidR="007968ED" w:rsidRPr="00193BF1">
        <w:rPr>
          <w:i/>
          <w:iCs/>
        </w:rPr>
        <w:t>5</w:t>
      </w:r>
      <w:r w:rsidRPr="00193BF1">
        <w:rPr>
          <w:i/>
          <w:iCs/>
        </w:rPr>
        <w:t>; int e2Correction = 10;</w:t>
      </w:r>
    </w:p>
    <w:p w14:paraId="79A1E297" w14:textId="7978F1D5" w:rsidR="0093748F" w:rsidRDefault="0093748F" w:rsidP="0093748F">
      <w:pPr>
        <w:pStyle w:val="ListParagraph"/>
        <w:numPr>
          <w:ilvl w:val="1"/>
          <w:numId w:val="13"/>
        </w:numPr>
        <w:rPr>
          <w:b/>
          <w:bCs/>
        </w:rPr>
      </w:pPr>
      <w:r w:rsidRPr="00AB6A29">
        <w:rPr>
          <w:b/>
          <w:bCs/>
        </w:rPr>
        <w:t xml:space="preserve">e2Sum + Math.abs(e2Failure) </w:t>
      </w:r>
      <w:r w:rsidR="008255C2" w:rsidRPr="00AB6A29">
        <w:rPr>
          <w:b/>
          <w:bCs/>
        </w:rPr>
        <w:t>&gt;</w:t>
      </w:r>
      <w:r w:rsidRPr="00AB6A29">
        <w:rPr>
          <w:b/>
          <w:bCs/>
        </w:rPr>
        <w:t xml:space="preserve"> 60</w:t>
      </w:r>
    </w:p>
    <w:p w14:paraId="2FE2737D" w14:textId="4E219EE1" w:rsidR="00E455C8" w:rsidRDefault="00E455C8" w:rsidP="00E455C8">
      <w:pPr>
        <w:ind w:left="1416"/>
      </w:pPr>
      <w:r w:rsidRPr="00E455C8">
        <w:t>→</w:t>
      </w:r>
      <w:r>
        <w:t xml:space="preserve"> </w:t>
      </w:r>
      <w:r w:rsidR="00400C9C" w:rsidRPr="0051697E">
        <w:rPr>
          <w:i/>
          <w:iCs/>
        </w:rPr>
        <w:t>e2Sum</w:t>
      </w:r>
      <w:r w:rsidR="00400C9C">
        <w:t xml:space="preserve"> sollte eigentlich erhöht werden, selbst die maximale Erhöhung ergibt jedoch nicht den tatsächlichen Aufwand, deshalb wird der </w:t>
      </w:r>
      <w:r w:rsidR="00400C9C" w:rsidRPr="0051697E">
        <w:rPr>
          <w:i/>
          <w:iCs/>
        </w:rPr>
        <w:t>output</w:t>
      </w:r>
      <w:r w:rsidR="00400C9C">
        <w:t>-String auf „</w:t>
      </w:r>
      <w:r w:rsidR="00400C9C" w:rsidRPr="00386001">
        <w:t xml:space="preserve">e2Sum needs to be decreased - </w:t>
      </w:r>
      <w:r w:rsidR="00737C66" w:rsidRPr="00737C66">
        <w:t>Failure can't be corrected by just adjusting factors</w:t>
      </w:r>
      <w:r w:rsidR="00400C9C">
        <w:t>“ gesetzt</w:t>
      </w:r>
    </w:p>
    <w:p w14:paraId="3A631FA3" w14:textId="6BFB8038" w:rsidR="00EF483F" w:rsidRPr="00E455C8" w:rsidRDefault="00EF483F" w:rsidP="00EF483F">
      <w:pPr>
        <w:ind w:left="1416"/>
      </w:pPr>
      <w:r>
        <w:t xml:space="preserve">→ </w:t>
      </w:r>
      <w:r w:rsidRPr="00EF483F">
        <w:rPr>
          <w:b/>
          <w:bCs/>
        </w:rPr>
        <w:t>gewählte Werte im Model</w:t>
      </w:r>
      <w:r>
        <w:t xml:space="preserve">: int e2Sum = 10; int e2Correction = </w:t>
      </w:r>
      <w:r w:rsidR="00403297">
        <w:t>80</w:t>
      </w:r>
      <w:r>
        <w:t>;</w:t>
      </w:r>
    </w:p>
    <w:p w14:paraId="1959096F" w14:textId="2831CC17" w:rsidR="00351B6D" w:rsidRPr="00187E0A" w:rsidRDefault="00351B6D" w:rsidP="008C2801">
      <w:pPr>
        <w:pStyle w:val="ListParagraph"/>
        <w:numPr>
          <w:ilvl w:val="0"/>
          <w:numId w:val="13"/>
        </w:numPr>
        <w:rPr>
          <w:b/>
          <w:bCs/>
        </w:rPr>
      </w:pPr>
      <w:r w:rsidRPr="00187E0A">
        <w:rPr>
          <w:b/>
          <w:bCs/>
        </w:rPr>
        <w:t>e2Failure = 0</w:t>
      </w:r>
    </w:p>
    <w:p w14:paraId="38882B34" w14:textId="54250289" w:rsidR="00987A2C" w:rsidRDefault="00187E0A" w:rsidP="00987A2C">
      <w:pPr>
        <w:ind w:left="1416"/>
      </w:pPr>
      <w:r>
        <w:t xml:space="preserve">→ </w:t>
      </w:r>
      <w:r w:rsidR="00987A2C" w:rsidRPr="0051697E">
        <w:rPr>
          <w:i/>
          <w:iCs/>
        </w:rPr>
        <w:t>e2Sum</w:t>
      </w:r>
      <w:r w:rsidR="00987A2C">
        <w:t xml:space="preserve"> muss nicht geändert werden, da der tatsächliche Aufwand bereits erreicht wurde, deshalb wird der </w:t>
      </w:r>
      <w:r w:rsidR="00987A2C" w:rsidRPr="0051697E">
        <w:rPr>
          <w:i/>
          <w:iCs/>
        </w:rPr>
        <w:t>output</w:t>
      </w:r>
      <w:r w:rsidR="00987A2C">
        <w:t>-String auf „</w:t>
      </w:r>
      <w:r w:rsidR="009D15C2" w:rsidRPr="009D15C2">
        <w:t>No failure to correct</w:t>
      </w:r>
      <w:r w:rsidR="00987A2C">
        <w:t>“ gesetzt</w:t>
      </w:r>
    </w:p>
    <w:p w14:paraId="2ADF23B4" w14:textId="18541F74" w:rsidR="00EF483F" w:rsidRPr="00E455C8" w:rsidRDefault="00EF483F" w:rsidP="00EF483F">
      <w:pPr>
        <w:ind w:left="1416"/>
      </w:pPr>
      <w:r>
        <w:t xml:space="preserve">→ </w:t>
      </w:r>
      <w:r w:rsidRPr="00EF483F">
        <w:rPr>
          <w:b/>
          <w:bCs/>
        </w:rPr>
        <w:t>gewählte Werte im Model</w:t>
      </w:r>
      <w:r>
        <w:t>: int e2Sum = 10; int e2Correction = 10;</w:t>
      </w:r>
    </w:p>
    <w:p w14:paraId="454E7F14" w14:textId="6345F37A" w:rsidR="004C2A5C" w:rsidRDefault="00884A42" w:rsidP="004C2A5C">
      <w:r>
        <w:t xml:space="preserve">Aus diesen 5 Äquivalenzklassen wurden nun 5 Test konstruiert, </w:t>
      </w:r>
      <w:r w:rsidR="00A07C1E">
        <w:t xml:space="preserve">von denen </w:t>
      </w:r>
      <w:r w:rsidR="00F47356">
        <w:t>jede</w:t>
      </w:r>
      <w:r w:rsidR="0051697E">
        <w:t>r</w:t>
      </w:r>
      <w:r w:rsidR="00A07C1E">
        <w:t xml:space="preserve"> jeweils in einen speziellen</w:t>
      </w:r>
      <w:r>
        <w:t xml:space="preserve"> Zweig</w:t>
      </w:r>
      <w:r w:rsidR="00A07C1E">
        <w:t xml:space="preserve"> </w:t>
      </w:r>
      <w:r w:rsidR="00F47356">
        <w:t>läuft und den gesetzten Output-String mit dem erwarteten Output vergleicht.</w:t>
      </w:r>
      <w:r w:rsidR="00A07C1E">
        <w:t xml:space="preserve"> </w:t>
      </w:r>
      <w:r w:rsidR="00394843">
        <w:t>So kann gewährleistet werden, dass alle Zweige korrekt aufgerufen werden und somit die Zweigabdeckung erreicht wurde. Dies ermöglicht es dem Entwickler bereits 34 % aller möglichen Fehler zu erkennen.</w:t>
      </w:r>
    </w:p>
    <w:p w14:paraId="716A904B" w14:textId="24783CC7" w:rsidR="007857F1" w:rsidRPr="004C2A5C" w:rsidRDefault="007A5F12" w:rsidP="004C2A5C">
      <w:r w:rsidRPr="007A5F12">
        <w:rPr>
          <w:rFonts w:ascii="Arial" w:eastAsiaTheme="majorEastAsia" w:hAnsi="Arial" w:cs="Arial"/>
          <w:noProof/>
          <w:sz w:val="28"/>
        </w:rPr>
        <w:drawing>
          <wp:anchor distT="0" distB="0" distL="114300" distR="114300" simplePos="0" relativeHeight="251658243" behindDoc="0" locked="0" layoutInCell="1" allowOverlap="1" wp14:anchorId="1106B6AA" wp14:editId="471255A0">
            <wp:simplePos x="0" y="0"/>
            <wp:positionH relativeFrom="column">
              <wp:posOffset>2730</wp:posOffset>
            </wp:positionH>
            <wp:positionV relativeFrom="paragraph">
              <wp:posOffset>2730</wp:posOffset>
            </wp:positionV>
            <wp:extent cx="5760720" cy="6353175"/>
            <wp:effectExtent l="0" t="0" r="0" b="952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6353175"/>
                    </a:xfrm>
                    <a:prstGeom prst="rect">
                      <a:avLst/>
                    </a:prstGeom>
                  </pic:spPr>
                </pic:pic>
              </a:graphicData>
            </a:graphic>
          </wp:anchor>
        </w:drawing>
      </w:r>
    </w:p>
    <w:p w14:paraId="06615DDD" w14:textId="22C1101E" w:rsidR="007857F1" w:rsidRDefault="007857F1">
      <w:pPr>
        <w:rPr>
          <w:rFonts w:ascii="Arial" w:eastAsiaTheme="majorEastAsia" w:hAnsi="Arial" w:cs="Arial"/>
          <w:sz w:val="28"/>
        </w:rPr>
      </w:pPr>
      <w:r>
        <w:rPr>
          <w:rFonts w:ascii="Arial" w:hAnsi="Arial" w:cs="Arial"/>
          <w:sz w:val="28"/>
        </w:rPr>
        <w:br w:type="page"/>
      </w:r>
    </w:p>
    <w:p w14:paraId="0B8329A6" w14:textId="29503DD8" w:rsidR="004C2A5C" w:rsidRDefault="004C2A5C" w:rsidP="004C2A5C">
      <w:pPr>
        <w:pStyle w:val="Heading1"/>
        <w:numPr>
          <w:ilvl w:val="2"/>
          <w:numId w:val="5"/>
        </w:numPr>
        <w:spacing w:line="360" w:lineRule="auto"/>
        <w:jc w:val="both"/>
        <w:rPr>
          <w:rFonts w:ascii="Arial" w:hAnsi="Arial" w:cs="Arial"/>
          <w:color w:val="auto"/>
          <w:sz w:val="28"/>
          <w:szCs w:val="22"/>
        </w:rPr>
      </w:pPr>
      <w:bookmarkStart w:id="79" w:name="_Toc43292575"/>
      <w:r w:rsidRPr="00482442">
        <w:rPr>
          <w:rFonts w:ascii="Arial" w:hAnsi="Arial" w:cs="Arial"/>
          <w:color w:val="auto"/>
          <w:sz w:val="28"/>
          <w:szCs w:val="22"/>
        </w:rPr>
        <w:t>increaseFactors()</w:t>
      </w:r>
      <w:bookmarkEnd w:id="79"/>
    </w:p>
    <w:p w14:paraId="6CB1E2BC" w14:textId="5113F294" w:rsidR="00581802" w:rsidRDefault="00581802" w:rsidP="00581802">
      <w:r>
        <w:t xml:space="preserve">Die Methode </w:t>
      </w:r>
      <w:r w:rsidR="00EB3243" w:rsidRPr="0051697E">
        <w:rPr>
          <w:i/>
          <w:iCs/>
        </w:rPr>
        <w:t>in</w:t>
      </w:r>
      <w:r w:rsidRPr="0051697E">
        <w:rPr>
          <w:i/>
          <w:iCs/>
        </w:rPr>
        <w:t>creaseFactors()</w:t>
      </w:r>
      <w:r>
        <w:t xml:space="preserve"> wird mit dem Integer-Wert, um den die Faktoren erhöht werden sollen</w:t>
      </w:r>
      <w:r w:rsidR="001F1D4F">
        <w:t xml:space="preserve"> (</w:t>
      </w:r>
      <w:r w:rsidR="001F1D4F" w:rsidRPr="002A6E00">
        <w:rPr>
          <w:i/>
          <w:iCs/>
        </w:rPr>
        <w:t>int increase</w:t>
      </w:r>
      <w:r w:rsidR="001F1D4F">
        <w:t>)</w:t>
      </w:r>
      <w:r>
        <w:t xml:space="preserve">, als Eingabeparameter aufgerufen. </w:t>
      </w:r>
      <w:r w:rsidR="001F1D4F">
        <w:t>Für diese Funk</w:t>
      </w:r>
      <w:r>
        <w:t xml:space="preserve">tion </w:t>
      </w:r>
      <w:r w:rsidR="001F1D4F">
        <w:t xml:space="preserve">lassen sich erneut </w:t>
      </w:r>
      <w:r w:rsidR="00134A46">
        <w:t>5</w:t>
      </w:r>
      <w:r w:rsidR="001F1D4F">
        <w:t xml:space="preserve"> Äquivalenzklassen bilden:</w:t>
      </w:r>
    </w:p>
    <w:p w14:paraId="764D86D3" w14:textId="6EF562AE" w:rsidR="001F1D4F" w:rsidRPr="00935BBB" w:rsidRDefault="00B30438" w:rsidP="00935BBB">
      <w:pPr>
        <w:pStyle w:val="ListParagraph"/>
        <w:numPr>
          <w:ilvl w:val="0"/>
          <w:numId w:val="13"/>
        </w:numPr>
        <w:rPr>
          <w:b/>
          <w:bCs/>
        </w:rPr>
      </w:pPr>
      <w:r w:rsidRPr="00B30438">
        <w:rPr>
          <w:b/>
          <w:bCs/>
        </w:rPr>
        <w:t>increase &lt; 0</w:t>
      </w:r>
      <w:r w:rsidR="00935BBB">
        <w:rPr>
          <w:b/>
          <w:bCs/>
        </w:rPr>
        <w:t xml:space="preserve"> | (e</w:t>
      </w:r>
      <w:r w:rsidR="00935BBB" w:rsidRPr="00BF6A52">
        <w:rPr>
          <w:b/>
          <w:bCs/>
        </w:rPr>
        <w:t>2Sum() + increase) &gt; 60</w:t>
      </w:r>
    </w:p>
    <w:p w14:paraId="3D932734" w14:textId="367956F2" w:rsidR="003D1D05" w:rsidRPr="003D1D05" w:rsidRDefault="003D1D05" w:rsidP="003D1D05">
      <w:pPr>
        <w:ind w:left="708"/>
      </w:pPr>
      <w:r w:rsidRPr="003D1D05">
        <w:t>→</w:t>
      </w:r>
      <w:r>
        <w:t xml:space="preserve"> durch diese Abfrage kann verhindert werden, dass ein Methodenaufruf mit einem </w:t>
      </w:r>
      <w:r w:rsidR="00935BBB">
        <w:t>fälschlicherweise negativen</w:t>
      </w:r>
      <w:r w:rsidR="002A6E00">
        <w:t xml:space="preserve"> </w:t>
      </w:r>
      <w:r>
        <w:t>Wert für increase Daten im Model verändert</w:t>
      </w:r>
      <w:r w:rsidR="00935BBB">
        <w:t>. Stattdessen wird</w:t>
      </w:r>
      <w:r>
        <w:t xml:space="preserve"> der Fehler </w:t>
      </w:r>
      <w:r w:rsidR="000436F8" w:rsidRPr="002A6E00">
        <w:rPr>
          <w:i/>
          <w:iCs/>
        </w:rPr>
        <w:t>IllegalArgumentException("increase out of bounds")</w:t>
      </w:r>
      <w:r w:rsidR="000436F8">
        <w:t xml:space="preserve"> erzeugt</w:t>
      </w:r>
      <w:r w:rsidR="00935BBB">
        <w:t>.</w:t>
      </w:r>
    </w:p>
    <w:p w14:paraId="0CFC0209" w14:textId="2BD5463F" w:rsidR="00BF6A52" w:rsidRPr="002A6E00" w:rsidRDefault="007506A7" w:rsidP="00B42F8C">
      <w:pPr>
        <w:ind w:left="708"/>
        <w:rPr>
          <w:i/>
          <w:iCs/>
        </w:rPr>
      </w:pPr>
      <w:r w:rsidRPr="003D1D05">
        <w:rPr>
          <w:b/>
          <w:bCs/>
        </w:rPr>
        <w:t xml:space="preserve">→ </w:t>
      </w:r>
      <w:r w:rsidRPr="00EF483F">
        <w:rPr>
          <w:b/>
          <w:bCs/>
        </w:rPr>
        <w:t>gewählt</w:t>
      </w:r>
      <w:r w:rsidR="00935BBB">
        <w:rPr>
          <w:b/>
          <w:bCs/>
        </w:rPr>
        <w:t>er</w:t>
      </w:r>
      <w:r w:rsidRPr="00EF483F">
        <w:rPr>
          <w:b/>
          <w:bCs/>
        </w:rPr>
        <w:t xml:space="preserve"> Wert im Model</w:t>
      </w:r>
      <w:r>
        <w:t xml:space="preserve">: </w:t>
      </w:r>
      <w:r w:rsidRPr="002A6E00">
        <w:rPr>
          <w:i/>
          <w:iCs/>
        </w:rPr>
        <w:t xml:space="preserve">int increase = </w:t>
      </w:r>
      <w:r w:rsidR="003D1D05" w:rsidRPr="002A6E00">
        <w:rPr>
          <w:i/>
          <w:iCs/>
        </w:rPr>
        <w:t>-1</w:t>
      </w:r>
    </w:p>
    <w:p w14:paraId="2324314F" w14:textId="5CE563B0" w:rsidR="00B30438" w:rsidRDefault="00B30438" w:rsidP="00B30438">
      <w:pPr>
        <w:pStyle w:val="ListParagraph"/>
        <w:numPr>
          <w:ilvl w:val="0"/>
          <w:numId w:val="13"/>
        </w:numPr>
        <w:rPr>
          <w:b/>
          <w:bCs/>
        </w:rPr>
      </w:pPr>
      <w:r w:rsidRPr="00B30438">
        <w:rPr>
          <w:b/>
          <w:bCs/>
        </w:rPr>
        <w:t>increase &gt;= 0</w:t>
      </w:r>
    </w:p>
    <w:p w14:paraId="56A3E93F" w14:textId="59F24E28" w:rsidR="00B163EF" w:rsidRDefault="00B163EF" w:rsidP="00B163EF">
      <w:pPr>
        <w:pStyle w:val="ListParagraph"/>
        <w:numPr>
          <w:ilvl w:val="1"/>
          <w:numId w:val="13"/>
        </w:numPr>
        <w:rPr>
          <w:b/>
          <w:bCs/>
        </w:rPr>
      </w:pPr>
      <w:r w:rsidRPr="00B30438">
        <w:rPr>
          <w:b/>
          <w:bCs/>
        </w:rPr>
        <w:t>increase = 0</w:t>
      </w:r>
    </w:p>
    <w:p w14:paraId="3FAD3111" w14:textId="222A2DCD" w:rsidR="00935BBB" w:rsidRPr="002A6E00" w:rsidRDefault="00935BBB" w:rsidP="00C94EE1">
      <w:pPr>
        <w:ind w:left="1416"/>
        <w:rPr>
          <w:i/>
          <w:iCs/>
        </w:rPr>
      </w:pPr>
      <w:r w:rsidRPr="00935BBB">
        <w:rPr>
          <w:b/>
          <w:bCs/>
        </w:rPr>
        <w:t>→ gewählter Wert im Model</w:t>
      </w:r>
      <w:r>
        <w:t xml:space="preserve">: </w:t>
      </w:r>
      <w:r w:rsidRPr="002A6E00">
        <w:rPr>
          <w:i/>
          <w:iCs/>
        </w:rPr>
        <w:t>int increase = 0</w:t>
      </w:r>
    </w:p>
    <w:p w14:paraId="6937F1AC" w14:textId="380C6D8E" w:rsidR="00B163EF" w:rsidRDefault="00B163EF" w:rsidP="00B163EF">
      <w:pPr>
        <w:pStyle w:val="ListParagraph"/>
        <w:numPr>
          <w:ilvl w:val="1"/>
          <w:numId w:val="13"/>
        </w:numPr>
        <w:rPr>
          <w:b/>
          <w:bCs/>
        </w:rPr>
      </w:pPr>
      <w:r w:rsidRPr="00B30438">
        <w:rPr>
          <w:b/>
          <w:bCs/>
        </w:rPr>
        <w:t>increase &gt;= 0</w:t>
      </w:r>
    </w:p>
    <w:p w14:paraId="4FD3A645" w14:textId="4F5EE39A" w:rsidR="00E011BD" w:rsidRDefault="00E011BD" w:rsidP="00E011BD">
      <w:pPr>
        <w:pStyle w:val="ListParagraph"/>
        <w:numPr>
          <w:ilvl w:val="2"/>
          <w:numId w:val="13"/>
        </w:numPr>
        <w:rPr>
          <w:b/>
          <w:bCs/>
        </w:rPr>
      </w:pPr>
      <w:r>
        <w:rPr>
          <w:b/>
          <w:bCs/>
        </w:rPr>
        <w:t xml:space="preserve">factorIterator == </w:t>
      </w:r>
      <w:r w:rsidR="00762C4A">
        <w:rPr>
          <w:b/>
          <w:bCs/>
        </w:rPr>
        <w:t>0 | 1 | 2 | 3 | 4 | 5 | 6 | 7 | 8 | 9</w:t>
      </w:r>
    </w:p>
    <w:p w14:paraId="7726266A" w14:textId="0103FB10" w:rsidR="00272843" w:rsidRDefault="00341548" w:rsidP="00341548">
      <w:pPr>
        <w:ind w:left="2160"/>
      </w:pPr>
      <w:r>
        <w:t xml:space="preserve">→ </w:t>
      </w:r>
      <w:r w:rsidR="00272843" w:rsidRPr="00272843">
        <w:t xml:space="preserve">alle Faktoren von 0 bis 9 der Reihe nach durchgehen, bis der gewünschte Wert für </w:t>
      </w:r>
      <w:r w:rsidR="00272843" w:rsidRPr="002A6E00">
        <w:rPr>
          <w:i/>
          <w:iCs/>
        </w:rPr>
        <w:t>e2Sum</w:t>
      </w:r>
      <w:r w:rsidR="00272843" w:rsidRPr="00272843">
        <w:t xml:space="preserve"> erreicht wurde</w:t>
      </w:r>
    </w:p>
    <w:p w14:paraId="064E59D9" w14:textId="2917AA77" w:rsidR="00762C4A" w:rsidRDefault="00341548" w:rsidP="00341548">
      <w:pPr>
        <w:pStyle w:val="ListParagraph"/>
        <w:ind w:left="2160"/>
      </w:pPr>
      <w:r>
        <w:t xml:space="preserve">→ </w:t>
      </w:r>
      <w:r w:rsidR="00272843" w:rsidRPr="00272843">
        <w:t>jeder Faktor wird aufgrund der Berechnung der möglichen Anpassung nur so weit verändert, dass sein Wert nach wie vor im festgesetzten Rahmen bleibt</w:t>
      </w:r>
    </w:p>
    <w:p w14:paraId="1540DEA3" w14:textId="472BDA61" w:rsidR="00922309" w:rsidRDefault="003C67DF" w:rsidP="00922309">
      <w:pPr>
        <w:pStyle w:val="ListParagraph"/>
        <w:ind w:left="2160"/>
      </w:pPr>
      <w:r>
        <w:t xml:space="preserve">→ nach jedem erfolgreichen Schleifendurchgang wird </w:t>
      </w:r>
      <w:r w:rsidRPr="002A6E00">
        <w:rPr>
          <w:i/>
          <w:iCs/>
        </w:rPr>
        <w:t>increase</w:t>
      </w:r>
      <w:r>
        <w:t xml:space="preserve"> um 1 verringert, </w:t>
      </w:r>
      <w:r w:rsidR="00922309">
        <w:t xml:space="preserve">sodass </w:t>
      </w:r>
      <w:r>
        <w:t xml:space="preserve">sobald </w:t>
      </w:r>
      <w:r w:rsidR="00922309" w:rsidRPr="002A6E00">
        <w:rPr>
          <w:i/>
          <w:iCs/>
        </w:rPr>
        <w:t>increase</w:t>
      </w:r>
      <w:r w:rsidR="00922309">
        <w:t xml:space="preserve"> nichtmehr &gt; 0 ist die Methode erfolgreich abgeschlossen wurde</w:t>
      </w:r>
    </w:p>
    <w:p w14:paraId="2165827D" w14:textId="519E6F14" w:rsidR="00684C77" w:rsidRPr="002A6E00" w:rsidRDefault="00C94EE1" w:rsidP="00684C77">
      <w:pPr>
        <w:ind w:left="2124"/>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r w:rsidRPr="002A6E00">
        <w:rPr>
          <w:i/>
          <w:iCs/>
        </w:rPr>
        <w:t xml:space="preserve">int </w:t>
      </w:r>
      <w:r w:rsidR="00CA2A32" w:rsidRPr="002A6E00">
        <w:rPr>
          <w:i/>
          <w:iCs/>
        </w:rPr>
        <w:t>e2Sum</w:t>
      </w:r>
      <w:r w:rsidRPr="002A6E00">
        <w:rPr>
          <w:i/>
          <w:iCs/>
        </w:rPr>
        <w:t xml:space="preserve"> = </w:t>
      </w:r>
      <w:r w:rsidR="00B324C6" w:rsidRPr="002A6E00">
        <w:rPr>
          <w:i/>
          <w:iCs/>
        </w:rPr>
        <w:t>60</w:t>
      </w:r>
      <w:r w:rsidR="00684C77" w:rsidRPr="002A6E00">
        <w:rPr>
          <w:i/>
          <w:iCs/>
        </w:rPr>
        <w:t xml:space="preserve"> </w:t>
      </w:r>
    </w:p>
    <w:p w14:paraId="64C0B88E" w14:textId="7BFD5709" w:rsidR="00B324C6" w:rsidRPr="00272843" w:rsidRDefault="00684C77" w:rsidP="00684C77">
      <w:pPr>
        <w:ind w:left="2124"/>
      </w:pPr>
      <w:r>
        <w:t>(</w:t>
      </w:r>
      <w:r w:rsidR="00B324C6">
        <w:t xml:space="preserve">da </w:t>
      </w:r>
      <w:r>
        <w:t>60 der maximal mögliche Wert ist, diese Methode jedoch mit Konfigurationsdaten aufgerufen wird, bei de</w:t>
      </w:r>
      <w:r w:rsidR="001E6EB6">
        <w:t xml:space="preserve">nen alle Faktoren = 0 sind, muss in diesem Fall zwangsläufig jeder Zweig durchlaufen werden um das gewünschte Ergebnis von </w:t>
      </w:r>
      <w:r w:rsidR="001E6EB6" w:rsidRPr="002A6E00">
        <w:rPr>
          <w:i/>
          <w:iCs/>
        </w:rPr>
        <w:t>e2Sum</w:t>
      </w:r>
      <w:r w:rsidR="001E6EB6">
        <w:t xml:space="preserve"> = 60 zu erhalten)</w:t>
      </w:r>
    </w:p>
    <w:p w14:paraId="5E9C8AE1" w14:textId="1D43DC15" w:rsidR="00762C4A" w:rsidRDefault="00762C4A" w:rsidP="00E011BD">
      <w:pPr>
        <w:pStyle w:val="ListParagraph"/>
        <w:numPr>
          <w:ilvl w:val="2"/>
          <w:numId w:val="13"/>
        </w:numPr>
        <w:rPr>
          <w:b/>
          <w:bCs/>
        </w:rPr>
      </w:pPr>
      <w:r>
        <w:rPr>
          <w:b/>
          <w:bCs/>
        </w:rPr>
        <w:t>factorIterator != 0 | 1 | 2 | 3 | 4 | 5 | 6 | 7 | 8 | 9</w:t>
      </w:r>
    </w:p>
    <w:p w14:paraId="672E344C" w14:textId="70CDADD4" w:rsidR="00B42F8C" w:rsidRDefault="006D51C1" w:rsidP="006D51C1">
      <w:pPr>
        <w:ind w:left="2124"/>
      </w:pPr>
      <w:r w:rsidRPr="006D51C1">
        <w:t>→</w:t>
      </w:r>
      <w:r>
        <w:t xml:space="preserve"> </w:t>
      </w:r>
      <w:r w:rsidR="005E334A">
        <w:t>D</w:t>
      </w:r>
      <w:r>
        <w:t xml:space="preserve">ieser Zweig wird nur aufgerufen, falls der zu Anfang mit </w:t>
      </w:r>
      <w:r w:rsidR="00407D1E">
        <w:t xml:space="preserve">0 initialisierte </w:t>
      </w:r>
      <w:r w:rsidR="00407D1E" w:rsidRPr="002A6E00">
        <w:rPr>
          <w:i/>
          <w:iCs/>
        </w:rPr>
        <w:t>factorIterator</w:t>
      </w:r>
      <w:r w:rsidR="00407D1E">
        <w:t xml:space="preserve"> außerhalb der </w:t>
      </w:r>
      <w:r w:rsidR="005E334A">
        <w:t>Faktoren (0-9) liegt. Dies k</w:t>
      </w:r>
      <w:r w:rsidR="00434A74">
        <w:t>önnte</w:t>
      </w:r>
      <w:r w:rsidR="005E334A">
        <w:t xml:space="preserve"> zum Beispiel auftreten, wenn</w:t>
      </w:r>
      <w:r w:rsidR="00434A74">
        <w:t xml:space="preserve"> </w:t>
      </w:r>
      <w:r w:rsidR="00434A74" w:rsidRPr="002A6E00">
        <w:rPr>
          <w:i/>
          <w:iCs/>
        </w:rPr>
        <w:t>increase</w:t>
      </w:r>
      <w:r w:rsidR="00434A74">
        <w:t xml:space="preserve"> n</w:t>
      </w:r>
      <w:r w:rsidR="00A55869">
        <w:t xml:space="preserve">och nicht Null erreicht hat, alle Faktoren jedoch bereits maximal erhöht wurden. Im normalen Programmverlauf sollte dies nicht auftreten, </w:t>
      </w:r>
      <w:r w:rsidR="0083732A">
        <w:t xml:space="preserve">da der Wert von </w:t>
      </w:r>
      <w:r w:rsidR="0083732A" w:rsidRPr="002A6E00">
        <w:rPr>
          <w:i/>
          <w:iCs/>
        </w:rPr>
        <w:t>e2Sum</w:t>
      </w:r>
      <w:r w:rsidR="002A6E00">
        <w:t xml:space="preserve"> vor Aufruf dieser Methode neu berechnet wird</w:t>
      </w:r>
      <w:r w:rsidR="00DF2283">
        <w:t>.</w:t>
      </w:r>
      <w:r w:rsidR="0083732A">
        <w:t xml:space="preserve"> </w:t>
      </w:r>
      <w:r w:rsidR="00DF2283">
        <w:t>U</w:t>
      </w:r>
      <w:r w:rsidR="00A55869">
        <w:t>m jedoch eine Endlosschleife zu vermeiden</w:t>
      </w:r>
      <w:r w:rsidR="00FB4C6C">
        <w:t xml:space="preserve">, sollte der Wert von </w:t>
      </w:r>
      <w:r w:rsidR="00FB4C6C" w:rsidRPr="00DF2283">
        <w:rPr>
          <w:i/>
          <w:iCs/>
        </w:rPr>
        <w:t>e2Sum</w:t>
      </w:r>
      <w:r w:rsidR="00FB4C6C">
        <w:t xml:space="preserve"> nicht korrekt berechnet worden sein,</w:t>
      </w:r>
      <w:r w:rsidR="00A55869">
        <w:t xml:space="preserve"> w</w:t>
      </w:r>
      <w:r w:rsidR="00092F18">
        <w:t>ü</w:t>
      </w:r>
      <w:r w:rsidR="00A55869">
        <w:t>rd</w:t>
      </w:r>
      <w:r w:rsidR="00092F18">
        <w:t>e in diesem Fall der</w:t>
      </w:r>
      <w:r w:rsidR="007506A7">
        <w:t xml:space="preserve"> Fehler</w:t>
      </w:r>
      <w:r w:rsidR="00092F18">
        <w:t xml:space="preserve"> </w:t>
      </w:r>
      <w:r w:rsidR="00092F18" w:rsidRPr="00DF2283">
        <w:rPr>
          <w:i/>
          <w:iCs/>
        </w:rPr>
        <w:t>RuntimeException("factorIterator out of bounds")</w:t>
      </w:r>
      <w:r w:rsidR="007506A7">
        <w:t xml:space="preserve"> auftreten und die Endlosschleife verhindert</w:t>
      </w:r>
    </w:p>
    <w:p w14:paraId="1B7C4013" w14:textId="77777777" w:rsidR="0083732A" w:rsidRPr="00164064" w:rsidRDefault="00C94EE1" w:rsidP="0083732A">
      <w:pPr>
        <w:ind w:left="2124"/>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r w:rsidR="0083732A" w:rsidRPr="00164064">
        <w:rPr>
          <w:i/>
          <w:iCs/>
        </w:rPr>
        <w:t>int e2Sum = 10, int e2Correction = 60</w:t>
      </w:r>
    </w:p>
    <w:p w14:paraId="4CF84D14" w14:textId="15AF7B69" w:rsidR="00581802" w:rsidRPr="00581802" w:rsidRDefault="0083732A" w:rsidP="0083732A">
      <w:pPr>
        <w:ind w:left="3540" w:firstLine="708"/>
      </w:pPr>
      <w:r>
        <w:t xml:space="preserve">→ </w:t>
      </w:r>
      <w:r w:rsidRPr="00164064">
        <w:rPr>
          <w:i/>
          <w:iCs/>
        </w:rPr>
        <w:t>int increase = 50</w:t>
      </w:r>
      <w:r>
        <w:t>, alle Faktoren bereits maximal</w:t>
      </w:r>
    </w:p>
    <w:p w14:paraId="1B25FAF9" w14:textId="56595A7C" w:rsidR="00A97C10" w:rsidRDefault="00E57A49">
      <w:pPr>
        <w:rPr>
          <w:rFonts w:ascii="Arial" w:eastAsiaTheme="majorEastAsia" w:hAnsi="Arial" w:cs="Arial"/>
          <w:sz w:val="28"/>
        </w:rPr>
      </w:pPr>
      <w:r>
        <w:rPr>
          <w:rFonts w:ascii="Arial" w:eastAsiaTheme="majorEastAsia" w:hAnsi="Arial" w:cs="Arial"/>
          <w:noProof/>
          <w:sz w:val="28"/>
        </w:rPr>
        <w:drawing>
          <wp:inline distT="0" distB="0" distL="0" distR="0" wp14:anchorId="3CF12CBA" wp14:editId="410DB69A">
            <wp:extent cx="5835925" cy="5530362"/>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FORT_increaseFactors.png"/>
                    <pic:cNvPicPr/>
                  </pic:nvPicPr>
                  <pic:blipFill>
                    <a:blip r:embed="rId39">
                      <a:extLst>
                        <a:ext uri="{28A0092B-C50C-407E-A947-70E740481C1C}">
                          <a14:useLocalDpi xmlns:a14="http://schemas.microsoft.com/office/drawing/2010/main" val="0"/>
                        </a:ext>
                      </a:extLst>
                    </a:blip>
                    <a:stretch>
                      <a:fillRect/>
                    </a:stretch>
                  </pic:blipFill>
                  <pic:spPr>
                    <a:xfrm>
                      <a:off x="0" y="0"/>
                      <a:ext cx="5838528" cy="5532829"/>
                    </a:xfrm>
                    <a:prstGeom prst="rect">
                      <a:avLst/>
                    </a:prstGeom>
                  </pic:spPr>
                </pic:pic>
              </a:graphicData>
            </a:graphic>
          </wp:inline>
        </w:drawing>
      </w:r>
      <w:r w:rsidR="00A97C10">
        <w:rPr>
          <w:rFonts w:ascii="Arial" w:hAnsi="Arial" w:cs="Arial"/>
          <w:sz w:val="28"/>
        </w:rPr>
        <w:br w:type="page"/>
      </w:r>
    </w:p>
    <w:p w14:paraId="00B84E63" w14:textId="0AEC026E" w:rsidR="00581802" w:rsidRDefault="00581802" w:rsidP="00581802">
      <w:pPr>
        <w:pStyle w:val="Heading1"/>
        <w:numPr>
          <w:ilvl w:val="2"/>
          <w:numId w:val="5"/>
        </w:numPr>
        <w:spacing w:line="360" w:lineRule="auto"/>
        <w:jc w:val="both"/>
        <w:rPr>
          <w:rFonts w:ascii="Arial" w:hAnsi="Arial" w:cs="Arial"/>
          <w:color w:val="auto"/>
          <w:sz w:val="28"/>
          <w:szCs w:val="22"/>
        </w:rPr>
      </w:pPr>
      <w:bookmarkStart w:id="80" w:name="_Toc43292576"/>
      <w:r w:rsidRPr="00482442">
        <w:rPr>
          <w:rFonts w:ascii="Arial" w:hAnsi="Arial" w:cs="Arial"/>
          <w:color w:val="auto"/>
          <w:sz w:val="28"/>
          <w:szCs w:val="22"/>
        </w:rPr>
        <w:t>decreaseFactors()</w:t>
      </w:r>
      <w:bookmarkEnd w:id="80"/>
    </w:p>
    <w:p w14:paraId="4C83B724" w14:textId="210DF64B" w:rsidR="001E6EB6" w:rsidRDefault="001E6EB6" w:rsidP="001E6EB6">
      <w:r>
        <w:t>Vergleichbar zu increaseFactors wird die Methode de</w:t>
      </w:r>
      <w:r w:rsidRPr="00EA0BB1">
        <w:t>creaseFactors</w:t>
      </w:r>
      <w:r>
        <w:t xml:space="preserve">() ebenfalls mit dem Integer-Wert, um den die Faktoren </w:t>
      </w:r>
      <w:r w:rsidR="00EB3243">
        <w:t>verringert</w:t>
      </w:r>
      <w:r>
        <w:t xml:space="preserve"> werden sollen (int decrease), als Eingabeparameter aufgerufen. Für diese Funktion lassen sich erneut </w:t>
      </w:r>
      <w:r w:rsidR="00134A46">
        <w:t>5</w:t>
      </w:r>
      <w:r>
        <w:t xml:space="preserve"> Äquivalenzklassen bilden:</w:t>
      </w:r>
    </w:p>
    <w:p w14:paraId="7415BF76" w14:textId="3E298AFC" w:rsidR="001E6EB6" w:rsidRPr="00935BBB" w:rsidRDefault="00EB3243" w:rsidP="001E6EB6">
      <w:pPr>
        <w:pStyle w:val="ListParagraph"/>
        <w:numPr>
          <w:ilvl w:val="0"/>
          <w:numId w:val="13"/>
        </w:numPr>
        <w:rPr>
          <w:b/>
          <w:bCs/>
        </w:rPr>
      </w:pPr>
      <w:r>
        <w:rPr>
          <w:b/>
          <w:bCs/>
        </w:rPr>
        <w:t>de</w:t>
      </w:r>
      <w:r w:rsidR="001E6EB6" w:rsidRPr="00B30438">
        <w:rPr>
          <w:b/>
          <w:bCs/>
        </w:rPr>
        <w:t>crease &lt; 0</w:t>
      </w:r>
      <w:r w:rsidR="001E6EB6">
        <w:rPr>
          <w:b/>
          <w:bCs/>
        </w:rPr>
        <w:t xml:space="preserve"> | (e</w:t>
      </w:r>
      <w:r w:rsidR="001E6EB6" w:rsidRPr="00BF6A52">
        <w:rPr>
          <w:b/>
          <w:bCs/>
        </w:rPr>
        <w:t xml:space="preserve">2Sum() </w:t>
      </w:r>
      <w:r>
        <w:rPr>
          <w:b/>
          <w:bCs/>
        </w:rPr>
        <w:t>-</w:t>
      </w:r>
      <w:r w:rsidR="001E6EB6" w:rsidRPr="00BF6A52">
        <w:rPr>
          <w:b/>
          <w:bCs/>
        </w:rPr>
        <w:t xml:space="preserve"> </w:t>
      </w:r>
      <w:r>
        <w:rPr>
          <w:b/>
          <w:bCs/>
        </w:rPr>
        <w:t>de</w:t>
      </w:r>
      <w:r w:rsidR="001E6EB6" w:rsidRPr="00BF6A52">
        <w:rPr>
          <w:b/>
          <w:bCs/>
        </w:rPr>
        <w:t xml:space="preserve">crease) </w:t>
      </w:r>
      <w:r>
        <w:rPr>
          <w:b/>
          <w:bCs/>
        </w:rPr>
        <w:t>&lt;</w:t>
      </w:r>
      <w:r w:rsidR="001E6EB6" w:rsidRPr="00BF6A52">
        <w:rPr>
          <w:b/>
          <w:bCs/>
        </w:rPr>
        <w:t xml:space="preserve"> 0</w:t>
      </w:r>
    </w:p>
    <w:p w14:paraId="015EF47A" w14:textId="3C4CCB6F" w:rsidR="001E6EB6" w:rsidRPr="003D1D05" w:rsidRDefault="001E6EB6" w:rsidP="001E6EB6">
      <w:pPr>
        <w:ind w:left="708"/>
      </w:pPr>
      <w:r w:rsidRPr="003D1D05">
        <w:t>→</w:t>
      </w:r>
      <w:r>
        <w:t xml:space="preserve"> durch diese Abfrage kann verhindert werden, dass ein Methodenaufruf mit einem fälschlicherweise negativen</w:t>
      </w:r>
      <w:r w:rsidR="009475B4">
        <w:t xml:space="preserve"> </w:t>
      </w:r>
      <w:r>
        <w:t xml:space="preserve">Wert für </w:t>
      </w:r>
      <w:r w:rsidR="00EB3243" w:rsidRPr="009475B4">
        <w:rPr>
          <w:i/>
          <w:iCs/>
        </w:rPr>
        <w:t>de</w:t>
      </w:r>
      <w:r w:rsidRPr="009475B4">
        <w:rPr>
          <w:i/>
          <w:iCs/>
        </w:rPr>
        <w:t>crease</w:t>
      </w:r>
      <w:r>
        <w:t xml:space="preserve"> Daten im Model verändert. Stattdessen wird der Fehler </w:t>
      </w:r>
      <w:r w:rsidRPr="009475B4">
        <w:rPr>
          <w:i/>
          <w:iCs/>
        </w:rPr>
        <w:t>IllegalArgumentException("</w:t>
      </w:r>
      <w:r w:rsidR="00EB3243" w:rsidRPr="009475B4">
        <w:rPr>
          <w:i/>
          <w:iCs/>
        </w:rPr>
        <w:t>de</w:t>
      </w:r>
      <w:r w:rsidRPr="009475B4">
        <w:rPr>
          <w:i/>
          <w:iCs/>
        </w:rPr>
        <w:t>crease out of bounds")</w:t>
      </w:r>
      <w:r>
        <w:t xml:space="preserve"> erzeugt.</w:t>
      </w:r>
    </w:p>
    <w:p w14:paraId="32D5A14C" w14:textId="34C3A59E" w:rsidR="001E6EB6" w:rsidRPr="00B42F8C" w:rsidRDefault="001E6EB6" w:rsidP="001E6EB6">
      <w:pPr>
        <w:ind w:left="708"/>
      </w:pPr>
      <w:r w:rsidRPr="003D1D05">
        <w:rPr>
          <w:b/>
          <w:bCs/>
        </w:rPr>
        <w:t xml:space="preserve">→ </w:t>
      </w:r>
      <w:r w:rsidRPr="00EF483F">
        <w:rPr>
          <w:b/>
          <w:bCs/>
        </w:rPr>
        <w:t>gewählt</w:t>
      </w:r>
      <w:r>
        <w:rPr>
          <w:b/>
          <w:bCs/>
        </w:rPr>
        <w:t>er</w:t>
      </w:r>
      <w:r w:rsidRPr="00EF483F">
        <w:rPr>
          <w:b/>
          <w:bCs/>
        </w:rPr>
        <w:t xml:space="preserve"> Wert im Model</w:t>
      </w:r>
      <w:r>
        <w:t xml:space="preserve">: </w:t>
      </w:r>
      <w:r w:rsidRPr="0054011B">
        <w:rPr>
          <w:i/>
          <w:iCs/>
        </w:rPr>
        <w:t xml:space="preserve">int </w:t>
      </w:r>
      <w:r w:rsidR="00EB3243" w:rsidRPr="0054011B">
        <w:rPr>
          <w:i/>
          <w:iCs/>
        </w:rPr>
        <w:t>de</w:t>
      </w:r>
      <w:r w:rsidRPr="0054011B">
        <w:rPr>
          <w:i/>
          <w:iCs/>
        </w:rPr>
        <w:t>crease = -1</w:t>
      </w:r>
    </w:p>
    <w:p w14:paraId="4899A432" w14:textId="2C12DDF4" w:rsidR="001E6EB6" w:rsidRDefault="00EB3243" w:rsidP="001E6EB6">
      <w:pPr>
        <w:pStyle w:val="ListParagraph"/>
        <w:numPr>
          <w:ilvl w:val="0"/>
          <w:numId w:val="13"/>
        </w:numPr>
        <w:rPr>
          <w:b/>
          <w:bCs/>
        </w:rPr>
      </w:pPr>
      <w:r>
        <w:rPr>
          <w:b/>
          <w:bCs/>
        </w:rPr>
        <w:t>de</w:t>
      </w:r>
      <w:r w:rsidR="001E6EB6" w:rsidRPr="00B30438">
        <w:rPr>
          <w:b/>
          <w:bCs/>
        </w:rPr>
        <w:t>crease &gt;= 0</w:t>
      </w:r>
    </w:p>
    <w:p w14:paraId="493CF15C" w14:textId="214BB40C" w:rsidR="001E6EB6" w:rsidRDefault="00EB3243" w:rsidP="001E6EB6">
      <w:pPr>
        <w:pStyle w:val="ListParagraph"/>
        <w:numPr>
          <w:ilvl w:val="1"/>
          <w:numId w:val="13"/>
        </w:numPr>
        <w:rPr>
          <w:b/>
          <w:bCs/>
        </w:rPr>
      </w:pPr>
      <w:r>
        <w:rPr>
          <w:b/>
          <w:bCs/>
        </w:rPr>
        <w:t>de</w:t>
      </w:r>
      <w:r w:rsidR="001E6EB6" w:rsidRPr="00B30438">
        <w:rPr>
          <w:b/>
          <w:bCs/>
        </w:rPr>
        <w:t>crease = 0</w:t>
      </w:r>
    </w:p>
    <w:p w14:paraId="42043AD3" w14:textId="190E41BF" w:rsidR="001E6EB6" w:rsidRPr="0054011B" w:rsidRDefault="001E6EB6" w:rsidP="001E6EB6">
      <w:pPr>
        <w:ind w:left="1416"/>
        <w:rPr>
          <w:i/>
          <w:iCs/>
        </w:rPr>
      </w:pPr>
      <w:r w:rsidRPr="00935BBB">
        <w:rPr>
          <w:b/>
          <w:bCs/>
        </w:rPr>
        <w:t>→ gewählter Wert im Model</w:t>
      </w:r>
      <w:r>
        <w:t xml:space="preserve">: </w:t>
      </w:r>
      <w:r w:rsidRPr="0054011B">
        <w:rPr>
          <w:i/>
          <w:iCs/>
        </w:rPr>
        <w:t xml:space="preserve">int </w:t>
      </w:r>
      <w:r w:rsidR="00EB3243" w:rsidRPr="0054011B">
        <w:rPr>
          <w:i/>
          <w:iCs/>
        </w:rPr>
        <w:t>de</w:t>
      </w:r>
      <w:r w:rsidRPr="0054011B">
        <w:rPr>
          <w:i/>
          <w:iCs/>
        </w:rPr>
        <w:t>crease = 0</w:t>
      </w:r>
    </w:p>
    <w:p w14:paraId="375199C7" w14:textId="6D73EA29" w:rsidR="001E6EB6" w:rsidRDefault="00EB3243" w:rsidP="001E6EB6">
      <w:pPr>
        <w:pStyle w:val="ListParagraph"/>
        <w:numPr>
          <w:ilvl w:val="1"/>
          <w:numId w:val="13"/>
        </w:numPr>
        <w:rPr>
          <w:b/>
          <w:bCs/>
        </w:rPr>
      </w:pPr>
      <w:r>
        <w:rPr>
          <w:b/>
          <w:bCs/>
        </w:rPr>
        <w:t>de</w:t>
      </w:r>
      <w:r w:rsidR="001E6EB6" w:rsidRPr="00B30438">
        <w:rPr>
          <w:b/>
          <w:bCs/>
        </w:rPr>
        <w:t>crease &gt;= 0</w:t>
      </w:r>
    </w:p>
    <w:p w14:paraId="50853B10" w14:textId="77777777" w:rsidR="001E6EB6" w:rsidRDefault="001E6EB6" w:rsidP="001E6EB6">
      <w:pPr>
        <w:pStyle w:val="ListParagraph"/>
        <w:numPr>
          <w:ilvl w:val="2"/>
          <w:numId w:val="13"/>
        </w:numPr>
        <w:rPr>
          <w:b/>
          <w:bCs/>
        </w:rPr>
      </w:pPr>
      <w:r>
        <w:rPr>
          <w:b/>
          <w:bCs/>
        </w:rPr>
        <w:t>factorIterator == 0 | 1 | 2 | 3 | 4 | 5 | 6 | 7 | 8 | 9</w:t>
      </w:r>
    </w:p>
    <w:p w14:paraId="2237B180" w14:textId="77777777" w:rsidR="001E6EB6" w:rsidRDefault="001E6EB6" w:rsidP="001E6EB6">
      <w:pPr>
        <w:ind w:left="2160"/>
      </w:pPr>
      <w:r>
        <w:t xml:space="preserve">→ </w:t>
      </w:r>
      <w:r w:rsidRPr="00272843">
        <w:t xml:space="preserve">alle Faktoren von 0 bis 9 der Reihe nach durchgehen, bis der gewünschte Wert für </w:t>
      </w:r>
      <w:r w:rsidRPr="0054011B">
        <w:rPr>
          <w:i/>
          <w:iCs/>
        </w:rPr>
        <w:t>e2Sum</w:t>
      </w:r>
      <w:r w:rsidRPr="00272843">
        <w:t xml:space="preserve"> erreicht wurde</w:t>
      </w:r>
    </w:p>
    <w:p w14:paraId="4DA1496D" w14:textId="77777777" w:rsidR="001E6EB6" w:rsidRDefault="001E6EB6" w:rsidP="001E6EB6">
      <w:pPr>
        <w:pStyle w:val="ListParagraph"/>
        <w:ind w:left="2160"/>
      </w:pPr>
      <w:r>
        <w:t xml:space="preserve">→ </w:t>
      </w:r>
      <w:r w:rsidRPr="00272843">
        <w:t>jeder Faktor wird aufgrund der Berechnung der möglichen Anpassung nur so weit verändert, dass sein Wert nach wie vor im festgesetzten Rahmen bleibt</w:t>
      </w:r>
    </w:p>
    <w:p w14:paraId="3F8AB0D7" w14:textId="4ED56441" w:rsidR="001E6EB6" w:rsidRDefault="001E6EB6" w:rsidP="001E6EB6">
      <w:pPr>
        <w:pStyle w:val="ListParagraph"/>
        <w:ind w:left="2160"/>
      </w:pPr>
      <w:r>
        <w:t xml:space="preserve">→ nach jedem erfolgreichen Schleifendurchgang wird </w:t>
      </w:r>
      <w:r w:rsidR="00EB3243" w:rsidRPr="0054011B">
        <w:rPr>
          <w:i/>
          <w:iCs/>
        </w:rPr>
        <w:t>de</w:t>
      </w:r>
      <w:r w:rsidRPr="0054011B">
        <w:rPr>
          <w:i/>
          <w:iCs/>
        </w:rPr>
        <w:t>crease</w:t>
      </w:r>
      <w:r>
        <w:t xml:space="preserve"> um 1 verringert, sodass sobald </w:t>
      </w:r>
      <w:r w:rsidR="00EB3243" w:rsidRPr="0054011B">
        <w:rPr>
          <w:i/>
          <w:iCs/>
        </w:rPr>
        <w:t>de</w:t>
      </w:r>
      <w:r w:rsidRPr="0054011B">
        <w:rPr>
          <w:i/>
          <w:iCs/>
        </w:rPr>
        <w:t>crease</w:t>
      </w:r>
      <w:r>
        <w:t xml:space="preserve"> nichtmehr &gt; 0 ist die Methode erfolgreich abgeschlossen wurde</w:t>
      </w:r>
    </w:p>
    <w:p w14:paraId="46AF0491" w14:textId="1DC2EBDA" w:rsidR="001E6EB6" w:rsidRPr="0054011B" w:rsidRDefault="001E6EB6" w:rsidP="001E6EB6">
      <w:pPr>
        <w:ind w:left="2124"/>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r w:rsidRPr="0054011B">
        <w:rPr>
          <w:i/>
          <w:iCs/>
        </w:rPr>
        <w:t xml:space="preserve">int </w:t>
      </w:r>
      <w:r w:rsidR="00EB3243" w:rsidRPr="0054011B">
        <w:rPr>
          <w:i/>
          <w:iCs/>
        </w:rPr>
        <w:t>de</w:t>
      </w:r>
      <w:r w:rsidRPr="0054011B">
        <w:rPr>
          <w:i/>
          <w:iCs/>
        </w:rPr>
        <w:t xml:space="preserve">crease = 60 </w:t>
      </w:r>
    </w:p>
    <w:p w14:paraId="434F0E0F" w14:textId="77777777" w:rsidR="001E6EB6" w:rsidRPr="00272843" w:rsidRDefault="001E6EB6" w:rsidP="001E6EB6">
      <w:pPr>
        <w:ind w:left="2124"/>
      </w:pPr>
      <w:r>
        <w:t xml:space="preserve">(da 60 der maximal mögliche Wert ist, diese Methode jedoch mit Konfigurationsdaten aufgerufen wird, bei denen alle Faktoren = 0 sind, muss in diesem Fall zwangsläufig jeder Zweig durchlaufen werden um das gewünschte Ergebnis von </w:t>
      </w:r>
      <w:r w:rsidRPr="0054011B">
        <w:rPr>
          <w:i/>
          <w:iCs/>
        </w:rPr>
        <w:t>e2Sum</w:t>
      </w:r>
      <w:r>
        <w:t xml:space="preserve"> = 60 zu erhalten)</w:t>
      </w:r>
    </w:p>
    <w:p w14:paraId="4ADB380E" w14:textId="0640C1E8" w:rsidR="001E6EB6" w:rsidRDefault="001E6EB6" w:rsidP="001E6EB6">
      <w:pPr>
        <w:pStyle w:val="ListParagraph"/>
        <w:numPr>
          <w:ilvl w:val="2"/>
          <w:numId w:val="13"/>
        </w:numPr>
        <w:rPr>
          <w:b/>
          <w:bCs/>
        </w:rPr>
      </w:pPr>
      <w:r>
        <w:rPr>
          <w:b/>
          <w:bCs/>
        </w:rPr>
        <w:t xml:space="preserve">factorIterator != </w:t>
      </w:r>
      <w:r w:rsidR="008D2318">
        <w:rPr>
          <w:b/>
          <w:bCs/>
        </w:rPr>
        <w:t>(</w:t>
      </w:r>
      <w:r>
        <w:rPr>
          <w:b/>
          <w:bCs/>
        </w:rPr>
        <w:t>0 | 1 | 2 | 3 | 4 | 5 | 6 | 7 | 8 | 9</w:t>
      </w:r>
      <w:r w:rsidR="008D2318">
        <w:rPr>
          <w:b/>
          <w:bCs/>
        </w:rPr>
        <w:t>)</w:t>
      </w:r>
    </w:p>
    <w:p w14:paraId="1522F8AA" w14:textId="33AD6DE9" w:rsidR="00BB0253" w:rsidRDefault="00BB0253" w:rsidP="001B74CD">
      <w:pPr>
        <w:ind w:left="2124" w:firstLine="36"/>
      </w:pPr>
      <w:r w:rsidRPr="006D51C1">
        <w:t>→</w:t>
      </w:r>
      <w:r>
        <w:t xml:space="preserve"> Dieser Zweig wird nur aufgerufen, falls der zu Anfang mit 0 initialisierte </w:t>
      </w:r>
      <w:r w:rsidRPr="003D1473">
        <w:rPr>
          <w:i/>
          <w:iCs/>
        </w:rPr>
        <w:t>factorIterator</w:t>
      </w:r>
      <w:r>
        <w:t xml:space="preserve"> außerhalb der Faktoren (0-9) liegt. Dies könnte zum Beispiel auftreten, wenn </w:t>
      </w:r>
      <w:r w:rsidR="001B74CD" w:rsidRPr="0054011B">
        <w:rPr>
          <w:i/>
          <w:iCs/>
        </w:rPr>
        <w:t>de</w:t>
      </w:r>
      <w:r w:rsidRPr="0054011B">
        <w:rPr>
          <w:i/>
          <w:iCs/>
        </w:rPr>
        <w:t>crease</w:t>
      </w:r>
      <w:r>
        <w:t xml:space="preserve"> noch nicht Null erreicht hat, alle Faktoren jedoch bereits </w:t>
      </w:r>
      <w:r w:rsidR="001B74CD">
        <w:t>auf ihr Minimum verringert</w:t>
      </w:r>
      <w:r>
        <w:t xml:space="preserve"> wurden. Im normalen Programmverlauf sollte dies nicht auftreten, da der Wert von </w:t>
      </w:r>
      <w:r w:rsidRPr="003D1473">
        <w:rPr>
          <w:i/>
          <w:iCs/>
        </w:rPr>
        <w:t>e2Sum</w:t>
      </w:r>
      <w:r>
        <w:t xml:space="preserve"> </w:t>
      </w:r>
      <w:r w:rsidR="003D1473">
        <w:t>vor Aufruf dieser Methode neu berechnet wird. U</w:t>
      </w:r>
      <w:r>
        <w:t xml:space="preserve">m jedoch eine Endlosschleife zu vermeiden, sollte der Wert von </w:t>
      </w:r>
      <w:r w:rsidRPr="003D1473">
        <w:rPr>
          <w:i/>
          <w:iCs/>
        </w:rPr>
        <w:t>e2Sum</w:t>
      </w:r>
      <w:r>
        <w:t xml:space="preserve"> nicht korrekt berechnet worden sein, würde in diesem Fall der Fehler </w:t>
      </w:r>
      <w:r w:rsidRPr="003D1473">
        <w:rPr>
          <w:i/>
          <w:iCs/>
        </w:rPr>
        <w:t>RuntimeException("factorIterator out of bounds")</w:t>
      </w:r>
      <w:r>
        <w:t xml:space="preserve"> auftreten und die Endlosschleife verhindert</w:t>
      </w:r>
    </w:p>
    <w:p w14:paraId="7C2093FB" w14:textId="17FC11E5" w:rsidR="00FB4C6C" w:rsidRPr="003D1473" w:rsidRDefault="001E6EB6" w:rsidP="00FB4C6C">
      <w:pPr>
        <w:ind w:left="2124"/>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r w:rsidR="00FB4C6C" w:rsidRPr="003D1473">
        <w:rPr>
          <w:i/>
          <w:iCs/>
        </w:rPr>
        <w:t xml:space="preserve">int e2Sum = 10, int e2Correction = </w:t>
      </w:r>
      <w:r w:rsidR="006B0ACA" w:rsidRPr="003D1473">
        <w:rPr>
          <w:i/>
          <w:iCs/>
        </w:rPr>
        <w:t>5</w:t>
      </w:r>
    </w:p>
    <w:p w14:paraId="08D9F2DB" w14:textId="77777777" w:rsidR="00FB4C6C" w:rsidRPr="00581802" w:rsidRDefault="00FB4C6C" w:rsidP="00FB4C6C">
      <w:pPr>
        <w:ind w:left="3540" w:firstLine="708"/>
      </w:pPr>
      <w:r>
        <w:t xml:space="preserve">→ </w:t>
      </w:r>
      <w:r w:rsidRPr="003D1473">
        <w:rPr>
          <w:i/>
          <w:iCs/>
        </w:rPr>
        <w:t xml:space="preserve">int </w:t>
      </w:r>
      <w:r w:rsidR="006B0ACA" w:rsidRPr="003D1473">
        <w:rPr>
          <w:i/>
          <w:iCs/>
        </w:rPr>
        <w:t>de</w:t>
      </w:r>
      <w:r w:rsidRPr="003D1473">
        <w:rPr>
          <w:i/>
          <w:iCs/>
        </w:rPr>
        <w:t>crease = 5</w:t>
      </w:r>
      <w:r>
        <w:t xml:space="preserve">, alle Faktoren bereits </w:t>
      </w:r>
      <w:r w:rsidR="006B0ACA">
        <w:t>minimal</w:t>
      </w:r>
    </w:p>
    <w:p w14:paraId="3977502E" w14:textId="5297C39A" w:rsidR="00077C3E" w:rsidRPr="00741E8B" w:rsidRDefault="001450DE" w:rsidP="00CA5974">
      <w:r>
        <w:rPr>
          <w:noProof/>
        </w:rPr>
        <w:drawing>
          <wp:inline distT="0" distB="0" distL="0" distR="0" wp14:anchorId="2337D796" wp14:editId="25AE4F4C">
            <wp:extent cx="5760720" cy="5459095"/>
            <wp:effectExtent l="0" t="0" r="508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FFORT_decreaseFactor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5459095"/>
                    </a:xfrm>
                    <a:prstGeom prst="rect">
                      <a:avLst/>
                    </a:prstGeom>
                  </pic:spPr>
                </pic:pic>
              </a:graphicData>
            </a:graphic>
          </wp:inline>
        </w:drawing>
      </w:r>
      <w:r w:rsidR="00CA5974">
        <w:br w:type="page"/>
      </w:r>
    </w:p>
    <w:p w14:paraId="1323562B" w14:textId="2A5BC1D1" w:rsidR="00BA09CD" w:rsidRPr="00D82101" w:rsidRDefault="00E27202" w:rsidP="00E27202">
      <w:pPr>
        <w:pStyle w:val="Heading1"/>
        <w:numPr>
          <w:ilvl w:val="0"/>
          <w:numId w:val="5"/>
        </w:numPr>
        <w:spacing w:line="360" w:lineRule="auto"/>
        <w:jc w:val="both"/>
        <w:rPr>
          <w:rFonts w:ascii="Arial" w:hAnsi="Arial" w:cs="Arial"/>
          <w:color w:val="auto"/>
        </w:rPr>
      </w:pPr>
      <w:r>
        <w:rPr>
          <w:rFonts w:ascii="Arial" w:hAnsi="Arial" w:cs="Arial"/>
          <w:color w:val="auto"/>
        </w:rPr>
        <w:t xml:space="preserve"> </w:t>
      </w:r>
      <w:bookmarkStart w:id="81" w:name="_Toc43292577"/>
      <w:r w:rsidR="008A0FFC">
        <w:rPr>
          <w:rFonts w:ascii="Arial" w:hAnsi="Arial" w:cs="Arial"/>
          <w:color w:val="auto"/>
        </w:rPr>
        <w:t>Anhang</w:t>
      </w:r>
      <w:bookmarkEnd w:id="81"/>
    </w:p>
    <w:p w14:paraId="5389214A" w14:textId="606587F9" w:rsidR="00077A29" w:rsidRDefault="008A0FFC" w:rsidP="008A0FFC">
      <w:pPr>
        <w:pStyle w:val="Heading1"/>
        <w:numPr>
          <w:ilvl w:val="1"/>
          <w:numId w:val="5"/>
        </w:numPr>
        <w:spacing w:line="360" w:lineRule="auto"/>
        <w:jc w:val="both"/>
        <w:rPr>
          <w:rFonts w:ascii="Arial" w:hAnsi="Arial" w:cs="Arial"/>
          <w:color w:val="auto"/>
          <w:sz w:val="32"/>
          <w:szCs w:val="24"/>
        </w:rPr>
      </w:pPr>
      <w:bookmarkStart w:id="82" w:name="_Toc43292578"/>
      <w:r w:rsidRPr="008A0FFC">
        <w:rPr>
          <w:rFonts w:ascii="Arial" w:hAnsi="Arial" w:cs="Arial"/>
          <w:color w:val="auto"/>
          <w:sz w:val="32"/>
          <w:szCs w:val="24"/>
        </w:rPr>
        <w:t>Klassendiagramme</w:t>
      </w:r>
      <w:bookmarkEnd w:id="82"/>
    </w:p>
    <w:p w14:paraId="321E512C" w14:textId="36B73620" w:rsidR="008A0FFC" w:rsidRPr="008A0FFC" w:rsidRDefault="008A0FFC" w:rsidP="008A0FFC">
      <w:pPr>
        <w:pStyle w:val="Heading1"/>
        <w:numPr>
          <w:ilvl w:val="2"/>
          <w:numId w:val="5"/>
        </w:numPr>
        <w:spacing w:line="360" w:lineRule="auto"/>
        <w:jc w:val="both"/>
        <w:rPr>
          <w:rFonts w:ascii="Arial" w:hAnsi="Arial" w:cs="Arial"/>
          <w:color w:val="auto"/>
          <w:sz w:val="28"/>
          <w:szCs w:val="22"/>
        </w:rPr>
      </w:pPr>
      <w:bookmarkStart w:id="83" w:name="_Toc43292579"/>
      <w:r w:rsidRPr="008A0FFC">
        <w:rPr>
          <w:rFonts w:ascii="Arial" w:hAnsi="Arial" w:cs="Arial"/>
          <w:color w:val="auto"/>
          <w:sz w:val="28"/>
          <w:szCs w:val="22"/>
        </w:rPr>
        <w:t>MODEL</w:t>
      </w:r>
      <w:bookmarkEnd w:id="83"/>
    </w:p>
    <w:p w14:paraId="2DA44809" w14:textId="6D10598B" w:rsidR="008A0FFC" w:rsidRPr="008A0FFC" w:rsidRDefault="008A0FFC" w:rsidP="008A0FFC">
      <w:pPr>
        <w:pStyle w:val="Heading1"/>
        <w:numPr>
          <w:ilvl w:val="2"/>
          <w:numId w:val="5"/>
        </w:numPr>
        <w:spacing w:line="360" w:lineRule="auto"/>
        <w:jc w:val="both"/>
        <w:rPr>
          <w:rFonts w:ascii="Arial" w:hAnsi="Arial" w:cs="Arial"/>
          <w:color w:val="auto"/>
          <w:sz w:val="28"/>
          <w:szCs w:val="22"/>
        </w:rPr>
      </w:pPr>
      <w:bookmarkStart w:id="84" w:name="_Toc43292580"/>
      <w:r w:rsidRPr="008A0FFC">
        <w:rPr>
          <w:rFonts w:ascii="Arial" w:hAnsi="Arial" w:cs="Arial"/>
          <w:color w:val="auto"/>
          <w:sz w:val="28"/>
          <w:szCs w:val="22"/>
        </w:rPr>
        <w:t>VIEW</w:t>
      </w:r>
      <w:bookmarkEnd w:id="84"/>
    </w:p>
    <w:p w14:paraId="670B745F" w14:textId="77777777" w:rsidR="008A0FFC" w:rsidRDefault="008A0FFC" w:rsidP="008A0FFC"/>
    <w:p w14:paraId="6B47A7F0" w14:textId="24C106A6" w:rsidR="008A0FFC" w:rsidRPr="008A0FFC" w:rsidRDefault="008A0FFC" w:rsidP="008A0FFC">
      <w:pPr>
        <w:pStyle w:val="Heading1"/>
        <w:numPr>
          <w:ilvl w:val="2"/>
          <w:numId w:val="5"/>
        </w:numPr>
        <w:spacing w:line="360" w:lineRule="auto"/>
        <w:jc w:val="both"/>
        <w:rPr>
          <w:rFonts w:ascii="Arial" w:hAnsi="Arial" w:cs="Arial"/>
          <w:color w:val="auto"/>
          <w:sz w:val="28"/>
          <w:szCs w:val="22"/>
        </w:rPr>
      </w:pPr>
      <w:bookmarkStart w:id="85" w:name="_Toc43292581"/>
      <w:r w:rsidRPr="008A0FFC">
        <w:rPr>
          <w:rFonts w:ascii="Arial" w:hAnsi="Arial" w:cs="Arial"/>
          <w:color w:val="auto"/>
          <w:sz w:val="28"/>
          <w:szCs w:val="22"/>
        </w:rPr>
        <w:t>CONTROLLER</w:t>
      </w:r>
      <w:bookmarkEnd w:id="85"/>
    </w:p>
    <w:sectPr w:rsidR="008A0FFC" w:rsidRPr="008A0FFC" w:rsidSect="009522C6">
      <w:headerReference w:type="default" r:id="rId41"/>
      <w:footerReference w:type="default" r:id="rId42"/>
      <w:pgSz w:w="11906" w:h="16838"/>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Schiffel Florian (inf18235)" w:date="2020-06-17T13:22:00Z" w:initials="SF(">
    <w:p w14:paraId="437909BB" w14:textId="4E094C6D" w:rsidR="00022D77" w:rsidRDefault="00022D77">
      <w:pPr>
        <w:pStyle w:val="CommentText"/>
      </w:pPr>
      <w:r>
        <w:rPr>
          <w:rStyle w:val="CommentReference"/>
        </w:rPr>
        <w:annotationRef/>
      </w:r>
      <w:r w:rsidR="0081535B">
        <w:t>Schön wären Einrückungen für Unterkapitel</w:t>
      </w:r>
    </w:p>
  </w:comment>
  <w:comment w:id="4" w:author="Schiffel Florian (inf18235)" w:date="2020-06-17T13:22:00Z" w:initials="SF(">
    <w:p w14:paraId="477ACDF2" w14:textId="33078B55" w:rsidR="00C40AB7" w:rsidRDefault="00C40AB7">
      <w:pPr>
        <w:pStyle w:val="CommentText"/>
      </w:pPr>
      <w:r>
        <w:rPr>
          <w:rStyle w:val="CommentReference"/>
        </w:rPr>
        <w:annotationRef/>
      </w:r>
      <w:r>
        <w:t xml:space="preserve">Müssen die Unterpunkte der </w:t>
      </w:r>
      <w:r w:rsidR="00022D77">
        <w:t>Installation im Inhaltsverzeichnis stehen?</w:t>
      </w:r>
    </w:p>
  </w:comment>
  <w:comment w:id="6" w:author="Schiffel Florian (inf18235)" w:date="2020-06-17T13:23:00Z" w:initials="SF(">
    <w:p w14:paraId="5E77A050" w14:textId="508C9699" w:rsidR="00A43A40" w:rsidRDefault="00A43A40">
      <w:pPr>
        <w:pStyle w:val="CommentText"/>
      </w:pPr>
      <w:r>
        <w:rPr>
          <w:rStyle w:val="CommentReference"/>
        </w:rPr>
        <w:annotationRef/>
      </w:r>
      <w:r>
        <w:t>Ist das so?</w:t>
      </w:r>
    </w:p>
  </w:comment>
  <w:comment w:id="12" w:author="Schiffel Florian (inf18235)" w:date="2020-06-17T13:09:00Z" w:initials="SF(">
    <w:p w14:paraId="2ECFCEF5" w14:textId="4C1B28BE" w:rsidR="00495CF4" w:rsidRDefault="00495CF4">
      <w:pPr>
        <w:pStyle w:val="CommentText"/>
      </w:pPr>
      <w:r>
        <w:rPr>
          <w:rStyle w:val="CommentReference"/>
        </w:rPr>
        <w:annotationRef/>
      </w:r>
      <w:r>
        <w:t>Das Kit oder?</w:t>
      </w:r>
      <w:r>
        <w:br/>
        <w:t>(Vorher stand hier die SDK)</w:t>
      </w:r>
    </w:p>
  </w:comment>
  <w:comment w:id="15" w:author="Schiffel Florian (inf18235)" w:date="2020-06-17T13:14:00Z" w:initials="SF(">
    <w:p w14:paraId="52806DDC" w14:textId="20113C58" w:rsidR="002D52F2" w:rsidRDefault="002D52F2">
      <w:pPr>
        <w:pStyle w:val="CommentText"/>
      </w:pPr>
      <w:r>
        <w:rPr>
          <w:rStyle w:val="CommentReference"/>
        </w:rPr>
        <w:annotationRef/>
      </w:r>
      <w:r>
        <w:t>ich würde eher auswählen schreiben, das ist unmissverständlicher</w:t>
      </w:r>
    </w:p>
  </w:comment>
  <w:comment w:id="14" w:author="Schiffel Florian (inf18235)" w:date="2020-06-17T13:13:00Z" w:initials="SF(">
    <w:p w14:paraId="798791A6" w14:textId="3AD52A7D" w:rsidR="003F7521" w:rsidRDefault="003F7521">
      <w:pPr>
        <w:pStyle w:val="CommentText"/>
      </w:pPr>
      <w:r>
        <w:rPr>
          <w:rStyle w:val="CommentReference"/>
        </w:rPr>
        <w:annotationRef/>
      </w:r>
      <w:r w:rsidR="003E4B2C">
        <w:t>warum Fett?</w:t>
      </w:r>
    </w:p>
  </w:comment>
  <w:comment w:id="31" w:author="Schiffel Florian (inf18235)" w:date="2020-06-16T20:25:00Z" w:initials="SF(">
    <w:p w14:paraId="4F0243D7" w14:textId="54169E98" w:rsidR="003F1726" w:rsidRDefault="003F1726">
      <w:pPr>
        <w:pStyle w:val="CommentText"/>
      </w:pPr>
      <w:r>
        <w:rPr>
          <w:rStyle w:val="CommentReference"/>
        </w:rPr>
        <w:annotationRef/>
      </w:r>
      <w:r>
        <w:t>?</w:t>
      </w:r>
      <w:r w:rsidR="00EF3F0F" w:rsidRPr="00EF3F0F">
        <w:t xml:space="preserve"> </w:t>
      </w:r>
      <w:r w:rsidR="00EF3F0F">
        <w:t>S. XML Strutkur aufbau und Klassenstruktur</w:t>
      </w:r>
    </w:p>
  </w:comment>
  <w:comment w:id="32" w:author="Schiffel Florian (inf18235)" w:date="2020-06-17T12:09:00Z" w:initials="SF(">
    <w:p w14:paraId="013A2A47" w14:textId="77777777" w:rsidR="00142F36" w:rsidRDefault="00142F36" w:rsidP="00142F36">
      <w:pPr>
        <w:pStyle w:val="CommentText"/>
      </w:pPr>
      <w:r>
        <w:rPr>
          <w:rStyle w:val="CommentReference"/>
        </w:rPr>
        <w:annotationRef/>
      </w:r>
      <w:r>
        <w:rPr>
          <w:rStyle w:val="CommentReference"/>
        </w:rPr>
        <w:annotationRef/>
      </w:r>
      <w:r>
        <w:t>Der Satzbau macht hier einfach keinen Sinn in meinen Augen</w:t>
      </w:r>
    </w:p>
    <w:p w14:paraId="4BEF29AD" w14:textId="2F748EB5" w:rsidR="00142F36" w:rsidRDefault="00142F36">
      <w:pPr>
        <w:pStyle w:val="CommentText"/>
      </w:pPr>
    </w:p>
  </w:comment>
  <w:comment w:id="33" w:author="Schiffel Florian (inf18235)" w:date="2020-06-16T20:25:00Z" w:initials="SF(">
    <w:p w14:paraId="796E3FD2" w14:textId="2294C7E0" w:rsidR="003F1726" w:rsidRDefault="003F1726">
      <w:pPr>
        <w:pStyle w:val="CommentText"/>
      </w:pPr>
      <w:r>
        <w:rPr>
          <w:rStyle w:val="CommentReference"/>
        </w:rPr>
        <w:annotationRef/>
      </w:r>
      <w:r>
        <w:t>?</w:t>
      </w:r>
      <w:r w:rsidR="00EF3F0F" w:rsidRPr="00EF3F0F">
        <w:t xml:space="preserve"> </w:t>
      </w:r>
      <w:r w:rsidR="00EF3F0F">
        <w:t>S. XML Strutkur aufbau und Klassenstruktur</w:t>
      </w:r>
    </w:p>
  </w:comment>
  <w:comment w:id="34" w:author="Schiffel Florian (inf18235)" w:date="2020-06-17T12:09:00Z" w:initials="SF(">
    <w:p w14:paraId="5DBAFE3E" w14:textId="6F1DE22D" w:rsidR="00142F36" w:rsidRDefault="00142F36">
      <w:pPr>
        <w:pStyle w:val="CommentText"/>
      </w:pPr>
      <w:r>
        <w:rPr>
          <w:rStyle w:val="CommentReference"/>
        </w:rPr>
        <w:annotationRef/>
      </w:r>
      <w:r>
        <w:t>Der Satzbau macht hier einfach keinen Sinn in meinen Augen</w:t>
      </w:r>
    </w:p>
  </w:comment>
  <w:comment w:id="35" w:author="Schiffel Florian (inf18235)" w:date="2020-06-16T20:26:00Z" w:initials="SF(">
    <w:p w14:paraId="3A6C2DCE" w14:textId="46DCE762" w:rsidR="003F1726" w:rsidRDefault="003F1726">
      <w:pPr>
        <w:pStyle w:val="CommentText"/>
      </w:pPr>
      <w:r>
        <w:rPr>
          <w:rStyle w:val="CommentReference"/>
        </w:rPr>
        <w:annotationRef/>
      </w:r>
      <w:r>
        <w:t>?</w:t>
      </w:r>
    </w:p>
  </w:comment>
  <w:comment w:id="36" w:author="Maier Stefan (inf18229)" w:date="2020-06-17T11:28:00Z" w:initials="MS(">
    <w:p w14:paraId="5BFAA760" w14:textId="35E64FA3" w:rsidR="00EF3F0F" w:rsidRDefault="00EF3F0F">
      <w:pPr>
        <w:pStyle w:val="CommentText"/>
      </w:pPr>
      <w:r>
        <w:t>S. XML Strutkur aufbau und Klassenstruktur</w:t>
      </w:r>
    </w:p>
  </w:comment>
  <w:comment w:id="37" w:author="Schiffel Florian (inf18235)" w:date="2020-06-17T12:09:00Z" w:initials="SF(">
    <w:p w14:paraId="25936FFA" w14:textId="25DFD316" w:rsidR="00142F36" w:rsidRDefault="00142F36">
      <w:pPr>
        <w:pStyle w:val="CommentText"/>
      </w:pPr>
      <w:r>
        <w:rPr>
          <w:rStyle w:val="CommentReference"/>
        </w:rPr>
        <w:annotationRef/>
      </w:r>
      <w:r w:rsidR="001C438B">
        <w:rPr>
          <w:rStyle w:val="CommentReference"/>
        </w:rPr>
        <w:annotationRef/>
      </w:r>
      <w:r w:rsidR="001C438B">
        <w:t>Der Satzbau macht hier einfach keinen Sinn in meinen Augen</w:t>
      </w:r>
    </w:p>
  </w:comment>
  <w:comment w:id="38" w:author="Schiffel Florian (inf18235)" w:date="2020-06-16T20:31:00Z" w:initials="SF(">
    <w:p w14:paraId="50EF7F5A" w14:textId="1CE74629" w:rsidR="009974C7" w:rsidRDefault="009974C7">
      <w:pPr>
        <w:pStyle w:val="CommentText"/>
      </w:pPr>
      <w:r>
        <w:rPr>
          <w:rStyle w:val="CommentReference"/>
        </w:rPr>
        <w:annotationRef/>
      </w:r>
      <w:r>
        <w:t>Ich würde alles im hellen Modus exportieren</w:t>
      </w:r>
    </w:p>
  </w:comment>
  <w:comment w:id="39" w:author="Schiffel Florian (inf18235)" w:date="2020-06-17T12:07:00Z" w:initials="SF(">
    <w:p w14:paraId="04CE7AEA" w14:textId="4BF5B325" w:rsidR="00E3213A" w:rsidRDefault="00E3213A">
      <w:pPr>
        <w:pStyle w:val="CommentText"/>
      </w:pPr>
      <w:r>
        <w:rPr>
          <w:rStyle w:val="CommentReference"/>
        </w:rPr>
        <w:annotationRef/>
      </w:r>
      <w:r>
        <w:t>am besten alle Diagramme im Bilder-Diagramme Ordner abspeichern und das Powered by ytools entfernen</w:t>
      </w:r>
    </w:p>
  </w:comment>
  <w:comment w:id="43" w:author="Schiffel Florian (inf18235)" w:date="2020-06-16T20:51:00Z" w:initials="SF(">
    <w:p w14:paraId="49612B8E" w14:textId="2316C53F" w:rsidR="003235D1" w:rsidRDefault="003235D1">
      <w:pPr>
        <w:pStyle w:val="CommentText"/>
      </w:pPr>
      <w:r>
        <w:rPr>
          <w:rStyle w:val="CommentReference"/>
        </w:rPr>
        <w:annotationRef/>
      </w:r>
      <w:r>
        <w:t>evtl. noch mehr zu ersten drei Tabs schreiben</w:t>
      </w:r>
    </w:p>
  </w:comment>
  <w:comment w:id="67" w:author="Schiffel Florian (inf18235)" w:date="2020-06-16T20:36:00Z" w:initials="SF(">
    <w:p w14:paraId="18FDC0E6" w14:textId="1A02B2F9" w:rsidR="004F7EA0" w:rsidRDefault="004F7EA0">
      <w:pPr>
        <w:pStyle w:val="CommentText"/>
      </w:pPr>
      <w:r>
        <w:rPr>
          <w:rStyle w:val="CommentReference"/>
        </w:rPr>
        <w:annotationRef/>
      </w:r>
      <w:r>
        <w:t>gibt es da kein Prinzip für Factory war ja anscheinend etwas anderes?</w:t>
      </w:r>
    </w:p>
  </w:comment>
  <w:comment w:id="69" w:author="Schiffel Florian (inf18235)" w:date="2020-06-16T20:36:00Z" w:initials="SF(">
    <w:p w14:paraId="033676CD" w14:textId="511A1BCF" w:rsidR="00414BE3" w:rsidRDefault="00414BE3">
      <w:pPr>
        <w:pStyle w:val="CommentText"/>
      </w:pPr>
      <w:r>
        <w:rPr>
          <w:rStyle w:val="CommentReference"/>
        </w:rPr>
        <w:annotationRef/>
      </w:r>
      <w:r>
        <w:t>Begriffe (Methode, Variablen, etc. )</w:t>
      </w:r>
      <w:r w:rsidR="00270180">
        <w:t xml:space="preserve"> aus dem Quellcode in kursiver Schrift</w:t>
      </w:r>
    </w:p>
  </w:comment>
  <w:comment w:id="72" w:author="Schiffel Florian (inf18235)" w:date="2020-06-16T16:55:00Z" w:initials="SF(">
    <w:p w14:paraId="02B66BC7" w14:textId="0F4120AA" w:rsidR="00BE6272" w:rsidRDefault="00BE6272">
      <w:pPr>
        <w:pStyle w:val="CommentText"/>
      </w:pPr>
      <w:r>
        <w:rPr>
          <w:rStyle w:val="CommentReference"/>
        </w:rPr>
        <w:annotationRef/>
      </w:r>
      <w:r>
        <w:t>evtl. besser</w:t>
      </w:r>
      <w:r w:rsidR="00C85636">
        <w:t>:</w:t>
      </w:r>
      <w:r w:rsidR="00C85636">
        <w:br/>
      </w:r>
      <w:r>
        <w:t xml:space="preserve">gibt es die zwei Methoden importProject, die beide </w:t>
      </w:r>
      <w:r w:rsidR="008E657B">
        <w:t>die entsprechende Methode im Interface überladen.</w:t>
      </w:r>
    </w:p>
  </w:comment>
  <w:comment w:id="77" w:author="Schiffel Florian (inf18235)" w:date="2020-06-16T17:14:00Z" w:initials="SF(">
    <w:p w14:paraId="4F7D32D1" w14:textId="57A0320A" w:rsidR="004A3694" w:rsidRDefault="004A3694">
      <w:pPr>
        <w:pStyle w:val="CommentText"/>
      </w:pPr>
      <w:r>
        <w:rPr>
          <w:rStyle w:val="CommentReference"/>
        </w:rPr>
        <w:annotationRef/>
      </w:r>
      <w:r>
        <w:t>Oder extra testen?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7909BB" w15:done="0"/>
  <w15:commentEx w15:paraId="477ACDF2" w15:done="0"/>
  <w15:commentEx w15:paraId="5E77A050" w15:done="0"/>
  <w15:commentEx w15:paraId="2ECFCEF5" w15:done="0"/>
  <w15:commentEx w15:paraId="52806DDC" w15:done="0"/>
  <w15:commentEx w15:paraId="798791A6" w15:done="0"/>
  <w15:commentEx w15:paraId="4F0243D7" w15:done="0"/>
  <w15:commentEx w15:paraId="4BEF29AD" w15:paraIdParent="4F0243D7" w15:done="0"/>
  <w15:commentEx w15:paraId="796E3FD2" w15:done="0"/>
  <w15:commentEx w15:paraId="5DBAFE3E" w15:paraIdParent="796E3FD2" w15:done="0"/>
  <w15:commentEx w15:paraId="3A6C2DCE" w15:done="0"/>
  <w15:commentEx w15:paraId="5BFAA760" w15:paraIdParent="3A6C2DCE" w15:done="0"/>
  <w15:commentEx w15:paraId="25936FFA" w15:paraIdParent="3A6C2DCE" w15:done="0"/>
  <w15:commentEx w15:paraId="50EF7F5A" w15:done="1"/>
  <w15:commentEx w15:paraId="04CE7AEA" w15:done="0"/>
  <w15:commentEx w15:paraId="49612B8E" w15:done="0"/>
  <w15:commentEx w15:paraId="18FDC0E6" w15:done="0"/>
  <w15:commentEx w15:paraId="033676CD" w15:done="0"/>
  <w15:commentEx w15:paraId="02B66BC7" w15:done="0"/>
  <w15:commentEx w15:paraId="4F7D32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497B1" w16cex:dateUtc="2020-06-17T11:22:00Z"/>
  <w16cex:commentExtensible w16cex:durableId="2294978F" w16cex:dateUtc="2020-06-17T11:22:00Z"/>
  <w16cex:commentExtensible w16cex:durableId="229497E1" w16cex:dateUtc="2020-06-17T11:23:00Z"/>
  <w16cex:commentExtensible w16cex:durableId="22949474" w16cex:dateUtc="2020-06-17T11:09:00Z"/>
  <w16cex:commentExtensible w16cex:durableId="229495B2" w16cex:dateUtc="2020-06-17T11:14:00Z"/>
  <w16cex:commentExtensible w16cex:durableId="22949597" w16cex:dateUtc="2020-06-17T11:13:00Z"/>
  <w16cex:commentExtensible w16cex:durableId="2293A91F" w16cex:dateUtc="2020-06-16T18:25:00Z"/>
  <w16cex:commentExtensible w16cex:durableId="22948675" w16cex:dateUtc="2020-06-17T10:09:00Z"/>
  <w16cex:commentExtensible w16cex:durableId="2293A935" w16cex:dateUtc="2020-06-16T18:25:00Z"/>
  <w16cex:commentExtensible w16cex:durableId="2294865C" w16cex:dateUtc="2020-06-17T10:09:00Z"/>
  <w16cex:commentExtensible w16cex:durableId="2293A95A" w16cex:dateUtc="2020-06-16T18:26:00Z"/>
  <w16cex:commentExtensible w16cex:durableId="2294867A" w16cex:dateUtc="2020-06-17T10:09:00Z"/>
  <w16cex:commentExtensible w16cex:durableId="2293AA99" w16cex:dateUtc="2020-06-16T18:31:00Z"/>
  <w16cex:commentExtensible w16cex:durableId="229485F6" w16cex:dateUtc="2020-06-17T10:07:00Z"/>
  <w16cex:commentExtensible w16cex:durableId="2293AF66" w16cex:dateUtc="2020-06-16T18:51:00Z"/>
  <w16cex:commentExtensible w16cex:durableId="2293ABB1" w16cex:dateUtc="2020-06-16T18:36:00Z"/>
  <w16cex:commentExtensible w16cex:durableId="2293ABE2" w16cex:dateUtc="2020-06-16T18:36:00Z"/>
  <w16cex:commentExtensible w16cex:durableId="229377FB" w16cex:dateUtc="2020-06-16T14:55:00Z"/>
  <w16cex:commentExtensible w16cex:durableId="22937C87" w16cex:dateUtc="2020-06-16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7909BB" w16cid:durableId="229497B1"/>
  <w16cid:commentId w16cid:paraId="477ACDF2" w16cid:durableId="2294978F"/>
  <w16cid:commentId w16cid:paraId="5E77A050" w16cid:durableId="229497E1"/>
  <w16cid:commentId w16cid:paraId="2ECFCEF5" w16cid:durableId="22949474"/>
  <w16cid:commentId w16cid:paraId="52806DDC" w16cid:durableId="229495B2"/>
  <w16cid:commentId w16cid:paraId="798791A6" w16cid:durableId="22949597"/>
  <w16cid:commentId w16cid:paraId="4F0243D7" w16cid:durableId="2293A91F"/>
  <w16cid:commentId w16cid:paraId="4BEF29AD" w16cid:durableId="22948675"/>
  <w16cid:commentId w16cid:paraId="796E3FD2" w16cid:durableId="2293A935"/>
  <w16cid:commentId w16cid:paraId="5DBAFE3E" w16cid:durableId="2294865C"/>
  <w16cid:commentId w16cid:paraId="3A6C2DCE" w16cid:durableId="2293A95A"/>
  <w16cid:commentId w16cid:paraId="5BFAA760" w16cid:durableId="22947CD0"/>
  <w16cid:commentId w16cid:paraId="25936FFA" w16cid:durableId="2294867A"/>
  <w16cid:commentId w16cid:paraId="50EF7F5A" w16cid:durableId="2293AA99"/>
  <w16cid:commentId w16cid:paraId="04CE7AEA" w16cid:durableId="229485F6"/>
  <w16cid:commentId w16cid:paraId="49612B8E" w16cid:durableId="2293AF66"/>
  <w16cid:commentId w16cid:paraId="18FDC0E6" w16cid:durableId="2293ABB1"/>
  <w16cid:commentId w16cid:paraId="033676CD" w16cid:durableId="2293ABE2"/>
  <w16cid:commentId w16cid:paraId="02B66BC7" w16cid:durableId="229377FB"/>
  <w16cid:commentId w16cid:paraId="4F7D32D1" w16cid:durableId="22937C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D4A1AD" w14:textId="77777777" w:rsidR="00055D41" w:rsidRDefault="00055D41" w:rsidP="00657F85">
      <w:pPr>
        <w:spacing w:after="0" w:line="240" w:lineRule="auto"/>
      </w:pPr>
      <w:r>
        <w:separator/>
      </w:r>
    </w:p>
  </w:endnote>
  <w:endnote w:type="continuationSeparator" w:id="0">
    <w:p w14:paraId="2B4BACD2" w14:textId="77777777" w:rsidR="00055D41" w:rsidRDefault="00055D41" w:rsidP="00657F85">
      <w:pPr>
        <w:spacing w:after="0" w:line="240" w:lineRule="auto"/>
      </w:pPr>
      <w:r>
        <w:continuationSeparator/>
      </w:r>
    </w:p>
  </w:endnote>
  <w:endnote w:type="continuationNotice" w:id="1">
    <w:p w14:paraId="3F1F5543" w14:textId="77777777" w:rsidR="00055D41" w:rsidRDefault="00055D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4618510"/>
      <w:docPartObj>
        <w:docPartGallery w:val="Page Numbers (Bottom of Page)"/>
        <w:docPartUnique/>
      </w:docPartObj>
    </w:sdtPr>
    <w:sdtContent>
      <w:p w14:paraId="7A4019E5" w14:textId="73DC47E3" w:rsidR="008A2A92" w:rsidRDefault="008A2A92">
        <w:pPr>
          <w:pStyle w:val="Footer"/>
          <w:jc w:val="right"/>
        </w:pPr>
        <w:r>
          <w:fldChar w:fldCharType="begin"/>
        </w:r>
        <w:r>
          <w:instrText>PAGE   \* MERGEFORMAT</w:instrText>
        </w:r>
        <w:r>
          <w:fldChar w:fldCharType="separate"/>
        </w:r>
        <w:r w:rsidR="00312441">
          <w:rPr>
            <w:noProof/>
          </w:rPr>
          <w:t>47</w:t>
        </w:r>
        <w:r>
          <w:fldChar w:fldCharType="end"/>
        </w:r>
      </w:p>
    </w:sdtContent>
  </w:sdt>
  <w:p w14:paraId="0CBC771A" w14:textId="77777777" w:rsidR="008A2A92" w:rsidRDefault="008A2A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712F67" w14:textId="77777777" w:rsidR="00055D41" w:rsidRDefault="00055D41" w:rsidP="00657F85">
      <w:pPr>
        <w:spacing w:after="0" w:line="240" w:lineRule="auto"/>
      </w:pPr>
      <w:r>
        <w:separator/>
      </w:r>
    </w:p>
  </w:footnote>
  <w:footnote w:type="continuationSeparator" w:id="0">
    <w:p w14:paraId="160EDE4A" w14:textId="77777777" w:rsidR="00055D41" w:rsidRDefault="00055D41" w:rsidP="00657F85">
      <w:pPr>
        <w:spacing w:after="0" w:line="240" w:lineRule="auto"/>
      </w:pPr>
      <w:r>
        <w:continuationSeparator/>
      </w:r>
    </w:p>
  </w:footnote>
  <w:footnote w:type="continuationNotice" w:id="1">
    <w:p w14:paraId="696CBE29" w14:textId="77777777" w:rsidR="00055D41" w:rsidRDefault="00055D4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A56732" w14:textId="5CF3AD36" w:rsidR="008A2A92" w:rsidRDefault="008A2A92" w:rsidP="009522C6">
    <w:pPr>
      <w:pStyle w:val="Header"/>
      <w:jc w:val="right"/>
    </w:pPr>
    <w:r>
      <w:rPr>
        <w:noProof/>
        <w:lang w:eastAsia="de-DE"/>
      </w:rPr>
      <w:drawing>
        <wp:anchor distT="0" distB="0" distL="114300" distR="114300" simplePos="0" relativeHeight="251658240" behindDoc="1" locked="0" layoutInCell="1" allowOverlap="1" wp14:anchorId="0AF3478F" wp14:editId="440DE84E">
          <wp:simplePos x="0" y="0"/>
          <wp:positionH relativeFrom="column">
            <wp:posOffset>4693285</wp:posOffset>
          </wp:positionH>
          <wp:positionV relativeFrom="paragraph">
            <wp:posOffset>-362585</wp:posOffset>
          </wp:positionV>
          <wp:extent cx="1644650" cy="687070"/>
          <wp:effectExtent l="0" t="0" r="0" b="0"/>
          <wp:wrapTight wrapText="bothSides">
            <wp:wrapPolygon edited="0">
              <wp:start x="4754" y="0"/>
              <wp:lineTo x="0" y="3593"/>
              <wp:lineTo x="0" y="16769"/>
              <wp:lineTo x="8507" y="19165"/>
              <wp:lineTo x="8507" y="20961"/>
              <wp:lineTo x="19015" y="20961"/>
              <wp:lineTo x="20516" y="20961"/>
              <wp:lineTo x="21266" y="10181"/>
              <wp:lineTo x="21266" y="3593"/>
              <wp:lineTo x="6005" y="0"/>
              <wp:lineTo x="4754" y="0"/>
            </wp:wrapPolygon>
          </wp:wrapTight>
          <wp:docPr id="1" name="Grafik 1" descr="Bildergebnis für DHBW Logo Stuttg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HBW Logo Stuttgar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4650" cy="68707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0B4BA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6B3587"/>
    <w:multiLevelType w:val="multilevel"/>
    <w:tmpl w:val="A29E08EE"/>
    <w:lvl w:ilvl="0">
      <w:start w:val="1"/>
      <w:numFmt w:val="decimal"/>
      <w:lvlText w:val="%1."/>
      <w:lvlJc w:val="left"/>
      <w:pPr>
        <w:ind w:left="720" w:hanging="360"/>
      </w:pPr>
      <w:rPr>
        <w:rFonts w:asciiTheme="majorHAnsi" w:eastAsiaTheme="majorEastAsia" w:hAnsiTheme="majorHAnsi" w:cstheme="majorBidi"/>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366A9A"/>
    <w:multiLevelType w:val="hybridMultilevel"/>
    <w:tmpl w:val="ECE4A5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31C2"/>
    <w:multiLevelType w:val="hybridMultilevel"/>
    <w:tmpl w:val="4D74D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A6099D"/>
    <w:multiLevelType w:val="hybridMultilevel"/>
    <w:tmpl w:val="701E8C02"/>
    <w:lvl w:ilvl="0" w:tplc="8ED61274">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C8035B4"/>
    <w:multiLevelType w:val="multilevel"/>
    <w:tmpl w:val="E098C9C8"/>
    <w:lvl w:ilvl="0">
      <w:start w:val="1"/>
      <w:numFmt w:val="decimal"/>
      <w:lvlText w:val="%1."/>
      <w:lvlJc w:val="left"/>
      <w:pPr>
        <w:ind w:left="720" w:hanging="360"/>
      </w:pPr>
      <w:rPr>
        <w:rFonts w:hint="default"/>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DB5998"/>
    <w:multiLevelType w:val="hybridMultilevel"/>
    <w:tmpl w:val="B0B6AAEC"/>
    <w:lvl w:ilvl="0" w:tplc="B71E8350">
      <w:start w:val="1"/>
      <w:numFmt w:val="decimal"/>
      <w:lvlText w:val="%1."/>
      <w:lvlJc w:val="left"/>
      <w:pPr>
        <w:ind w:left="360" w:hanging="360"/>
      </w:pPr>
      <w:rPr>
        <w:rFonts w:hint="default"/>
        <w:color w:val="000000" w:themeColor="text1"/>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0E9175D9"/>
    <w:multiLevelType w:val="hybridMultilevel"/>
    <w:tmpl w:val="8EFE1B6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55C0590"/>
    <w:multiLevelType w:val="hybridMultilevel"/>
    <w:tmpl w:val="0AD296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AAE0E14"/>
    <w:multiLevelType w:val="hybridMultilevel"/>
    <w:tmpl w:val="6ED4173E"/>
    <w:lvl w:ilvl="0" w:tplc="0BA4EAC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E95110"/>
    <w:multiLevelType w:val="hybridMultilevel"/>
    <w:tmpl w:val="0F84835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1" w15:restartNumberingAfterBreak="0">
    <w:nsid w:val="3B2F3156"/>
    <w:multiLevelType w:val="hybridMultilevel"/>
    <w:tmpl w:val="E9E463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CAE157E"/>
    <w:multiLevelType w:val="hybridMultilevel"/>
    <w:tmpl w:val="089A413A"/>
    <w:lvl w:ilvl="0" w:tplc="D4263C56">
      <w:start w:val="5"/>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3E49349D"/>
    <w:multiLevelType w:val="hybridMultilevel"/>
    <w:tmpl w:val="BFE89FC8"/>
    <w:lvl w:ilvl="0" w:tplc="4C7A3160">
      <w:start w:val="5"/>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3F973FE9"/>
    <w:multiLevelType w:val="hybridMultilevel"/>
    <w:tmpl w:val="82C05DC2"/>
    <w:lvl w:ilvl="0" w:tplc="8DD81B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37471F6"/>
    <w:multiLevelType w:val="hybridMultilevel"/>
    <w:tmpl w:val="93C8EEFE"/>
    <w:lvl w:ilvl="0" w:tplc="A67EBE0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F1E01E0"/>
    <w:multiLevelType w:val="multilevel"/>
    <w:tmpl w:val="62166A8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3FE6BE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56436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DC51CD0"/>
    <w:multiLevelType w:val="multilevel"/>
    <w:tmpl w:val="7DF470A6"/>
    <w:lvl w:ilvl="0">
      <w:start w:val="1"/>
      <w:numFmt w:val="decimal"/>
      <w:lvlText w:val="%1."/>
      <w:lvlJc w:val="left"/>
      <w:pPr>
        <w:ind w:left="720" w:hanging="360"/>
      </w:pPr>
      <w:rPr>
        <w:rFonts w:hint="default"/>
        <w:color w:val="auto"/>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3E06534"/>
    <w:multiLevelType w:val="multilevel"/>
    <w:tmpl w:val="04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6B8E06F6"/>
    <w:multiLevelType w:val="multilevel"/>
    <w:tmpl w:val="66C88DD0"/>
    <w:lvl w:ilvl="0">
      <w:start w:val="1"/>
      <w:numFmt w:val="decimal"/>
      <w:lvlText w:val="%1."/>
      <w:lvlJc w:val="left"/>
      <w:pPr>
        <w:ind w:left="720" w:hanging="360"/>
      </w:pPr>
      <w:rPr>
        <w:rFonts w:asciiTheme="majorHAnsi" w:eastAsiaTheme="majorEastAsia" w:hAnsiTheme="majorHAnsi" w:cstheme="majorBidi"/>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D495633"/>
    <w:multiLevelType w:val="hybridMultilevel"/>
    <w:tmpl w:val="B7304364"/>
    <w:lvl w:ilvl="0" w:tplc="49747D76">
      <w:start w:val="5"/>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15:restartNumberingAfterBreak="0">
    <w:nsid w:val="6FE0229F"/>
    <w:multiLevelType w:val="hybridMultilevel"/>
    <w:tmpl w:val="1D72EA8A"/>
    <w:lvl w:ilvl="0" w:tplc="4852EA24">
      <w:start w:val="5"/>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2E91DEB"/>
    <w:multiLevelType w:val="hybridMultilevel"/>
    <w:tmpl w:val="9DFC72AE"/>
    <w:lvl w:ilvl="0" w:tplc="8454ED5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A4C0C16"/>
    <w:multiLevelType w:val="hybridMultilevel"/>
    <w:tmpl w:val="FD5C53F4"/>
    <w:lvl w:ilvl="0" w:tplc="0D68BEB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20"/>
  </w:num>
  <w:num w:numId="3">
    <w:abstractNumId w:val="18"/>
  </w:num>
  <w:num w:numId="4">
    <w:abstractNumId w:val="11"/>
  </w:num>
  <w:num w:numId="5">
    <w:abstractNumId w:val="16"/>
  </w:num>
  <w:num w:numId="6">
    <w:abstractNumId w:val="17"/>
  </w:num>
  <w:num w:numId="7">
    <w:abstractNumId w:val="21"/>
  </w:num>
  <w:num w:numId="8">
    <w:abstractNumId w:val="5"/>
  </w:num>
  <w:num w:numId="9">
    <w:abstractNumId w:val="1"/>
  </w:num>
  <w:num w:numId="10">
    <w:abstractNumId w:val="6"/>
  </w:num>
  <w:num w:numId="11">
    <w:abstractNumId w:val="7"/>
  </w:num>
  <w:num w:numId="12">
    <w:abstractNumId w:val="3"/>
  </w:num>
  <w:num w:numId="13">
    <w:abstractNumId w:val="2"/>
  </w:num>
  <w:num w:numId="14">
    <w:abstractNumId w:val="0"/>
  </w:num>
  <w:num w:numId="15">
    <w:abstractNumId w:val="12"/>
  </w:num>
  <w:num w:numId="16">
    <w:abstractNumId w:val="23"/>
  </w:num>
  <w:num w:numId="17">
    <w:abstractNumId w:val="13"/>
  </w:num>
  <w:num w:numId="18">
    <w:abstractNumId w:val="22"/>
  </w:num>
  <w:num w:numId="19">
    <w:abstractNumId w:val="4"/>
  </w:num>
  <w:num w:numId="20">
    <w:abstractNumId w:val="8"/>
  </w:num>
  <w:num w:numId="21">
    <w:abstractNumId w:val="10"/>
  </w:num>
  <w:num w:numId="22">
    <w:abstractNumId w:val="9"/>
  </w:num>
  <w:num w:numId="23">
    <w:abstractNumId w:val="14"/>
  </w:num>
  <w:num w:numId="24">
    <w:abstractNumId w:val="15"/>
  </w:num>
  <w:num w:numId="25">
    <w:abstractNumId w:val="25"/>
  </w:num>
  <w:num w:numId="26">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ier Stefan (inf18229)">
    <w15:presenceInfo w15:providerId="None" w15:userId="Maier Stefan (inf18229)"/>
  </w15:person>
  <w15:person w15:author="Schiffel Florian (inf18235)">
    <w15:presenceInfo w15:providerId="AD" w15:userId="S::inf18235@lehre.dhbw-stuttgart.de::3139ea01-bf99-4452-a14a-5022aa1008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defaultTabStop w:val="708"/>
  <w:autoHyphenation/>
  <w:hyphenationZone w:val="425"/>
  <w:defaultTableStyle w:val="SWE-Standard"/>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7D0"/>
    <w:rsid w:val="00001770"/>
    <w:rsid w:val="000025F8"/>
    <w:rsid w:val="000028A2"/>
    <w:rsid w:val="00003C16"/>
    <w:rsid w:val="0000401F"/>
    <w:rsid w:val="00004809"/>
    <w:rsid w:val="00010113"/>
    <w:rsid w:val="00012988"/>
    <w:rsid w:val="00013868"/>
    <w:rsid w:val="00014998"/>
    <w:rsid w:val="00014DBA"/>
    <w:rsid w:val="00015CA7"/>
    <w:rsid w:val="0001710C"/>
    <w:rsid w:val="000200DD"/>
    <w:rsid w:val="00020312"/>
    <w:rsid w:val="00020631"/>
    <w:rsid w:val="00022D77"/>
    <w:rsid w:val="00024103"/>
    <w:rsid w:val="00027E57"/>
    <w:rsid w:val="00030779"/>
    <w:rsid w:val="0003497F"/>
    <w:rsid w:val="00037B26"/>
    <w:rsid w:val="00037B7B"/>
    <w:rsid w:val="00041A0B"/>
    <w:rsid w:val="000436F8"/>
    <w:rsid w:val="00044BDB"/>
    <w:rsid w:val="00045C0A"/>
    <w:rsid w:val="000479C9"/>
    <w:rsid w:val="00053737"/>
    <w:rsid w:val="00055D41"/>
    <w:rsid w:val="000669AC"/>
    <w:rsid w:val="000713BE"/>
    <w:rsid w:val="000739C7"/>
    <w:rsid w:val="000762F2"/>
    <w:rsid w:val="0007640A"/>
    <w:rsid w:val="00077A29"/>
    <w:rsid w:val="00077C3E"/>
    <w:rsid w:val="00077FB4"/>
    <w:rsid w:val="00080E96"/>
    <w:rsid w:val="00081102"/>
    <w:rsid w:val="00083A82"/>
    <w:rsid w:val="00092F18"/>
    <w:rsid w:val="000936B1"/>
    <w:rsid w:val="00096699"/>
    <w:rsid w:val="00097657"/>
    <w:rsid w:val="000A0070"/>
    <w:rsid w:val="000A244D"/>
    <w:rsid w:val="000A7A36"/>
    <w:rsid w:val="000B00A2"/>
    <w:rsid w:val="000B0DBC"/>
    <w:rsid w:val="000B5689"/>
    <w:rsid w:val="000B7915"/>
    <w:rsid w:val="000B7B84"/>
    <w:rsid w:val="000C1050"/>
    <w:rsid w:val="000C2CC6"/>
    <w:rsid w:val="000C2CE4"/>
    <w:rsid w:val="000C3C48"/>
    <w:rsid w:val="000C41CA"/>
    <w:rsid w:val="000C498B"/>
    <w:rsid w:val="000C6C9E"/>
    <w:rsid w:val="000D4778"/>
    <w:rsid w:val="000D5213"/>
    <w:rsid w:val="000E034E"/>
    <w:rsid w:val="000E1DF8"/>
    <w:rsid w:val="000E38BA"/>
    <w:rsid w:val="000E5545"/>
    <w:rsid w:val="000E665E"/>
    <w:rsid w:val="000E7326"/>
    <w:rsid w:val="000F0166"/>
    <w:rsid w:val="000F1B65"/>
    <w:rsid w:val="000F4885"/>
    <w:rsid w:val="000F6AAB"/>
    <w:rsid w:val="000F74A1"/>
    <w:rsid w:val="000F7DD0"/>
    <w:rsid w:val="00100248"/>
    <w:rsid w:val="00107061"/>
    <w:rsid w:val="00107967"/>
    <w:rsid w:val="0011271A"/>
    <w:rsid w:val="00112F6A"/>
    <w:rsid w:val="00113FFF"/>
    <w:rsid w:val="00116665"/>
    <w:rsid w:val="00117484"/>
    <w:rsid w:val="00117B70"/>
    <w:rsid w:val="00120838"/>
    <w:rsid w:val="00120C06"/>
    <w:rsid w:val="001228D9"/>
    <w:rsid w:val="00123CDF"/>
    <w:rsid w:val="00124BC8"/>
    <w:rsid w:val="00126192"/>
    <w:rsid w:val="001313BD"/>
    <w:rsid w:val="001317BD"/>
    <w:rsid w:val="001319EE"/>
    <w:rsid w:val="00134A46"/>
    <w:rsid w:val="00134B06"/>
    <w:rsid w:val="00134FCF"/>
    <w:rsid w:val="00135466"/>
    <w:rsid w:val="00135A40"/>
    <w:rsid w:val="00140391"/>
    <w:rsid w:val="00142285"/>
    <w:rsid w:val="001427CD"/>
    <w:rsid w:val="00142F36"/>
    <w:rsid w:val="001450DE"/>
    <w:rsid w:val="00150F34"/>
    <w:rsid w:val="00151384"/>
    <w:rsid w:val="00151E45"/>
    <w:rsid w:val="00156DAE"/>
    <w:rsid w:val="00160E9A"/>
    <w:rsid w:val="00163392"/>
    <w:rsid w:val="001638A3"/>
    <w:rsid w:val="00164064"/>
    <w:rsid w:val="00165FBE"/>
    <w:rsid w:val="001662A8"/>
    <w:rsid w:val="00166F1D"/>
    <w:rsid w:val="00167C0B"/>
    <w:rsid w:val="001710C6"/>
    <w:rsid w:val="001714D7"/>
    <w:rsid w:val="00173343"/>
    <w:rsid w:val="00174AE8"/>
    <w:rsid w:val="0017686C"/>
    <w:rsid w:val="00177145"/>
    <w:rsid w:val="00183FBE"/>
    <w:rsid w:val="001848BD"/>
    <w:rsid w:val="0018727F"/>
    <w:rsid w:val="00187E0A"/>
    <w:rsid w:val="00193BF1"/>
    <w:rsid w:val="001A4745"/>
    <w:rsid w:val="001A5F38"/>
    <w:rsid w:val="001A74B3"/>
    <w:rsid w:val="001A7BEB"/>
    <w:rsid w:val="001B0927"/>
    <w:rsid w:val="001B11BF"/>
    <w:rsid w:val="001B181E"/>
    <w:rsid w:val="001B3317"/>
    <w:rsid w:val="001B603D"/>
    <w:rsid w:val="001B63B1"/>
    <w:rsid w:val="001B74CD"/>
    <w:rsid w:val="001C1122"/>
    <w:rsid w:val="001C1F76"/>
    <w:rsid w:val="001C2FEC"/>
    <w:rsid w:val="001C3130"/>
    <w:rsid w:val="001C3254"/>
    <w:rsid w:val="001C36EB"/>
    <w:rsid w:val="001C438B"/>
    <w:rsid w:val="001C5BE2"/>
    <w:rsid w:val="001D063C"/>
    <w:rsid w:val="001D10F6"/>
    <w:rsid w:val="001D614E"/>
    <w:rsid w:val="001D696D"/>
    <w:rsid w:val="001D6B33"/>
    <w:rsid w:val="001E645D"/>
    <w:rsid w:val="001E6EB6"/>
    <w:rsid w:val="001E74E9"/>
    <w:rsid w:val="001E7633"/>
    <w:rsid w:val="001E7A6D"/>
    <w:rsid w:val="001E7B3A"/>
    <w:rsid w:val="001F18F1"/>
    <w:rsid w:val="001F1B34"/>
    <w:rsid w:val="001F1D4F"/>
    <w:rsid w:val="001F5A5D"/>
    <w:rsid w:val="001F6485"/>
    <w:rsid w:val="002009F9"/>
    <w:rsid w:val="00200DC7"/>
    <w:rsid w:val="0020356A"/>
    <w:rsid w:val="00204DF2"/>
    <w:rsid w:val="00205AD9"/>
    <w:rsid w:val="00205F55"/>
    <w:rsid w:val="00206B74"/>
    <w:rsid w:val="00207EBE"/>
    <w:rsid w:val="00210913"/>
    <w:rsid w:val="0021172E"/>
    <w:rsid w:val="00213024"/>
    <w:rsid w:val="002140C1"/>
    <w:rsid w:val="00214966"/>
    <w:rsid w:val="002156F7"/>
    <w:rsid w:val="0021637A"/>
    <w:rsid w:val="0021726F"/>
    <w:rsid w:val="0021752E"/>
    <w:rsid w:val="00221095"/>
    <w:rsid w:val="002236E2"/>
    <w:rsid w:val="00225713"/>
    <w:rsid w:val="00225B05"/>
    <w:rsid w:val="0022678E"/>
    <w:rsid w:val="0023014E"/>
    <w:rsid w:val="0023026F"/>
    <w:rsid w:val="002324C5"/>
    <w:rsid w:val="00232C5F"/>
    <w:rsid w:val="00236305"/>
    <w:rsid w:val="00240616"/>
    <w:rsid w:val="00240B8E"/>
    <w:rsid w:val="00240EC8"/>
    <w:rsid w:val="00241268"/>
    <w:rsid w:val="00242621"/>
    <w:rsid w:val="002430CD"/>
    <w:rsid w:val="00244031"/>
    <w:rsid w:val="002465BD"/>
    <w:rsid w:val="002531AB"/>
    <w:rsid w:val="00254371"/>
    <w:rsid w:val="002545FB"/>
    <w:rsid w:val="00262774"/>
    <w:rsid w:val="00263C2B"/>
    <w:rsid w:val="00264295"/>
    <w:rsid w:val="002643F7"/>
    <w:rsid w:val="00266F6A"/>
    <w:rsid w:val="00270180"/>
    <w:rsid w:val="00272843"/>
    <w:rsid w:val="002760A9"/>
    <w:rsid w:val="00276A03"/>
    <w:rsid w:val="0028624A"/>
    <w:rsid w:val="00286ED9"/>
    <w:rsid w:val="00290D29"/>
    <w:rsid w:val="00291526"/>
    <w:rsid w:val="00292EDA"/>
    <w:rsid w:val="00292F0B"/>
    <w:rsid w:val="00293704"/>
    <w:rsid w:val="00296585"/>
    <w:rsid w:val="00297C79"/>
    <w:rsid w:val="002A3804"/>
    <w:rsid w:val="002A407B"/>
    <w:rsid w:val="002A447F"/>
    <w:rsid w:val="002A6783"/>
    <w:rsid w:val="002A6CB5"/>
    <w:rsid w:val="002A6E00"/>
    <w:rsid w:val="002A777A"/>
    <w:rsid w:val="002B4F18"/>
    <w:rsid w:val="002B55B1"/>
    <w:rsid w:val="002B6CA2"/>
    <w:rsid w:val="002C202C"/>
    <w:rsid w:val="002C722F"/>
    <w:rsid w:val="002D0201"/>
    <w:rsid w:val="002D0B41"/>
    <w:rsid w:val="002D0B6C"/>
    <w:rsid w:val="002D262C"/>
    <w:rsid w:val="002D3651"/>
    <w:rsid w:val="002D52F2"/>
    <w:rsid w:val="002D676C"/>
    <w:rsid w:val="002D7B8E"/>
    <w:rsid w:val="002E4638"/>
    <w:rsid w:val="002E4B17"/>
    <w:rsid w:val="002E5262"/>
    <w:rsid w:val="002E604A"/>
    <w:rsid w:val="002F25F0"/>
    <w:rsid w:val="002F26CD"/>
    <w:rsid w:val="002F3E70"/>
    <w:rsid w:val="002F584C"/>
    <w:rsid w:val="002F622E"/>
    <w:rsid w:val="002F62D5"/>
    <w:rsid w:val="002F6460"/>
    <w:rsid w:val="002F6F5C"/>
    <w:rsid w:val="002F7D69"/>
    <w:rsid w:val="00302054"/>
    <w:rsid w:val="00302AFA"/>
    <w:rsid w:val="003061CB"/>
    <w:rsid w:val="0030694B"/>
    <w:rsid w:val="00311D7E"/>
    <w:rsid w:val="00312441"/>
    <w:rsid w:val="003150B2"/>
    <w:rsid w:val="003153B3"/>
    <w:rsid w:val="0032075D"/>
    <w:rsid w:val="003235D1"/>
    <w:rsid w:val="003249D0"/>
    <w:rsid w:val="003277AF"/>
    <w:rsid w:val="00331631"/>
    <w:rsid w:val="003330A0"/>
    <w:rsid w:val="00333F33"/>
    <w:rsid w:val="00336EC1"/>
    <w:rsid w:val="003405F4"/>
    <w:rsid w:val="00340A17"/>
    <w:rsid w:val="00340A97"/>
    <w:rsid w:val="00341548"/>
    <w:rsid w:val="00341A48"/>
    <w:rsid w:val="00346482"/>
    <w:rsid w:val="003475A8"/>
    <w:rsid w:val="003519E1"/>
    <w:rsid w:val="00351B20"/>
    <w:rsid w:val="00351B6D"/>
    <w:rsid w:val="003547BD"/>
    <w:rsid w:val="00355817"/>
    <w:rsid w:val="003567EF"/>
    <w:rsid w:val="003600AC"/>
    <w:rsid w:val="00361A39"/>
    <w:rsid w:val="003647D9"/>
    <w:rsid w:val="00365347"/>
    <w:rsid w:val="003725AF"/>
    <w:rsid w:val="00384018"/>
    <w:rsid w:val="00384BBC"/>
    <w:rsid w:val="00384E11"/>
    <w:rsid w:val="00386001"/>
    <w:rsid w:val="00390975"/>
    <w:rsid w:val="003912C6"/>
    <w:rsid w:val="00391E4A"/>
    <w:rsid w:val="00391F47"/>
    <w:rsid w:val="00394776"/>
    <w:rsid w:val="00394843"/>
    <w:rsid w:val="003955AD"/>
    <w:rsid w:val="0039793F"/>
    <w:rsid w:val="003A27F1"/>
    <w:rsid w:val="003A5089"/>
    <w:rsid w:val="003A7DA2"/>
    <w:rsid w:val="003B08C0"/>
    <w:rsid w:val="003B125C"/>
    <w:rsid w:val="003C64BC"/>
    <w:rsid w:val="003C67DF"/>
    <w:rsid w:val="003D10F0"/>
    <w:rsid w:val="003D1473"/>
    <w:rsid w:val="003D1D05"/>
    <w:rsid w:val="003D25DB"/>
    <w:rsid w:val="003D318B"/>
    <w:rsid w:val="003D7655"/>
    <w:rsid w:val="003E1E0B"/>
    <w:rsid w:val="003E40C7"/>
    <w:rsid w:val="003E4B2C"/>
    <w:rsid w:val="003F1029"/>
    <w:rsid w:val="003F1726"/>
    <w:rsid w:val="003F25ED"/>
    <w:rsid w:val="003F28DF"/>
    <w:rsid w:val="003F373B"/>
    <w:rsid w:val="003F4011"/>
    <w:rsid w:val="003F7521"/>
    <w:rsid w:val="00400C9C"/>
    <w:rsid w:val="0040103F"/>
    <w:rsid w:val="00402533"/>
    <w:rsid w:val="004028EA"/>
    <w:rsid w:val="00403297"/>
    <w:rsid w:val="00403348"/>
    <w:rsid w:val="00404531"/>
    <w:rsid w:val="00404CE0"/>
    <w:rsid w:val="004057E7"/>
    <w:rsid w:val="00406828"/>
    <w:rsid w:val="00406D7E"/>
    <w:rsid w:val="00406FD0"/>
    <w:rsid w:val="00407D1E"/>
    <w:rsid w:val="00412EEC"/>
    <w:rsid w:val="00414BE3"/>
    <w:rsid w:val="00415381"/>
    <w:rsid w:val="00416383"/>
    <w:rsid w:val="00423C39"/>
    <w:rsid w:val="004265A1"/>
    <w:rsid w:val="00426CA9"/>
    <w:rsid w:val="004279A4"/>
    <w:rsid w:val="00430E82"/>
    <w:rsid w:val="00430EE1"/>
    <w:rsid w:val="004323AC"/>
    <w:rsid w:val="004338B2"/>
    <w:rsid w:val="00434A74"/>
    <w:rsid w:val="00434CD9"/>
    <w:rsid w:val="00440E8B"/>
    <w:rsid w:val="00441D41"/>
    <w:rsid w:val="004440F1"/>
    <w:rsid w:val="00445B17"/>
    <w:rsid w:val="0045132A"/>
    <w:rsid w:val="00452B4F"/>
    <w:rsid w:val="0045402B"/>
    <w:rsid w:val="00455718"/>
    <w:rsid w:val="00455D23"/>
    <w:rsid w:val="00456FD9"/>
    <w:rsid w:val="004570CE"/>
    <w:rsid w:val="00460773"/>
    <w:rsid w:val="00461911"/>
    <w:rsid w:val="004620AD"/>
    <w:rsid w:val="004655F1"/>
    <w:rsid w:val="0046687A"/>
    <w:rsid w:val="0046793D"/>
    <w:rsid w:val="0047024F"/>
    <w:rsid w:val="00471E78"/>
    <w:rsid w:val="0047316F"/>
    <w:rsid w:val="0047467E"/>
    <w:rsid w:val="0047665F"/>
    <w:rsid w:val="00476BC9"/>
    <w:rsid w:val="00476FE4"/>
    <w:rsid w:val="004774C6"/>
    <w:rsid w:val="004820F5"/>
    <w:rsid w:val="00482442"/>
    <w:rsid w:val="0048325A"/>
    <w:rsid w:val="00484200"/>
    <w:rsid w:val="00484BD8"/>
    <w:rsid w:val="00486FB0"/>
    <w:rsid w:val="00490158"/>
    <w:rsid w:val="00493BC3"/>
    <w:rsid w:val="00495CF4"/>
    <w:rsid w:val="00495D42"/>
    <w:rsid w:val="00496AD2"/>
    <w:rsid w:val="004A0DE6"/>
    <w:rsid w:val="004A2E38"/>
    <w:rsid w:val="004A3694"/>
    <w:rsid w:val="004A437E"/>
    <w:rsid w:val="004A44A5"/>
    <w:rsid w:val="004A6EED"/>
    <w:rsid w:val="004A7950"/>
    <w:rsid w:val="004B1964"/>
    <w:rsid w:val="004B2183"/>
    <w:rsid w:val="004B3609"/>
    <w:rsid w:val="004C2A5C"/>
    <w:rsid w:val="004C3F26"/>
    <w:rsid w:val="004C6B8C"/>
    <w:rsid w:val="004D11F4"/>
    <w:rsid w:val="004D39FF"/>
    <w:rsid w:val="004D451F"/>
    <w:rsid w:val="004D6D1E"/>
    <w:rsid w:val="004E16A9"/>
    <w:rsid w:val="004E17FE"/>
    <w:rsid w:val="004E20C5"/>
    <w:rsid w:val="004E230D"/>
    <w:rsid w:val="004E2971"/>
    <w:rsid w:val="004E29F5"/>
    <w:rsid w:val="004E50B7"/>
    <w:rsid w:val="004F27D2"/>
    <w:rsid w:val="004F2CDE"/>
    <w:rsid w:val="004F50B6"/>
    <w:rsid w:val="004F5401"/>
    <w:rsid w:val="004F7EA0"/>
    <w:rsid w:val="005076B2"/>
    <w:rsid w:val="00507F7B"/>
    <w:rsid w:val="0051562E"/>
    <w:rsid w:val="005165F5"/>
    <w:rsid w:val="0051697E"/>
    <w:rsid w:val="00520D57"/>
    <w:rsid w:val="00523826"/>
    <w:rsid w:val="00523DB6"/>
    <w:rsid w:val="00523FC8"/>
    <w:rsid w:val="00524434"/>
    <w:rsid w:val="005256D6"/>
    <w:rsid w:val="00526ADB"/>
    <w:rsid w:val="00526AF8"/>
    <w:rsid w:val="00526C02"/>
    <w:rsid w:val="005279AD"/>
    <w:rsid w:val="00530F60"/>
    <w:rsid w:val="00531EF7"/>
    <w:rsid w:val="005365F8"/>
    <w:rsid w:val="00536A89"/>
    <w:rsid w:val="0054011B"/>
    <w:rsid w:val="005401D6"/>
    <w:rsid w:val="00542730"/>
    <w:rsid w:val="005460FD"/>
    <w:rsid w:val="00553257"/>
    <w:rsid w:val="00553B3C"/>
    <w:rsid w:val="00553CF6"/>
    <w:rsid w:val="005544CA"/>
    <w:rsid w:val="005545AA"/>
    <w:rsid w:val="00554D6F"/>
    <w:rsid w:val="00560662"/>
    <w:rsid w:val="0056136F"/>
    <w:rsid w:val="005615A8"/>
    <w:rsid w:val="00561BEA"/>
    <w:rsid w:val="00562451"/>
    <w:rsid w:val="005631A9"/>
    <w:rsid w:val="00563345"/>
    <w:rsid w:val="0056382A"/>
    <w:rsid w:val="0057045A"/>
    <w:rsid w:val="0057186A"/>
    <w:rsid w:val="00581802"/>
    <w:rsid w:val="00585C08"/>
    <w:rsid w:val="00590F3E"/>
    <w:rsid w:val="00591AFA"/>
    <w:rsid w:val="00596745"/>
    <w:rsid w:val="00596D25"/>
    <w:rsid w:val="005A2836"/>
    <w:rsid w:val="005A2DF8"/>
    <w:rsid w:val="005A2EE2"/>
    <w:rsid w:val="005A50F8"/>
    <w:rsid w:val="005A74B2"/>
    <w:rsid w:val="005A759F"/>
    <w:rsid w:val="005B1330"/>
    <w:rsid w:val="005B1867"/>
    <w:rsid w:val="005B3962"/>
    <w:rsid w:val="005B73F4"/>
    <w:rsid w:val="005C3F77"/>
    <w:rsid w:val="005D0FF2"/>
    <w:rsid w:val="005D2FE9"/>
    <w:rsid w:val="005D3283"/>
    <w:rsid w:val="005D5855"/>
    <w:rsid w:val="005D5A20"/>
    <w:rsid w:val="005E1027"/>
    <w:rsid w:val="005E334A"/>
    <w:rsid w:val="005E56FC"/>
    <w:rsid w:val="005E5DAD"/>
    <w:rsid w:val="005E7472"/>
    <w:rsid w:val="005F1BDE"/>
    <w:rsid w:val="005F1EC1"/>
    <w:rsid w:val="005F24B1"/>
    <w:rsid w:val="005F3117"/>
    <w:rsid w:val="005F3EF7"/>
    <w:rsid w:val="005F5A24"/>
    <w:rsid w:val="005F6B8F"/>
    <w:rsid w:val="005F7D1E"/>
    <w:rsid w:val="005F7FCE"/>
    <w:rsid w:val="00600B58"/>
    <w:rsid w:val="006017E4"/>
    <w:rsid w:val="0060418A"/>
    <w:rsid w:val="006047CD"/>
    <w:rsid w:val="0060547E"/>
    <w:rsid w:val="00607353"/>
    <w:rsid w:val="006079FF"/>
    <w:rsid w:val="0061173E"/>
    <w:rsid w:val="00613047"/>
    <w:rsid w:val="00613443"/>
    <w:rsid w:val="00614092"/>
    <w:rsid w:val="00615EFB"/>
    <w:rsid w:val="0062543F"/>
    <w:rsid w:val="006258F2"/>
    <w:rsid w:val="0062628E"/>
    <w:rsid w:val="0062678E"/>
    <w:rsid w:val="00631561"/>
    <w:rsid w:val="0063739E"/>
    <w:rsid w:val="00640E02"/>
    <w:rsid w:val="00642172"/>
    <w:rsid w:val="006431D3"/>
    <w:rsid w:val="00644376"/>
    <w:rsid w:val="00644658"/>
    <w:rsid w:val="00646DC0"/>
    <w:rsid w:val="00650E3B"/>
    <w:rsid w:val="00651BB9"/>
    <w:rsid w:val="00654502"/>
    <w:rsid w:val="00655BA6"/>
    <w:rsid w:val="00657F85"/>
    <w:rsid w:val="0066163F"/>
    <w:rsid w:val="006633E5"/>
    <w:rsid w:val="00663E60"/>
    <w:rsid w:val="006658FC"/>
    <w:rsid w:val="00666DC7"/>
    <w:rsid w:val="0067199A"/>
    <w:rsid w:val="006719C0"/>
    <w:rsid w:val="00673BD5"/>
    <w:rsid w:val="0067586D"/>
    <w:rsid w:val="00683DB2"/>
    <w:rsid w:val="00684C77"/>
    <w:rsid w:val="006871B9"/>
    <w:rsid w:val="0068760F"/>
    <w:rsid w:val="00687FC5"/>
    <w:rsid w:val="00690EED"/>
    <w:rsid w:val="00691FB0"/>
    <w:rsid w:val="0069504E"/>
    <w:rsid w:val="00695C68"/>
    <w:rsid w:val="006A07EB"/>
    <w:rsid w:val="006A1636"/>
    <w:rsid w:val="006A38CD"/>
    <w:rsid w:val="006A3D16"/>
    <w:rsid w:val="006A4EBC"/>
    <w:rsid w:val="006A5CD1"/>
    <w:rsid w:val="006A67FE"/>
    <w:rsid w:val="006A7D75"/>
    <w:rsid w:val="006B0ACA"/>
    <w:rsid w:val="006B0E55"/>
    <w:rsid w:val="006B221A"/>
    <w:rsid w:val="006B46A9"/>
    <w:rsid w:val="006B69A4"/>
    <w:rsid w:val="006C093B"/>
    <w:rsid w:val="006C1E22"/>
    <w:rsid w:val="006C2D71"/>
    <w:rsid w:val="006C76C7"/>
    <w:rsid w:val="006D1AF7"/>
    <w:rsid w:val="006D2702"/>
    <w:rsid w:val="006D4EB6"/>
    <w:rsid w:val="006D51C1"/>
    <w:rsid w:val="006D689B"/>
    <w:rsid w:val="006D7EBC"/>
    <w:rsid w:val="006E1A47"/>
    <w:rsid w:val="006E3BBD"/>
    <w:rsid w:val="006F2270"/>
    <w:rsid w:val="006F5E49"/>
    <w:rsid w:val="00700886"/>
    <w:rsid w:val="00700DF9"/>
    <w:rsid w:val="00701C64"/>
    <w:rsid w:val="00702F26"/>
    <w:rsid w:val="0070567A"/>
    <w:rsid w:val="00710608"/>
    <w:rsid w:val="00711895"/>
    <w:rsid w:val="00713110"/>
    <w:rsid w:val="00714701"/>
    <w:rsid w:val="0071555E"/>
    <w:rsid w:val="00717019"/>
    <w:rsid w:val="007179C9"/>
    <w:rsid w:val="00717CFF"/>
    <w:rsid w:val="007206B9"/>
    <w:rsid w:val="00721D44"/>
    <w:rsid w:val="00722E4D"/>
    <w:rsid w:val="0072365F"/>
    <w:rsid w:val="00724249"/>
    <w:rsid w:val="00724AC1"/>
    <w:rsid w:val="00725F2B"/>
    <w:rsid w:val="00732E76"/>
    <w:rsid w:val="00733E6B"/>
    <w:rsid w:val="007342E5"/>
    <w:rsid w:val="00737C66"/>
    <w:rsid w:val="00741931"/>
    <w:rsid w:val="00741E8B"/>
    <w:rsid w:val="0074575F"/>
    <w:rsid w:val="0074659F"/>
    <w:rsid w:val="007506A7"/>
    <w:rsid w:val="00753AA5"/>
    <w:rsid w:val="00754266"/>
    <w:rsid w:val="007543E8"/>
    <w:rsid w:val="007544A3"/>
    <w:rsid w:val="007568F1"/>
    <w:rsid w:val="00756B9D"/>
    <w:rsid w:val="007600E5"/>
    <w:rsid w:val="00761D51"/>
    <w:rsid w:val="0076204C"/>
    <w:rsid w:val="00762C4A"/>
    <w:rsid w:val="00766C72"/>
    <w:rsid w:val="00771CBE"/>
    <w:rsid w:val="00772E30"/>
    <w:rsid w:val="007773FB"/>
    <w:rsid w:val="00777541"/>
    <w:rsid w:val="00780F75"/>
    <w:rsid w:val="0078154E"/>
    <w:rsid w:val="007822B5"/>
    <w:rsid w:val="007852FB"/>
    <w:rsid w:val="007857F1"/>
    <w:rsid w:val="00785ADC"/>
    <w:rsid w:val="007860C6"/>
    <w:rsid w:val="007869A9"/>
    <w:rsid w:val="00786E1E"/>
    <w:rsid w:val="007968ED"/>
    <w:rsid w:val="007A0C10"/>
    <w:rsid w:val="007A13B8"/>
    <w:rsid w:val="007A5F12"/>
    <w:rsid w:val="007B1A8E"/>
    <w:rsid w:val="007B1E39"/>
    <w:rsid w:val="007B3CE4"/>
    <w:rsid w:val="007B4993"/>
    <w:rsid w:val="007B6229"/>
    <w:rsid w:val="007C272A"/>
    <w:rsid w:val="007C4E1B"/>
    <w:rsid w:val="007C68F3"/>
    <w:rsid w:val="007D0F0C"/>
    <w:rsid w:val="007D2F46"/>
    <w:rsid w:val="007E06A6"/>
    <w:rsid w:val="007E0F53"/>
    <w:rsid w:val="007E1756"/>
    <w:rsid w:val="007E41E9"/>
    <w:rsid w:val="007E666B"/>
    <w:rsid w:val="007F01B2"/>
    <w:rsid w:val="007F3C05"/>
    <w:rsid w:val="007F43A1"/>
    <w:rsid w:val="007F50A3"/>
    <w:rsid w:val="007F6897"/>
    <w:rsid w:val="00801C48"/>
    <w:rsid w:val="0080630F"/>
    <w:rsid w:val="0081010D"/>
    <w:rsid w:val="00811B9E"/>
    <w:rsid w:val="0081220A"/>
    <w:rsid w:val="00814E8A"/>
    <w:rsid w:val="00815246"/>
    <w:rsid w:val="0081535B"/>
    <w:rsid w:val="00815A17"/>
    <w:rsid w:val="0081623E"/>
    <w:rsid w:val="008225CF"/>
    <w:rsid w:val="008230C5"/>
    <w:rsid w:val="008255C2"/>
    <w:rsid w:val="008277A1"/>
    <w:rsid w:val="00830A68"/>
    <w:rsid w:val="00833FC8"/>
    <w:rsid w:val="0083732A"/>
    <w:rsid w:val="0084103B"/>
    <w:rsid w:val="00841BA7"/>
    <w:rsid w:val="00841DC8"/>
    <w:rsid w:val="00842986"/>
    <w:rsid w:val="008539A7"/>
    <w:rsid w:val="00853F6D"/>
    <w:rsid w:val="00857A38"/>
    <w:rsid w:val="008656F7"/>
    <w:rsid w:val="008711DE"/>
    <w:rsid w:val="008752AF"/>
    <w:rsid w:val="008760C9"/>
    <w:rsid w:val="00884A42"/>
    <w:rsid w:val="008856D4"/>
    <w:rsid w:val="008912B6"/>
    <w:rsid w:val="0089142C"/>
    <w:rsid w:val="0089396C"/>
    <w:rsid w:val="00896678"/>
    <w:rsid w:val="008A0FFC"/>
    <w:rsid w:val="008A2A92"/>
    <w:rsid w:val="008A2CCC"/>
    <w:rsid w:val="008A6D50"/>
    <w:rsid w:val="008A7CDE"/>
    <w:rsid w:val="008B1D52"/>
    <w:rsid w:val="008B3ADF"/>
    <w:rsid w:val="008B5EE3"/>
    <w:rsid w:val="008B69F6"/>
    <w:rsid w:val="008B7290"/>
    <w:rsid w:val="008C127C"/>
    <w:rsid w:val="008C15BD"/>
    <w:rsid w:val="008C2801"/>
    <w:rsid w:val="008C4F1F"/>
    <w:rsid w:val="008C56D9"/>
    <w:rsid w:val="008C7620"/>
    <w:rsid w:val="008D0E66"/>
    <w:rsid w:val="008D19F4"/>
    <w:rsid w:val="008D2318"/>
    <w:rsid w:val="008D5C39"/>
    <w:rsid w:val="008D68EF"/>
    <w:rsid w:val="008D78B3"/>
    <w:rsid w:val="008E2915"/>
    <w:rsid w:val="008E3BB7"/>
    <w:rsid w:val="008E657B"/>
    <w:rsid w:val="008E67BF"/>
    <w:rsid w:val="008F16A1"/>
    <w:rsid w:val="008F2579"/>
    <w:rsid w:val="008F2D26"/>
    <w:rsid w:val="008F4EE1"/>
    <w:rsid w:val="008F72CA"/>
    <w:rsid w:val="009007C3"/>
    <w:rsid w:val="009017A3"/>
    <w:rsid w:val="009070DA"/>
    <w:rsid w:val="00907E9A"/>
    <w:rsid w:val="00913F34"/>
    <w:rsid w:val="00915DB6"/>
    <w:rsid w:val="0091709F"/>
    <w:rsid w:val="00917510"/>
    <w:rsid w:val="00920519"/>
    <w:rsid w:val="00920668"/>
    <w:rsid w:val="00920A5A"/>
    <w:rsid w:val="009214AE"/>
    <w:rsid w:val="00921C7B"/>
    <w:rsid w:val="00921D64"/>
    <w:rsid w:val="00922309"/>
    <w:rsid w:val="00922C47"/>
    <w:rsid w:val="00924EA1"/>
    <w:rsid w:val="00925159"/>
    <w:rsid w:val="009261B1"/>
    <w:rsid w:val="0093457B"/>
    <w:rsid w:val="00935579"/>
    <w:rsid w:val="00935BBB"/>
    <w:rsid w:val="0093748F"/>
    <w:rsid w:val="00946089"/>
    <w:rsid w:val="009467D0"/>
    <w:rsid w:val="009468D3"/>
    <w:rsid w:val="009475B4"/>
    <w:rsid w:val="009514F2"/>
    <w:rsid w:val="00951D20"/>
    <w:rsid w:val="009522C6"/>
    <w:rsid w:val="00957AFD"/>
    <w:rsid w:val="0096125C"/>
    <w:rsid w:val="0096154C"/>
    <w:rsid w:val="009622FC"/>
    <w:rsid w:val="009641FA"/>
    <w:rsid w:val="00970CBD"/>
    <w:rsid w:val="00971325"/>
    <w:rsid w:val="0097158E"/>
    <w:rsid w:val="009719FC"/>
    <w:rsid w:val="00972C79"/>
    <w:rsid w:val="00973D71"/>
    <w:rsid w:val="00977222"/>
    <w:rsid w:val="00981006"/>
    <w:rsid w:val="009822C3"/>
    <w:rsid w:val="009825F4"/>
    <w:rsid w:val="00986D2D"/>
    <w:rsid w:val="00987A2C"/>
    <w:rsid w:val="009900AE"/>
    <w:rsid w:val="00991884"/>
    <w:rsid w:val="00992C36"/>
    <w:rsid w:val="009931CB"/>
    <w:rsid w:val="00993BC9"/>
    <w:rsid w:val="00993DA2"/>
    <w:rsid w:val="009954EE"/>
    <w:rsid w:val="009974C7"/>
    <w:rsid w:val="00997643"/>
    <w:rsid w:val="009A10CA"/>
    <w:rsid w:val="009A3B89"/>
    <w:rsid w:val="009A3C61"/>
    <w:rsid w:val="009A4927"/>
    <w:rsid w:val="009A5364"/>
    <w:rsid w:val="009A8803"/>
    <w:rsid w:val="009B2E95"/>
    <w:rsid w:val="009B4897"/>
    <w:rsid w:val="009C1E02"/>
    <w:rsid w:val="009C1E0C"/>
    <w:rsid w:val="009C36F7"/>
    <w:rsid w:val="009C4D6C"/>
    <w:rsid w:val="009C5667"/>
    <w:rsid w:val="009C572A"/>
    <w:rsid w:val="009C639D"/>
    <w:rsid w:val="009C6C22"/>
    <w:rsid w:val="009D04AF"/>
    <w:rsid w:val="009D0912"/>
    <w:rsid w:val="009D15C2"/>
    <w:rsid w:val="009D160E"/>
    <w:rsid w:val="009D246F"/>
    <w:rsid w:val="009D2F4B"/>
    <w:rsid w:val="009E017C"/>
    <w:rsid w:val="009E1E56"/>
    <w:rsid w:val="009E20B2"/>
    <w:rsid w:val="009E2320"/>
    <w:rsid w:val="009E3579"/>
    <w:rsid w:val="009E66DB"/>
    <w:rsid w:val="009E7DAA"/>
    <w:rsid w:val="009F0128"/>
    <w:rsid w:val="009F15FA"/>
    <w:rsid w:val="009F2BFB"/>
    <w:rsid w:val="009F6837"/>
    <w:rsid w:val="009F76A5"/>
    <w:rsid w:val="009F7ADC"/>
    <w:rsid w:val="00A02A46"/>
    <w:rsid w:val="00A02D61"/>
    <w:rsid w:val="00A033DE"/>
    <w:rsid w:val="00A041EB"/>
    <w:rsid w:val="00A07C1E"/>
    <w:rsid w:val="00A1023E"/>
    <w:rsid w:val="00A13BA7"/>
    <w:rsid w:val="00A15DA3"/>
    <w:rsid w:val="00A17315"/>
    <w:rsid w:val="00A17D8F"/>
    <w:rsid w:val="00A20AB1"/>
    <w:rsid w:val="00A20DE7"/>
    <w:rsid w:val="00A22172"/>
    <w:rsid w:val="00A23452"/>
    <w:rsid w:val="00A23579"/>
    <w:rsid w:val="00A240D3"/>
    <w:rsid w:val="00A25702"/>
    <w:rsid w:val="00A27299"/>
    <w:rsid w:val="00A338C8"/>
    <w:rsid w:val="00A3739A"/>
    <w:rsid w:val="00A42ED2"/>
    <w:rsid w:val="00A43A40"/>
    <w:rsid w:val="00A44FF7"/>
    <w:rsid w:val="00A51BCA"/>
    <w:rsid w:val="00A52C74"/>
    <w:rsid w:val="00A55869"/>
    <w:rsid w:val="00A61085"/>
    <w:rsid w:val="00A6229F"/>
    <w:rsid w:val="00A62604"/>
    <w:rsid w:val="00A62898"/>
    <w:rsid w:val="00A6464F"/>
    <w:rsid w:val="00A67644"/>
    <w:rsid w:val="00A67742"/>
    <w:rsid w:val="00A7117E"/>
    <w:rsid w:val="00A75348"/>
    <w:rsid w:val="00A76879"/>
    <w:rsid w:val="00A777FF"/>
    <w:rsid w:val="00A82E6C"/>
    <w:rsid w:val="00A84A19"/>
    <w:rsid w:val="00A85FC0"/>
    <w:rsid w:val="00A903A5"/>
    <w:rsid w:val="00A905C1"/>
    <w:rsid w:val="00A907B1"/>
    <w:rsid w:val="00A910D5"/>
    <w:rsid w:val="00A93813"/>
    <w:rsid w:val="00A942B9"/>
    <w:rsid w:val="00A94427"/>
    <w:rsid w:val="00A949C4"/>
    <w:rsid w:val="00A96D80"/>
    <w:rsid w:val="00A979D9"/>
    <w:rsid w:val="00A97BD7"/>
    <w:rsid w:val="00A97C10"/>
    <w:rsid w:val="00AA3BB4"/>
    <w:rsid w:val="00AA43DB"/>
    <w:rsid w:val="00AA5225"/>
    <w:rsid w:val="00AA62B3"/>
    <w:rsid w:val="00AA726B"/>
    <w:rsid w:val="00AA79D6"/>
    <w:rsid w:val="00AB265B"/>
    <w:rsid w:val="00AB5F7A"/>
    <w:rsid w:val="00AB6A29"/>
    <w:rsid w:val="00AB7639"/>
    <w:rsid w:val="00AC73FE"/>
    <w:rsid w:val="00AC7875"/>
    <w:rsid w:val="00AD0DE5"/>
    <w:rsid w:val="00AD1099"/>
    <w:rsid w:val="00AD30F2"/>
    <w:rsid w:val="00AE245E"/>
    <w:rsid w:val="00AE3912"/>
    <w:rsid w:val="00AE441F"/>
    <w:rsid w:val="00AF1A01"/>
    <w:rsid w:val="00AF2B8A"/>
    <w:rsid w:val="00AF2D22"/>
    <w:rsid w:val="00B01817"/>
    <w:rsid w:val="00B06349"/>
    <w:rsid w:val="00B07326"/>
    <w:rsid w:val="00B07A08"/>
    <w:rsid w:val="00B1085A"/>
    <w:rsid w:val="00B1232A"/>
    <w:rsid w:val="00B15ED1"/>
    <w:rsid w:val="00B16083"/>
    <w:rsid w:val="00B16234"/>
    <w:rsid w:val="00B163EF"/>
    <w:rsid w:val="00B16E80"/>
    <w:rsid w:val="00B17417"/>
    <w:rsid w:val="00B17897"/>
    <w:rsid w:val="00B20ACC"/>
    <w:rsid w:val="00B21635"/>
    <w:rsid w:val="00B22A11"/>
    <w:rsid w:val="00B23C53"/>
    <w:rsid w:val="00B30438"/>
    <w:rsid w:val="00B307B2"/>
    <w:rsid w:val="00B324C6"/>
    <w:rsid w:val="00B32AD0"/>
    <w:rsid w:val="00B33012"/>
    <w:rsid w:val="00B33638"/>
    <w:rsid w:val="00B35F7D"/>
    <w:rsid w:val="00B3654F"/>
    <w:rsid w:val="00B3694F"/>
    <w:rsid w:val="00B42F8C"/>
    <w:rsid w:val="00B47546"/>
    <w:rsid w:val="00B47731"/>
    <w:rsid w:val="00B5046D"/>
    <w:rsid w:val="00B510F0"/>
    <w:rsid w:val="00B520BA"/>
    <w:rsid w:val="00B52490"/>
    <w:rsid w:val="00B551E8"/>
    <w:rsid w:val="00B56EE0"/>
    <w:rsid w:val="00B629AF"/>
    <w:rsid w:val="00B64363"/>
    <w:rsid w:val="00B668A1"/>
    <w:rsid w:val="00B724E4"/>
    <w:rsid w:val="00B7472C"/>
    <w:rsid w:val="00B76FCD"/>
    <w:rsid w:val="00B77112"/>
    <w:rsid w:val="00B8256F"/>
    <w:rsid w:val="00B8651C"/>
    <w:rsid w:val="00B86CF3"/>
    <w:rsid w:val="00B87960"/>
    <w:rsid w:val="00B9333C"/>
    <w:rsid w:val="00B93F15"/>
    <w:rsid w:val="00B94DFB"/>
    <w:rsid w:val="00B963C4"/>
    <w:rsid w:val="00B97E9A"/>
    <w:rsid w:val="00BA09CD"/>
    <w:rsid w:val="00BA1F3D"/>
    <w:rsid w:val="00BA2EAE"/>
    <w:rsid w:val="00BA44CD"/>
    <w:rsid w:val="00BA4816"/>
    <w:rsid w:val="00BA513F"/>
    <w:rsid w:val="00BB0253"/>
    <w:rsid w:val="00BB0740"/>
    <w:rsid w:val="00BB0E83"/>
    <w:rsid w:val="00BB26F4"/>
    <w:rsid w:val="00BB2D17"/>
    <w:rsid w:val="00BB4BE4"/>
    <w:rsid w:val="00BB5109"/>
    <w:rsid w:val="00BB548D"/>
    <w:rsid w:val="00BC3FFA"/>
    <w:rsid w:val="00BC5629"/>
    <w:rsid w:val="00BC6CDB"/>
    <w:rsid w:val="00BD282C"/>
    <w:rsid w:val="00BE1B02"/>
    <w:rsid w:val="00BE1B76"/>
    <w:rsid w:val="00BE3D21"/>
    <w:rsid w:val="00BE568E"/>
    <w:rsid w:val="00BE6272"/>
    <w:rsid w:val="00BE7083"/>
    <w:rsid w:val="00BF1365"/>
    <w:rsid w:val="00BF3849"/>
    <w:rsid w:val="00BF585D"/>
    <w:rsid w:val="00BF62B7"/>
    <w:rsid w:val="00BF6A52"/>
    <w:rsid w:val="00C000AA"/>
    <w:rsid w:val="00C02EDE"/>
    <w:rsid w:val="00C02F5E"/>
    <w:rsid w:val="00C03219"/>
    <w:rsid w:val="00C03D79"/>
    <w:rsid w:val="00C0430A"/>
    <w:rsid w:val="00C058FE"/>
    <w:rsid w:val="00C0798A"/>
    <w:rsid w:val="00C123D5"/>
    <w:rsid w:val="00C14317"/>
    <w:rsid w:val="00C145F4"/>
    <w:rsid w:val="00C146DB"/>
    <w:rsid w:val="00C1560C"/>
    <w:rsid w:val="00C15973"/>
    <w:rsid w:val="00C252FD"/>
    <w:rsid w:val="00C25E69"/>
    <w:rsid w:val="00C26522"/>
    <w:rsid w:val="00C268FB"/>
    <w:rsid w:val="00C26BE2"/>
    <w:rsid w:val="00C27725"/>
    <w:rsid w:val="00C27B7E"/>
    <w:rsid w:val="00C311F1"/>
    <w:rsid w:val="00C312DF"/>
    <w:rsid w:val="00C32082"/>
    <w:rsid w:val="00C40AB7"/>
    <w:rsid w:val="00C40C84"/>
    <w:rsid w:val="00C45F86"/>
    <w:rsid w:val="00C46600"/>
    <w:rsid w:val="00C52306"/>
    <w:rsid w:val="00C52AF3"/>
    <w:rsid w:val="00C55C11"/>
    <w:rsid w:val="00C5620C"/>
    <w:rsid w:val="00C57210"/>
    <w:rsid w:val="00C5765B"/>
    <w:rsid w:val="00C61A9A"/>
    <w:rsid w:val="00C61AB1"/>
    <w:rsid w:val="00C66375"/>
    <w:rsid w:val="00C67BD5"/>
    <w:rsid w:val="00C701A8"/>
    <w:rsid w:val="00C70C0C"/>
    <w:rsid w:val="00C72FDE"/>
    <w:rsid w:val="00C73B1C"/>
    <w:rsid w:val="00C76E9E"/>
    <w:rsid w:val="00C77067"/>
    <w:rsid w:val="00C77870"/>
    <w:rsid w:val="00C77928"/>
    <w:rsid w:val="00C82376"/>
    <w:rsid w:val="00C83930"/>
    <w:rsid w:val="00C85636"/>
    <w:rsid w:val="00C85B1B"/>
    <w:rsid w:val="00C91EB4"/>
    <w:rsid w:val="00C9248F"/>
    <w:rsid w:val="00C947E0"/>
    <w:rsid w:val="00C94EE1"/>
    <w:rsid w:val="00CA1D4E"/>
    <w:rsid w:val="00CA2A32"/>
    <w:rsid w:val="00CA2CAF"/>
    <w:rsid w:val="00CA323D"/>
    <w:rsid w:val="00CA5974"/>
    <w:rsid w:val="00CA690C"/>
    <w:rsid w:val="00CB0A5E"/>
    <w:rsid w:val="00CB221E"/>
    <w:rsid w:val="00CB4CDE"/>
    <w:rsid w:val="00CB590D"/>
    <w:rsid w:val="00CC04F1"/>
    <w:rsid w:val="00CC1778"/>
    <w:rsid w:val="00CC3F8B"/>
    <w:rsid w:val="00CC5662"/>
    <w:rsid w:val="00CC6E06"/>
    <w:rsid w:val="00CC7308"/>
    <w:rsid w:val="00CC76EB"/>
    <w:rsid w:val="00CD55B2"/>
    <w:rsid w:val="00CD5813"/>
    <w:rsid w:val="00CD5E0C"/>
    <w:rsid w:val="00CD77F8"/>
    <w:rsid w:val="00CE4B42"/>
    <w:rsid w:val="00CE6608"/>
    <w:rsid w:val="00CF0EB6"/>
    <w:rsid w:val="00CF0F82"/>
    <w:rsid w:val="00CF3723"/>
    <w:rsid w:val="00CF4410"/>
    <w:rsid w:val="00CF6B22"/>
    <w:rsid w:val="00CF7EC4"/>
    <w:rsid w:val="00D01528"/>
    <w:rsid w:val="00D04CBF"/>
    <w:rsid w:val="00D10036"/>
    <w:rsid w:val="00D1045C"/>
    <w:rsid w:val="00D10727"/>
    <w:rsid w:val="00D128C2"/>
    <w:rsid w:val="00D151BA"/>
    <w:rsid w:val="00D15E1C"/>
    <w:rsid w:val="00D17338"/>
    <w:rsid w:val="00D2029A"/>
    <w:rsid w:val="00D271F6"/>
    <w:rsid w:val="00D27D73"/>
    <w:rsid w:val="00D30E4E"/>
    <w:rsid w:val="00D31B14"/>
    <w:rsid w:val="00D31C14"/>
    <w:rsid w:val="00D328C6"/>
    <w:rsid w:val="00D3321C"/>
    <w:rsid w:val="00D34A30"/>
    <w:rsid w:val="00D367BF"/>
    <w:rsid w:val="00D37EA1"/>
    <w:rsid w:val="00D40C63"/>
    <w:rsid w:val="00D41528"/>
    <w:rsid w:val="00D41EA8"/>
    <w:rsid w:val="00D50142"/>
    <w:rsid w:val="00D51919"/>
    <w:rsid w:val="00D5404E"/>
    <w:rsid w:val="00D54239"/>
    <w:rsid w:val="00D5469A"/>
    <w:rsid w:val="00D56382"/>
    <w:rsid w:val="00D56AB9"/>
    <w:rsid w:val="00D56D11"/>
    <w:rsid w:val="00D57912"/>
    <w:rsid w:val="00D60011"/>
    <w:rsid w:val="00D6266F"/>
    <w:rsid w:val="00D636DF"/>
    <w:rsid w:val="00D64F2D"/>
    <w:rsid w:val="00D66F95"/>
    <w:rsid w:val="00D67AB0"/>
    <w:rsid w:val="00D711B1"/>
    <w:rsid w:val="00D714B0"/>
    <w:rsid w:val="00D716C3"/>
    <w:rsid w:val="00D72A16"/>
    <w:rsid w:val="00D76025"/>
    <w:rsid w:val="00D7672C"/>
    <w:rsid w:val="00D82101"/>
    <w:rsid w:val="00D8293E"/>
    <w:rsid w:val="00D83CBC"/>
    <w:rsid w:val="00D873CA"/>
    <w:rsid w:val="00D9588A"/>
    <w:rsid w:val="00D96B98"/>
    <w:rsid w:val="00D97656"/>
    <w:rsid w:val="00DA2441"/>
    <w:rsid w:val="00DA30EA"/>
    <w:rsid w:val="00DB02A7"/>
    <w:rsid w:val="00DB1179"/>
    <w:rsid w:val="00DB1684"/>
    <w:rsid w:val="00DB427E"/>
    <w:rsid w:val="00DB77AD"/>
    <w:rsid w:val="00DB7C8E"/>
    <w:rsid w:val="00DC1BF7"/>
    <w:rsid w:val="00DC4001"/>
    <w:rsid w:val="00DC4DE7"/>
    <w:rsid w:val="00DC6447"/>
    <w:rsid w:val="00DC6E96"/>
    <w:rsid w:val="00DC7598"/>
    <w:rsid w:val="00DD0148"/>
    <w:rsid w:val="00DD3405"/>
    <w:rsid w:val="00DD4FD4"/>
    <w:rsid w:val="00DD5775"/>
    <w:rsid w:val="00DE06D1"/>
    <w:rsid w:val="00DE19DD"/>
    <w:rsid w:val="00DE27FE"/>
    <w:rsid w:val="00DE475D"/>
    <w:rsid w:val="00DE65AE"/>
    <w:rsid w:val="00DE6721"/>
    <w:rsid w:val="00DF1B7F"/>
    <w:rsid w:val="00DF1DB4"/>
    <w:rsid w:val="00DF2283"/>
    <w:rsid w:val="00DF27BB"/>
    <w:rsid w:val="00DF537B"/>
    <w:rsid w:val="00DF5B07"/>
    <w:rsid w:val="00DF7CEE"/>
    <w:rsid w:val="00E00134"/>
    <w:rsid w:val="00E0036D"/>
    <w:rsid w:val="00E00D03"/>
    <w:rsid w:val="00E011BD"/>
    <w:rsid w:val="00E022F7"/>
    <w:rsid w:val="00E03CC1"/>
    <w:rsid w:val="00E04B26"/>
    <w:rsid w:val="00E10655"/>
    <w:rsid w:val="00E10D07"/>
    <w:rsid w:val="00E150CB"/>
    <w:rsid w:val="00E161C6"/>
    <w:rsid w:val="00E20AD6"/>
    <w:rsid w:val="00E21DB5"/>
    <w:rsid w:val="00E22C74"/>
    <w:rsid w:val="00E2349C"/>
    <w:rsid w:val="00E26CA9"/>
    <w:rsid w:val="00E27202"/>
    <w:rsid w:val="00E27363"/>
    <w:rsid w:val="00E314D2"/>
    <w:rsid w:val="00E3176B"/>
    <w:rsid w:val="00E31D10"/>
    <w:rsid w:val="00E3213A"/>
    <w:rsid w:val="00E4272F"/>
    <w:rsid w:val="00E43065"/>
    <w:rsid w:val="00E44021"/>
    <w:rsid w:val="00E4478E"/>
    <w:rsid w:val="00E44EAC"/>
    <w:rsid w:val="00E453AE"/>
    <w:rsid w:val="00E455C8"/>
    <w:rsid w:val="00E47010"/>
    <w:rsid w:val="00E5013A"/>
    <w:rsid w:val="00E5491E"/>
    <w:rsid w:val="00E56FA7"/>
    <w:rsid w:val="00E57A49"/>
    <w:rsid w:val="00E57C18"/>
    <w:rsid w:val="00E609EE"/>
    <w:rsid w:val="00E63C0D"/>
    <w:rsid w:val="00E64012"/>
    <w:rsid w:val="00E65FCF"/>
    <w:rsid w:val="00E72816"/>
    <w:rsid w:val="00E73220"/>
    <w:rsid w:val="00E7392A"/>
    <w:rsid w:val="00E74548"/>
    <w:rsid w:val="00E770F9"/>
    <w:rsid w:val="00E81C78"/>
    <w:rsid w:val="00E829BE"/>
    <w:rsid w:val="00E82D7F"/>
    <w:rsid w:val="00E85021"/>
    <w:rsid w:val="00E85DD1"/>
    <w:rsid w:val="00E860A1"/>
    <w:rsid w:val="00E91E34"/>
    <w:rsid w:val="00E93DB7"/>
    <w:rsid w:val="00E950DC"/>
    <w:rsid w:val="00E95FB5"/>
    <w:rsid w:val="00E96828"/>
    <w:rsid w:val="00EA0BB1"/>
    <w:rsid w:val="00EA0CBE"/>
    <w:rsid w:val="00EA2DAC"/>
    <w:rsid w:val="00EA3B19"/>
    <w:rsid w:val="00EA7A1D"/>
    <w:rsid w:val="00EB099B"/>
    <w:rsid w:val="00EB0C60"/>
    <w:rsid w:val="00EB12E9"/>
    <w:rsid w:val="00EB2860"/>
    <w:rsid w:val="00EB3243"/>
    <w:rsid w:val="00EB3A25"/>
    <w:rsid w:val="00EB5C4B"/>
    <w:rsid w:val="00EB6A48"/>
    <w:rsid w:val="00EC0CED"/>
    <w:rsid w:val="00EC0DF8"/>
    <w:rsid w:val="00EC4B7D"/>
    <w:rsid w:val="00EC6274"/>
    <w:rsid w:val="00ED3DFC"/>
    <w:rsid w:val="00ED48ED"/>
    <w:rsid w:val="00ED55C1"/>
    <w:rsid w:val="00ED6D2B"/>
    <w:rsid w:val="00EE3AE8"/>
    <w:rsid w:val="00EE493C"/>
    <w:rsid w:val="00EE5AB0"/>
    <w:rsid w:val="00EE60D5"/>
    <w:rsid w:val="00EE7CEA"/>
    <w:rsid w:val="00EF057C"/>
    <w:rsid w:val="00EF2342"/>
    <w:rsid w:val="00EF3E48"/>
    <w:rsid w:val="00EF3F0F"/>
    <w:rsid w:val="00EF42DE"/>
    <w:rsid w:val="00EF483F"/>
    <w:rsid w:val="00EF4B78"/>
    <w:rsid w:val="00EF6C09"/>
    <w:rsid w:val="00EF7828"/>
    <w:rsid w:val="00F01CB1"/>
    <w:rsid w:val="00F02541"/>
    <w:rsid w:val="00F04178"/>
    <w:rsid w:val="00F053E8"/>
    <w:rsid w:val="00F061F8"/>
    <w:rsid w:val="00F07B82"/>
    <w:rsid w:val="00F15F99"/>
    <w:rsid w:val="00F1695E"/>
    <w:rsid w:val="00F23F75"/>
    <w:rsid w:val="00F2525C"/>
    <w:rsid w:val="00F25833"/>
    <w:rsid w:val="00F2708C"/>
    <w:rsid w:val="00F32BC1"/>
    <w:rsid w:val="00F32D87"/>
    <w:rsid w:val="00F34C80"/>
    <w:rsid w:val="00F35074"/>
    <w:rsid w:val="00F3657C"/>
    <w:rsid w:val="00F3743C"/>
    <w:rsid w:val="00F37B53"/>
    <w:rsid w:val="00F4293E"/>
    <w:rsid w:val="00F42EB9"/>
    <w:rsid w:val="00F451BA"/>
    <w:rsid w:val="00F454A5"/>
    <w:rsid w:val="00F46948"/>
    <w:rsid w:val="00F47356"/>
    <w:rsid w:val="00F506FD"/>
    <w:rsid w:val="00F5081D"/>
    <w:rsid w:val="00F52873"/>
    <w:rsid w:val="00F532F7"/>
    <w:rsid w:val="00F53915"/>
    <w:rsid w:val="00F5540E"/>
    <w:rsid w:val="00F55801"/>
    <w:rsid w:val="00F56AB9"/>
    <w:rsid w:val="00F570D9"/>
    <w:rsid w:val="00F642BF"/>
    <w:rsid w:val="00F64B4A"/>
    <w:rsid w:val="00F64C91"/>
    <w:rsid w:val="00F65E21"/>
    <w:rsid w:val="00F7011E"/>
    <w:rsid w:val="00F71AC7"/>
    <w:rsid w:val="00F74373"/>
    <w:rsid w:val="00F74CD7"/>
    <w:rsid w:val="00F76D29"/>
    <w:rsid w:val="00F80241"/>
    <w:rsid w:val="00F80A8A"/>
    <w:rsid w:val="00F8224F"/>
    <w:rsid w:val="00F82378"/>
    <w:rsid w:val="00F82413"/>
    <w:rsid w:val="00F85ABF"/>
    <w:rsid w:val="00F863E2"/>
    <w:rsid w:val="00F87365"/>
    <w:rsid w:val="00F87E67"/>
    <w:rsid w:val="00F90E7E"/>
    <w:rsid w:val="00F94F2D"/>
    <w:rsid w:val="00F95099"/>
    <w:rsid w:val="00F97A8B"/>
    <w:rsid w:val="00FA0EDD"/>
    <w:rsid w:val="00FA1006"/>
    <w:rsid w:val="00FA139C"/>
    <w:rsid w:val="00FA162B"/>
    <w:rsid w:val="00FA43EA"/>
    <w:rsid w:val="00FA4C45"/>
    <w:rsid w:val="00FA6A27"/>
    <w:rsid w:val="00FA6F65"/>
    <w:rsid w:val="00FB076F"/>
    <w:rsid w:val="00FB0929"/>
    <w:rsid w:val="00FB2A49"/>
    <w:rsid w:val="00FB4C6C"/>
    <w:rsid w:val="00FB704D"/>
    <w:rsid w:val="00FB7599"/>
    <w:rsid w:val="00FC01FA"/>
    <w:rsid w:val="00FC3B7D"/>
    <w:rsid w:val="00FC565D"/>
    <w:rsid w:val="00FC6D8B"/>
    <w:rsid w:val="00FD04F3"/>
    <w:rsid w:val="00FD12AD"/>
    <w:rsid w:val="00FD1EE4"/>
    <w:rsid w:val="00FD1F8A"/>
    <w:rsid w:val="00FD23F0"/>
    <w:rsid w:val="00FD3214"/>
    <w:rsid w:val="00FE14FA"/>
    <w:rsid w:val="00FE535B"/>
    <w:rsid w:val="00FF0BDF"/>
    <w:rsid w:val="00FF0FDF"/>
    <w:rsid w:val="00FF1E26"/>
    <w:rsid w:val="00FF72A4"/>
    <w:rsid w:val="00FF73E2"/>
    <w:rsid w:val="0121320D"/>
    <w:rsid w:val="01D717D2"/>
    <w:rsid w:val="04A85787"/>
    <w:rsid w:val="06D8D085"/>
    <w:rsid w:val="07BA5FB4"/>
    <w:rsid w:val="08107842"/>
    <w:rsid w:val="08470026"/>
    <w:rsid w:val="0936B2C2"/>
    <w:rsid w:val="0A928708"/>
    <w:rsid w:val="0B888F29"/>
    <w:rsid w:val="0BDB9144"/>
    <w:rsid w:val="0D3C7492"/>
    <w:rsid w:val="0D5A5CDC"/>
    <w:rsid w:val="0D87250C"/>
    <w:rsid w:val="0F444A3F"/>
    <w:rsid w:val="0FB2A32B"/>
    <w:rsid w:val="10BA334C"/>
    <w:rsid w:val="11D060F9"/>
    <w:rsid w:val="12040F7F"/>
    <w:rsid w:val="12DF99DD"/>
    <w:rsid w:val="131FA333"/>
    <w:rsid w:val="1382667A"/>
    <w:rsid w:val="145FDD9F"/>
    <w:rsid w:val="14E7FD1E"/>
    <w:rsid w:val="1525C7B1"/>
    <w:rsid w:val="1581162F"/>
    <w:rsid w:val="161CB675"/>
    <w:rsid w:val="166221CC"/>
    <w:rsid w:val="175DEA79"/>
    <w:rsid w:val="17C8D8A5"/>
    <w:rsid w:val="17E8BCF8"/>
    <w:rsid w:val="19E0E406"/>
    <w:rsid w:val="1A0E0498"/>
    <w:rsid w:val="1B81C657"/>
    <w:rsid w:val="1EF9914E"/>
    <w:rsid w:val="1FC6750C"/>
    <w:rsid w:val="219E4813"/>
    <w:rsid w:val="21BC78D3"/>
    <w:rsid w:val="227931C8"/>
    <w:rsid w:val="2314994A"/>
    <w:rsid w:val="2347F140"/>
    <w:rsid w:val="23760B64"/>
    <w:rsid w:val="23C69A29"/>
    <w:rsid w:val="23C88CD4"/>
    <w:rsid w:val="251A5BDC"/>
    <w:rsid w:val="25D73103"/>
    <w:rsid w:val="25F0A7AF"/>
    <w:rsid w:val="26494350"/>
    <w:rsid w:val="27F2F16F"/>
    <w:rsid w:val="29E38E92"/>
    <w:rsid w:val="2B585E11"/>
    <w:rsid w:val="2CF86A91"/>
    <w:rsid w:val="2F9D4A0E"/>
    <w:rsid w:val="2FE6C17B"/>
    <w:rsid w:val="31EB8CC0"/>
    <w:rsid w:val="33B15408"/>
    <w:rsid w:val="34165A48"/>
    <w:rsid w:val="35465907"/>
    <w:rsid w:val="35C488F4"/>
    <w:rsid w:val="36FF8AB7"/>
    <w:rsid w:val="3710EE00"/>
    <w:rsid w:val="380E7D80"/>
    <w:rsid w:val="39D5C373"/>
    <w:rsid w:val="3CCA2F70"/>
    <w:rsid w:val="3CFF2422"/>
    <w:rsid w:val="3D38F032"/>
    <w:rsid w:val="3E141722"/>
    <w:rsid w:val="3EA93C66"/>
    <w:rsid w:val="3FA4D814"/>
    <w:rsid w:val="40371E97"/>
    <w:rsid w:val="41A0B19E"/>
    <w:rsid w:val="41A81DBE"/>
    <w:rsid w:val="437EE878"/>
    <w:rsid w:val="43AA93B3"/>
    <w:rsid w:val="455D1A3E"/>
    <w:rsid w:val="45D7A262"/>
    <w:rsid w:val="4791D0E1"/>
    <w:rsid w:val="48CC286C"/>
    <w:rsid w:val="48DF0EC4"/>
    <w:rsid w:val="4A787CFE"/>
    <w:rsid w:val="4A789F07"/>
    <w:rsid w:val="4A9B7E7D"/>
    <w:rsid w:val="4F79D5A0"/>
    <w:rsid w:val="4FF51DB3"/>
    <w:rsid w:val="5046AD58"/>
    <w:rsid w:val="51624E46"/>
    <w:rsid w:val="51689A44"/>
    <w:rsid w:val="5206BB73"/>
    <w:rsid w:val="5286BB53"/>
    <w:rsid w:val="52D74748"/>
    <w:rsid w:val="54B9A4AE"/>
    <w:rsid w:val="5526C788"/>
    <w:rsid w:val="56532ADB"/>
    <w:rsid w:val="56DF8DE7"/>
    <w:rsid w:val="57BA2ECB"/>
    <w:rsid w:val="57CCB85F"/>
    <w:rsid w:val="580046E8"/>
    <w:rsid w:val="58709072"/>
    <w:rsid w:val="58A62786"/>
    <w:rsid w:val="58C37CA5"/>
    <w:rsid w:val="5B5EFCB0"/>
    <w:rsid w:val="5B77EFDE"/>
    <w:rsid w:val="5B98AD15"/>
    <w:rsid w:val="5CDDAE77"/>
    <w:rsid w:val="5E4A33C6"/>
    <w:rsid w:val="6075E29A"/>
    <w:rsid w:val="6251DBDE"/>
    <w:rsid w:val="62728D71"/>
    <w:rsid w:val="64458582"/>
    <w:rsid w:val="64C96AD1"/>
    <w:rsid w:val="64ED4D34"/>
    <w:rsid w:val="66BB9CE5"/>
    <w:rsid w:val="6919C9AE"/>
    <w:rsid w:val="6A04A382"/>
    <w:rsid w:val="6B468C7D"/>
    <w:rsid w:val="6C416D3E"/>
    <w:rsid w:val="6D50BA5C"/>
    <w:rsid w:val="6F75FEA7"/>
    <w:rsid w:val="6F7F113A"/>
    <w:rsid w:val="701BF9BD"/>
    <w:rsid w:val="7090750B"/>
    <w:rsid w:val="71192E74"/>
    <w:rsid w:val="71ED3ECC"/>
    <w:rsid w:val="72DDF200"/>
    <w:rsid w:val="73637137"/>
    <w:rsid w:val="73691315"/>
    <w:rsid w:val="74D328A7"/>
    <w:rsid w:val="750714D9"/>
    <w:rsid w:val="7579F301"/>
    <w:rsid w:val="764997AB"/>
    <w:rsid w:val="772FAC24"/>
    <w:rsid w:val="77FD3D6F"/>
    <w:rsid w:val="7966831F"/>
    <w:rsid w:val="7A7F65BC"/>
    <w:rsid w:val="7A84FFAE"/>
    <w:rsid w:val="7C6F0C20"/>
    <w:rsid w:val="7C8E33A5"/>
    <w:rsid w:val="7D204A9A"/>
    <w:rsid w:val="7E0A0680"/>
    <w:rsid w:val="7E775E35"/>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9C60C"/>
  <w15:chartTrackingRefBased/>
  <w15:docId w15:val="{79B3C78A-0128-4503-A193-BEC4C567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10F6"/>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5718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676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37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370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97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erson">
    <w:name w:val="person"/>
    <w:basedOn w:val="DefaultParagraphFont"/>
    <w:rsid w:val="00E453AE"/>
  </w:style>
  <w:style w:type="character" w:customStyle="1" w:styleId="Heading1Char">
    <w:name w:val="Heading 1 Char"/>
    <w:basedOn w:val="DefaultParagraphFont"/>
    <w:link w:val="Heading1"/>
    <w:uiPriority w:val="9"/>
    <w:rsid w:val="001D10F6"/>
    <w:rPr>
      <w:rFonts w:asciiTheme="majorHAnsi" w:eastAsiaTheme="majorEastAsia" w:hAnsiTheme="majorHAnsi" w:cstheme="majorBidi"/>
      <w:color w:val="2F5496" w:themeColor="accent1" w:themeShade="BF"/>
      <w:sz w:val="40"/>
      <w:szCs w:val="32"/>
    </w:rPr>
  </w:style>
  <w:style w:type="paragraph" w:styleId="ListParagraph">
    <w:name w:val="List Paragraph"/>
    <w:basedOn w:val="Normal"/>
    <w:uiPriority w:val="34"/>
    <w:qFormat/>
    <w:rsid w:val="00D714B0"/>
    <w:pPr>
      <w:ind w:left="720"/>
      <w:contextualSpacing/>
    </w:pPr>
  </w:style>
  <w:style w:type="paragraph" w:styleId="TOCHeading">
    <w:name w:val="TOC Heading"/>
    <w:basedOn w:val="Heading1"/>
    <w:next w:val="Normal"/>
    <w:uiPriority w:val="39"/>
    <w:unhideWhenUsed/>
    <w:qFormat/>
    <w:rsid w:val="00077A29"/>
    <w:pPr>
      <w:outlineLvl w:val="9"/>
    </w:pPr>
    <w:rPr>
      <w:lang w:eastAsia="de-DE"/>
    </w:rPr>
  </w:style>
  <w:style w:type="paragraph" w:styleId="TOC2">
    <w:name w:val="toc 2"/>
    <w:basedOn w:val="Normal"/>
    <w:next w:val="Normal"/>
    <w:autoRedefine/>
    <w:uiPriority w:val="39"/>
    <w:unhideWhenUsed/>
    <w:rsid w:val="00077A29"/>
    <w:pPr>
      <w:spacing w:before="120" w:after="0"/>
      <w:ind w:left="220"/>
    </w:pPr>
    <w:rPr>
      <w:rFonts w:cstheme="minorHAnsi"/>
      <w:i/>
      <w:iCs/>
      <w:sz w:val="20"/>
      <w:szCs w:val="20"/>
    </w:rPr>
  </w:style>
  <w:style w:type="paragraph" w:styleId="TOC1">
    <w:name w:val="toc 1"/>
    <w:basedOn w:val="Normal"/>
    <w:next w:val="Normal"/>
    <w:autoRedefine/>
    <w:uiPriority w:val="39"/>
    <w:unhideWhenUsed/>
    <w:rsid w:val="00077A29"/>
    <w:pPr>
      <w:spacing w:before="240" w:after="120"/>
    </w:pPr>
    <w:rPr>
      <w:rFonts w:cstheme="minorHAnsi"/>
      <w:b/>
      <w:bCs/>
      <w:sz w:val="20"/>
      <w:szCs w:val="20"/>
    </w:rPr>
  </w:style>
  <w:style w:type="paragraph" w:styleId="TOC3">
    <w:name w:val="toc 3"/>
    <w:basedOn w:val="Normal"/>
    <w:next w:val="Normal"/>
    <w:autoRedefine/>
    <w:uiPriority w:val="39"/>
    <w:unhideWhenUsed/>
    <w:rsid w:val="00077A29"/>
    <w:pPr>
      <w:spacing w:after="0"/>
      <w:ind w:left="440"/>
    </w:pPr>
    <w:rPr>
      <w:rFonts w:cstheme="minorHAnsi"/>
      <w:sz w:val="20"/>
      <w:szCs w:val="20"/>
    </w:rPr>
  </w:style>
  <w:style w:type="character" w:styleId="Hyperlink">
    <w:name w:val="Hyperlink"/>
    <w:basedOn w:val="DefaultParagraphFont"/>
    <w:uiPriority w:val="99"/>
    <w:unhideWhenUsed/>
    <w:rsid w:val="00077A29"/>
    <w:rPr>
      <w:color w:val="0563C1" w:themeColor="hyperlink"/>
      <w:u w:val="single"/>
    </w:rPr>
  </w:style>
  <w:style w:type="paragraph" w:styleId="Subtitle">
    <w:name w:val="Subtitle"/>
    <w:basedOn w:val="Normal"/>
    <w:next w:val="Normal"/>
    <w:link w:val="SubtitleChar"/>
    <w:uiPriority w:val="11"/>
    <w:qFormat/>
    <w:rsid w:val="001D10F6"/>
    <w:pPr>
      <w:numPr>
        <w:ilvl w:val="1"/>
      </w:numPr>
      <w:ind w:left="709" w:hanging="709"/>
    </w:pPr>
    <w:rPr>
      <w:rFonts w:eastAsiaTheme="minorEastAsia"/>
      <w:color w:val="5A5A5A" w:themeColor="text1" w:themeTint="A5"/>
      <w:spacing w:val="15"/>
      <w:sz w:val="26"/>
    </w:rPr>
  </w:style>
  <w:style w:type="character" w:customStyle="1" w:styleId="SubtitleChar">
    <w:name w:val="Subtitle Char"/>
    <w:basedOn w:val="DefaultParagraphFont"/>
    <w:link w:val="Subtitle"/>
    <w:uiPriority w:val="11"/>
    <w:rsid w:val="001D10F6"/>
    <w:rPr>
      <w:rFonts w:eastAsiaTheme="minorEastAsia"/>
      <w:color w:val="5A5A5A" w:themeColor="text1" w:themeTint="A5"/>
      <w:spacing w:val="15"/>
      <w:sz w:val="26"/>
    </w:rPr>
  </w:style>
  <w:style w:type="character" w:styleId="CommentReference">
    <w:name w:val="annotation reference"/>
    <w:basedOn w:val="DefaultParagraphFont"/>
    <w:uiPriority w:val="99"/>
    <w:semiHidden/>
    <w:unhideWhenUsed/>
    <w:rsid w:val="00585C08"/>
    <w:rPr>
      <w:sz w:val="16"/>
      <w:szCs w:val="16"/>
    </w:rPr>
  </w:style>
  <w:style w:type="paragraph" w:styleId="CommentText">
    <w:name w:val="annotation text"/>
    <w:basedOn w:val="Normal"/>
    <w:link w:val="CommentTextChar"/>
    <w:uiPriority w:val="99"/>
    <w:semiHidden/>
    <w:unhideWhenUsed/>
    <w:rsid w:val="00585C08"/>
    <w:pPr>
      <w:spacing w:line="240" w:lineRule="auto"/>
    </w:pPr>
    <w:rPr>
      <w:sz w:val="20"/>
      <w:szCs w:val="20"/>
    </w:rPr>
  </w:style>
  <w:style w:type="character" w:customStyle="1" w:styleId="CommentTextChar">
    <w:name w:val="Comment Text Char"/>
    <w:basedOn w:val="DefaultParagraphFont"/>
    <w:link w:val="CommentText"/>
    <w:uiPriority w:val="99"/>
    <w:semiHidden/>
    <w:rsid w:val="00585C08"/>
    <w:rPr>
      <w:sz w:val="20"/>
      <w:szCs w:val="20"/>
    </w:rPr>
  </w:style>
  <w:style w:type="paragraph" w:styleId="CommentSubject">
    <w:name w:val="annotation subject"/>
    <w:basedOn w:val="CommentText"/>
    <w:next w:val="CommentText"/>
    <w:link w:val="CommentSubjectChar"/>
    <w:uiPriority w:val="99"/>
    <w:semiHidden/>
    <w:unhideWhenUsed/>
    <w:rsid w:val="00585C08"/>
    <w:rPr>
      <w:b/>
      <w:bCs/>
    </w:rPr>
  </w:style>
  <w:style w:type="character" w:customStyle="1" w:styleId="CommentSubjectChar">
    <w:name w:val="Comment Subject Char"/>
    <w:basedOn w:val="CommentTextChar"/>
    <w:link w:val="CommentSubject"/>
    <w:uiPriority w:val="99"/>
    <w:semiHidden/>
    <w:rsid w:val="00585C08"/>
    <w:rPr>
      <w:b/>
      <w:bCs/>
      <w:sz w:val="20"/>
      <w:szCs w:val="20"/>
    </w:rPr>
  </w:style>
  <w:style w:type="paragraph" w:styleId="BalloonText">
    <w:name w:val="Balloon Text"/>
    <w:basedOn w:val="Normal"/>
    <w:link w:val="BalloonTextChar"/>
    <w:uiPriority w:val="99"/>
    <w:semiHidden/>
    <w:unhideWhenUsed/>
    <w:rsid w:val="00585C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5C08"/>
    <w:rPr>
      <w:rFonts w:ascii="Segoe UI" w:hAnsi="Segoe UI" w:cs="Segoe UI"/>
      <w:sz w:val="18"/>
      <w:szCs w:val="18"/>
    </w:rPr>
  </w:style>
  <w:style w:type="paragraph" w:styleId="Revision">
    <w:name w:val="Revision"/>
    <w:hidden/>
    <w:uiPriority w:val="99"/>
    <w:semiHidden/>
    <w:rsid w:val="001848BD"/>
    <w:pPr>
      <w:spacing w:after="0" w:line="240" w:lineRule="auto"/>
    </w:pPr>
  </w:style>
  <w:style w:type="character" w:customStyle="1" w:styleId="Heading2Char">
    <w:name w:val="Heading 2 Char"/>
    <w:basedOn w:val="DefaultParagraphFont"/>
    <w:link w:val="Heading2"/>
    <w:uiPriority w:val="9"/>
    <w:rsid w:val="0057186A"/>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57186A"/>
    <w:pPr>
      <w:spacing w:after="0" w:line="240" w:lineRule="auto"/>
    </w:pPr>
  </w:style>
  <w:style w:type="character" w:customStyle="1" w:styleId="NichtaufgelsteErwhnung1">
    <w:name w:val="Nicht aufgelöste Erwähnung1"/>
    <w:basedOn w:val="DefaultParagraphFont"/>
    <w:uiPriority w:val="99"/>
    <w:semiHidden/>
    <w:unhideWhenUsed/>
    <w:rsid w:val="003F1029"/>
    <w:rPr>
      <w:color w:val="605E5C"/>
      <w:shd w:val="clear" w:color="auto" w:fill="E1DFDD"/>
    </w:rPr>
  </w:style>
  <w:style w:type="table" w:customStyle="1" w:styleId="SWE-Standard">
    <w:name w:val="SWE-Standard"/>
    <w:basedOn w:val="TableGrid"/>
    <w:uiPriority w:val="99"/>
    <w:rsid w:val="006D4EB6"/>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style>
  <w:style w:type="paragraph" w:styleId="Header">
    <w:name w:val="header"/>
    <w:basedOn w:val="Normal"/>
    <w:link w:val="HeaderChar"/>
    <w:uiPriority w:val="99"/>
    <w:unhideWhenUsed/>
    <w:rsid w:val="00657F85"/>
    <w:pPr>
      <w:tabs>
        <w:tab w:val="center" w:pos="4536"/>
        <w:tab w:val="right" w:pos="9072"/>
      </w:tabs>
      <w:spacing w:after="0" w:line="240" w:lineRule="auto"/>
    </w:pPr>
  </w:style>
  <w:style w:type="character" w:customStyle="1" w:styleId="HeaderChar">
    <w:name w:val="Header Char"/>
    <w:basedOn w:val="DefaultParagraphFont"/>
    <w:link w:val="Header"/>
    <w:uiPriority w:val="99"/>
    <w:rsid w:val="00657F85"/>
  </w:style>
  <w:style w:type="paragraph" w:styleId="Footer">
    <w:name w:val="footer"/>
    <w:basedOn w:val="Normal"/>
    <w:link w:val="FooterChar"/>
    <w:uiPriority w:val="99"/>
    <w:unhideWhenUsed/>
    <w:rsid w:val="00657F85"/>
    <w:pPr>
      <w:tabs>
        <w:tab w:val="center" w:pos="4536"/>
        <w:tab w:val="right" w:pos="9072"/>
      </w:tabs>
      <w:spacing w:after="0" w:line="240" w:lineRule="auto"/>
    </w:pPr>
  </w:style>
  <w:style w:type="character" w:customStyle="1" w:styleId="FooterChar">
    <w:name w:val="Footer Char"/>
    <w:basedOn w:val="DefaultParagraphFont"/>
    <w:link w:val="Footer"/>
    <w:uiPriority w:val="99"/>
    <w:rsid w:val="00657F85"/>
  </w:style>
  <w:style w:type="character" w:customStyle="1" w:styleId="Heading3Char">
    <w:name w:val="Heading 3 Char"/>
    <w:basedOn w:val="DefaultParagraphFont"/>
    <w:link w:val="Heading3"/>
    <w:uiPriority w:val="9"/>
    <w:semiHidden/>
    <w:rsid w:val="00A6764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135A40"/>
    <w:rPr>
      <w:color w:val="808080"/>
    </w:rPr>
  </w:style>
  <w:style w:type="paragraph" w:styleId="HTMLPreformatted">
    <w:name w:val="HTML Preformatted"/>
    <w:basedOn w:val="Normal"/>
    <w:link w:val="HTMLPreformattedChar"/>
    <w:uiPriority w:val="99"/>
    <w:unhideWhenUsed/>
    <w:rsid w:val="00526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rsid w:val="00526C02"/>
    <w:rPr>
      <w:rFonts w:ascii="Courier New" w:eastAsia="Times New Roman" w:hAnsi="Courier New" w:cs="Courier New"/>
      <w:sz w:val="20"/>
      <w:szCs w:val="20"/>
      <w:lang w:eastAsia="de-DE"/>
    </w:rPr>
  </w:style>
  <w:style w:type="paragraph" w:styleId="TOC4">
    <w:name w:val="toc 4"/>
    <w:basedOn w:val="Normal"/>
    <w:next w:val="Normal"/>
    <w:autoRedefine/>
    <w:uiPriority w:val="39"/>
    <w:semiHidden/>
    <w:unhideWhenUsed/>
    <w:rsid w:val="00C058FE"/>
    <w:pPr>
      <w:spacing w:after="0"/>
      <w:ind w:left="660"/>
    </w:pPr>
    <w:rPr>
      <w:rFonts w:cstheme="minorHAnsi"/>
      <w:sz w:val="20"/>
      <w:szCs w:val="20"/>
    </w:rPr>
  </w:style>
  <w:style w:type="paragraph" w:styleId="TOC5">
    <w:name w:val="toc 5"/>
    <w:basedOn w:val="Normal"/>
    <w:next w:val="Normal"/>
    <w:autoRedefine/>
    <w:uiPriority w:val="39"/>
    <w:semiHidden/>
    <w:unhideWhenUsed/>
    <w:rsid w:val="00C058FE"/>
    <w:pPr>
      <w:spacing w:after="0"/>
      <w:ind w:left="880"/>
    </w:pPr>
    <w:rPr>
      <w:rFonts w:cstheme="minorHAnsi"/>
      <w:sz w:val="20"/>
      <w:szCs w:val="20"/>
    </w:rPr>
  </w:style>
  <w:style w:type="paragraph" w:styleId="TOC6">
    <w:name w:val="toc 6"/>
    <w:basedOn w:val="Normal"/>
    <w:next w:val="Normal"/>
    <w:autoRedefine/>
    <w:uiPriority w:val="39"/>
    <w:semiHidden/>
    <w:unhideWhenUsed/>
    <w:rsid w:val="00C058FE"/>
    <w:pPr>
      <w:spacing w:after="0"/>
      <w:ind w:left="1100"/>
    </w:pPr>
    <w:rPr>
      <w:rFonts w:cstheme="minorHAnsi"/>
      <w:sz w:val="20"/>
      <w:szCs w:val="20"/>
    </w:rPr>
  </w:style>
  <w:style w:type="paragraph" w:styleId="TOC7">
    <w:name w:val="toc 7"/>
    <w:basedOn w:val="Normal"/>
    <w:next w:val="Normal"/>
    <w:autoRedefine/>
    <w:uiPriority w:val="39"/>
    <w:semiHidden/>
    <w:unhideWhenUsed/>
    <w:rsid w:val="00C058FE"/>
    <w:pPr>
      <w:spacing w:after="0"/>
      <w:ind w:left="1320"/>
    </w:pPr>
    <w:rPr>
      <w:rFonts w:cstheme="minorHAnsi"/>
      <w:sz w:val="20"/>
      <w:szCs w:val="20"/>
    </w:rPr>
  </w:style>
  <w:style w:type="paragraph" w:styleId="TOC8">
    <w:name w:val="toc 8"/>
    <w:basedOn w:val="Normal"/>
    <w:next w:val="Normal"/>
    <w:autoRedefine/>
    <w:uiPriority w:val="39"/>
    <w:semiHidden/>
    <w:unhideWhenUsed/>
    <w:rsid w:val="00C058FE"/>
    <w:pPr>
      <w:spacing w:after="0"/>
      <w:ind w:left="1540"/>
    </w:pPr>
    <w:rPr>
      <w:rFonts w:cstheme="minorHAnsi"/>
      <w:sz w:val="20"/>
      <w:szCs w:val="20"/>
    </w:rPr>
  </w:style>
  <w:style w:type="paragraph" w:styleId="TOC9">
    <w:name w:val="toc 9"/>
    <w:basedOn w:val="Normal"/>
    <w:next w:val="Normal"/>
    <w:autoRedefine/>
    <w:uiPriority w:val="39"/>
    <w:semiHidden/>
    <w:unhideWhenUsed/>
    <w:rsid w:val="00C058FE"/>
    <w:pPr>
      <w:spacing w:after="0"/>
      <w:ind w:left="1760"/>
    </w:pPr>
    <w:rPr>
      <w:rFonts w:cstheme="minorHAnsi"/>
      <w:sz w:val="20"/>
      <w:szCs w:val="20"/>
    </w:rPr>
  </w:style>
  <w:style w:type="paragraph" w:styleId="ListBullet">
    <w:name w:val="List Bullet"/>
    <w:basedOn w:val="Normal"/>
    <w:uiPriority w:val="99"/>
    <w:unhideWhenUsed/>
    <w:rsid w:val="006258F2"/>
    <w:pPr>
      <w:numPr>
        <w:numId w:val="14"/>
      </w:numPr>
      <w:contextualSpacing/>
    </w:pPr>
  </w:style>
  <w:style w:type="paragraph" w:customStyle="1" w:styleId="berschriftCustom">
    <w:name w:val="Überschrift Custom"/>
    <w:basedOn w:val="Heading2"/>
    <w:link w:val="berschriftCustomZchn"/>
    <w:qFormat/>
    <w:rsid w:val="00C77928"/>
    <w:pPr>
      <w:spacing w:line="360" w:lineRule="auto"/>
      <w:jc w:val="both"/>
    </w:pPr>
    <w:rPr>
      <w:rFonts w:ascii="Arial" w:hAnsi="Arial" w:cs="Arial"/>
      <w:color w:val="000000" w:themeColor="text1"/>
    </w:rPr>
  </w:style>
  <w:style w:type="character" w:customStyle="1" w:styleId="berschriftCustomZchn">
    <w:name w:val="Überschrift Custom Zchn"/>
    <w:basedOn w:val="Heading2Char"/>
    <w:link w:val="berschriftCustom"/>
    <w:rsid w:val="00C77928"/>
    <w:rPr>
      <w:rFonts w:ascii="Arial" w:eastAsiaTheme="majorEastAsia" w:hAnsi="Arial" w:cs="Arial"/>
      <w:color w:val="000000" w:themeColor="text1"/>
      <w:sz w:val="26"/>
      <w:szCs w:val="26"/>
    </w:rPr>
  </w:style>
  <w:style w:type="character" w:styleId="FollowedHyperlink">
    <w:name w:val="FollowedHyperlink"/>
    <w:basedOn w:val="DefaultParagraphFont"/>
    <w:uiPriority w:val="99"/>
    <w:semiHidden/>
    <w:unhideWhenUsed/>
    <w:rsid w:val="00495C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6672">
      <w:bodyDiv w:val="1"/>
      <w:marLeft w:val="0"/>
      <w:marRight w:val="0"/>
      <w:marTop w:val="0"/>
      <w:marBottom w:val="0"/>
      <w:divBdr>
        <w:top w:val="none" w:sz="0" w:space="0" w:color="auto"/>
        <w:left w:val="none" w:sz="0" w:space="0" w:color="auto"/>
        <w:bottom w:val="none" w:sz="0" w:space="0" w:color="auto"/>
        <w:right w:val="none" w:sz="0" w:space="0" w:color="auto"/>
      </w:divBdr>
    </w:div>
    <w:div w:id="22872489">
      <w:bodyDiv w:val="1"/>
      <w:marLeft w:val="0"/>
      <w:marRight w:val="0"/>
      <w:marTop w:val="0"/>
      <w:marBottom w:val="0"/>
      <w:divBdr>
        <w:top w:val="none" w:sz="0" w:space="0" w:color="auto"/>
        <w:left w:val="none" w:sz="0" w:space="0" w:color="auto"/>
        <w:bottom w:val="none" w:sz="0" w:space="0" w:color="auto"/>
        <w:right w:val="none" w:sz="0" w:space="0" w:color="auto"/>
      </w:divBdr>
    </w:div>
    <w:div w:id="27804201">
      <w:bodyDiv w:val="1"/>
      <w:marLeft w:val="0"/>
      <w:marRight w:val="0"/>
      <w:marTop w:val="0"/>
      <w:marBottom w:val="0"/>
      <w:divBdr>
        <w:top w:val="none" w:sz="0" w:space="0" w:color="auto"/>
        <w:left w:val="none" w:sz="0" w:space="0" w:color="auto"/>
        <w:bottom w:val="none" w:sz="0" w:space="0" w:color="auto"/>
        <w:right w:val="none" w:sz="0" w:space="0" w:color="auto"/>
      </w:divBdr>
    </w:div>
    <w:div w:id="47653269">
      <w:bodyDiv w:val="1"/>
      <w:marLeft w:val="0"/>
      <w:marRight w:val="0"/>
      <w:marTop w:val="0"/>
      <w:marBottom w:val="0"/>
      <w:divBdr>
        <w:top w:val="none" w:sz="0" w:space="0" w:color="auto"/>
        <w:left w:val="none" w:sz="0" w:space="0" w:color="auto"/>
        <w:bottom w:val="none" w:sz="0" w:space="0" w:color="auto"/>
        <w:right w:val="none" w:sz="0" w:space="0" w:color="auto"/>
      </w:divBdr>
    </w:div>
    <w:div w:id="54086730">
      <w:bodyDiv w:val="1"/>
      <w:marLeft w:val="0"/>
      <w:marRight w:val="0"/>
      <w:marTop w:val="0"/>
      <w:marBottom w:val="0"/>
      <w:divBdr>
        <w:top w:val="none" w:sz="0" w:space="0" w:color="auto"/>
        <w:left w:val="none" w:sz="0" w:space="0" w:color="auto"/>
        <w:bottom w:val="none" w:sz="0" w:space="0" w:color="auto"/>
        <w:right w:val="none" w:sz="0" w:space="0" w:color="auto"/>
      </w:divBdr>
    </w:div>
    <w:div w:id="71661000">
      <w:bodyDiv w:val="1"/>
      <w:marLeft w:val="0"/>
      <w:marRight w:val="0"/>
      <w:marTop w:val="0"/>
      <w:marBottom w:val="0"/>
      <w:divBdr>
        <w:top w:val="none" w:sz="0" w:space="0" w:color="auto"/>
        <w:left w:val="none" w:sz="0" w:space="0" w:color="auto"/>
        <w:bottom w:val="none" w:sz="0" w:space="0" w:color="auto"/>
        <w:right w:val="none" w:sz="0" w:space="0" w:color="auto"/>
      </w:divBdr>
    </w:div>
    <w:div w:id="98841557">
      <w:bodyDiv w:val="1"/>
      <w:marLeft w:val="0"/>
      <w:marRight w:val="0"/>
      <w:marTop w:val="0"/>
      <w:marBottom w:val="0"/>
      <w:divBdr>
        <w:top w:val="none" w:sz="0" w:space="0" w:color="auto"/>
        <w:left w:val="none" w:sz="0" w:space="0" w:color="auto"/>
        <w:bottom w:val="none" w:sz="0" w:space="0" w:color="auto"/>
        <w:right w:val="none" w:sz="0" w:space="0" w:color="auto"/>
      </w:divBdr>
    </w:div>
    <w:div w:id="118031645">
      <w:bodyDiv w:val="1"/>
      <w:marLeft w:val="0"/>
      <w:marRight w:val="0"/>
      <w:marTop w:val="0"/>
      <w:marBottom w:val="0"/>
      <w:divBdr>
        <w:top w:val="none" w:sz="0" w:space="0" w:color="auto"/>
        <w:left w:val="none" w:sz="0" w:space="0" w:color="auto"/>
        <w:bottom w:val="none" w:sz="0" w:space="0" w:color="auto"/>
        <w:right w:val="none" w:sz="0" w:space="0" w:color="auto"/>
      </w:divBdr>
    </w:div>
    <w:div w:id="120807469">
      <w:bodyDiv w:val="1"/>
      <w:marLeft w:val="0"/>
      <w:marRight w:val="0"/>
      <w:marTop w:val="0"/>
      <w:marBottom w:val="0"/>
      <w:divBdr>
        <w:top w:val="none" w:sz="0" w:space="0" w:color="auto"/>
        <w:left w:val="none" w:sz="0" w:space="0" w:color="auto"/>
        <w:bottom w:val="none" w:sz="0" w:space="0" w:color="auto"/>
        <w:right w:val="none" w:sz="0" w:space="0" w:color="auto"/>
      </w:divBdr>
    </w:div>
    <w:div w:id="122386404">
      <w:bodyDiv w:val="1"/>
      <w:marLeft w:val="0"/>
      <w:marRight w:val="0"/>
      <w:marTop w:val="0"/>
      <w:marBottom w:val="0"/>
      <w:divBdr>
        <w:top w:val="none" w:sz="0" w:space="0" w:color="auto"/>
        <w:left w:val="none" w:sz="0" w:space="0" w:color="auto"/>
        <w:bottom w:val="none" w:sz="0" w:space="0" w:color="auto"/>
        <w:right w:val="none" w:sz="0" w:space="0" w:color="auto"/>
      </w:divBdr>
    </w:div>
    <w:div w:id="123743437">
      <w:bodyDiv w:val="1"/>
      <w:marLeft w:val="0"/>
      <w:marRight w:val="0"/>
      <w:marTop w:val="0"/>
      <w:marBottom w:val="0"/>
      <w:divBdr>
        <w:top w:val="none" w:sz="0" w:space="0" w:color="auto"/>
        <w:left w:val="none" w:sz="0" w:space="0" w:color="auto"/>
        <w:bottom w:val="none" w:sz="0" w:space="0" w:color="auto"/>
        <w:right w:val="none" w:sz="0" w:space="0" w:color="auto"/>
      </w:divBdr>
    </w:div>
    <w:div w:id="131335402">
      <w:bodyDiv w:val="1"/>
      <w:marLeft w:val="0"/>
      <w:marRight w:val="0"/>
      <w:marTop w:val="0"/>
      <w:marBottom w:val="0"/>
      <w:divBdr>
        <w:top w:val="none" w:sz="0" w:space="0" w:color="auto"/>
        <w:left w:val="none" w:sz="0" w:space="0" w:color="auto"/>
        <w:bottom w:val="none" w:sz="0" w:space="0" w:color="auto"/>
        <w:right w:val="none" w:sz="0" w:space="0" w:color="auto"/>
      </w:divBdr>
    </w:div>
    <w:div w:id="135923014">
      <w:bodyDiv w:val="1"/>
      <w:marLeft w:val="0"/>
      <w:marRight w:val="0"/>
      <w:marTop w:val="0"/>
      <w:marBottom w:val="0"/>
      <w:divBdr>
        <w:top w:val="none" w:sz="0" w:space="0" w:color="auto"/>
        <w:left w:val="none" w:sz="0" w:space="0" w:color="auto"/>
        <w:bottom w:val="none" w:sz="0" w:space="0" w:color="auto"/>
        <w:right w:val="none" w:sz="0" w:space="0" w:color="auto"/>
      </w:divBdr>
    </w:div>
    <w:div w:id="145558639">
      <w:bodyDiv w:val="1"/>
      <w:marLeft w:val="0"/>
      <w:marRight w:val="0"/>
      <w:marTop w:val="0"/>
      <w:marBottom w:val="0"/>
      <w:divBdr>
        <w:top w:val="none" w:sz="0" w:space="0" w:color="auto"/>
        <w:left w:val="none" w:sz="0" w:space="0" w:color="auto"/>
        <w:bottom w:val="none" w:sz="0" w:space="0" w:color="auto"/>
        <w:right w:val="none" w:sz="0" w:space="0" w:color="auto"/>
      </w:divBdr>
    </w:div>
    <w:div w:id="160783063">
      <w:bodyDiv w:val="1"/>
      <w:marLeft w:val="0"/>
      <w:marRight w:val="0"/>
      <w:marTop w:val="0"/>
      <w:marBottom w:val="0"/>
      <w:divBdr>
        <w:top w:val="none" w:sz="0" w:space="0" w:color="auto"/>
        <w:left w:val="none" w:sz="0" w:space="0" w:color="auto"/>
        <w:bottom w:val="none" w:sz="0" w:space="0" w:color="auto"/>
        <w:right w:val="none" w:sz="0" w:space="0" w:color="auto"/>
      </w:divBdr>
    </w:div>
    <w:div w:id="168325951">
      <w:bodyDiv w:val="1"/>
      <w:marLeft w:val="0"/>
      <w:marRight w:val="0"/>
      <w:marTop w:val="0"/>
      <w:marBottom w:val="0"/>
      <w:divBdr>
        <w:top w:val="none" w:sz="0" w:space="0" w:color="auto"/>
        <w:left w:val="none" w:sz="0" w:space="0" w:color="auto"/>
        <w:bottom w:val="none" w:sz="0" w:space="0" w:color="auto"/>
        <w:right w:val="none" w:sz="0" w:space="0" w:color="auto"/>
      </w:divBdr>
    </w:div>
    <w:div w:id="198973428">
      <w:bodyDiv w:val="1"/>
      <w:marLeft w:val="0"/>
      <w:marRight w:val="0"/>
      <w:marTop w:val="0"/>
      <w:marBottom w:val="0"/>
      <w:divBdr>
        <w:top w:val="none" w:sz="0" w:space="0" w:color="auto"/>
        <w:left w:val="none" w:sz="0" w:space="0" w:color="auto"/>
        <w:bottom w:val="none" w:sz="0" w:space="0" w:color="auto"/>
        <w:right w:val="none" w:sz="0" w:space="0" w:color="auto"/>
      </w:divBdr>
    </w:div>
    <w:div w:id="231236171">
      <w:bodyDiv w:val="1"/>
      <w:marLeft w:val="0"/>
      <w:marRight w:val="0"/>
      <w:marTop w:val="0"/>
      <w:marBottom w:val="0"/>
      <w:divBdr>
        <w:top w:val="none" w:sz="0" w:space="0" w:color="auto"/>
        <w:left w:val="none" w:sz="0" w:space="0" w:color="auto"/>
        <w:bottom w:val="none" w:sz="0" w:space="0" w:color="auto"/>
        <w:right w:val="none" w:sz="0" w:space="0" w:color="auto"/>
      </w:divBdr>
    </w:div>
    <w:div w:id="234364491">
      <w:bodyDiv w:val="1"/>
      <w:marLeft w:val="0"/>
      <w:marRight w:val="0"/>
      <w:marTop w:val="0"/>
      <w:marBottom w:val="0"/>
      <w:divBdr>
        <w:top w:val="none" w:sz="0" w:space="0" w:color="auto"/>
        <w:left w:val="none" w:sz="0" w:space="0" w:color="auto"/>
        <w:bottom w:val="none" w:sz="0" w:space="0" w:color="auto"/>
        <w:right w:val="none" w:sz="0" w:space="0" w:color="auto"/>
      </w:divBdr>
    </w:div>
    <w:div w:id="267084086">
      <w:bodyDiv w:val="1"/>
      <w:marLeft w:val="0"/>
      <w:marRight w:val="0"/>
      <w:marTop w:val="0"/>
      <w:marBottom w:val="0"/>
      <w:divBdr>
        <w:top w:val="none" w:sz="0" w:space="0" w:color="auto"/>
        <w:left w:val="none" w:sz="0" w:space="0" w:color="auto"/>
        <w:bottom w:val="none" w:sz="0" w:space="0" w:color="auto"/>
        <w:right w:val="none" w:sz="0" w:space="0" w:color="auto"/>
      </w:divBdr>
    </w:div>
    <w:div w:id="275647799">
      <w:bodyDiv w:val="1"/>
      <w:marLeft w:val="0"/>
      <w:marRight w:val="0"/>
      <w:marTop w:val="0"/>
      <w:marBottom w:val="0"/>
      <w:divBdr>
        <w:top w:val="none" w:sz="0" w:space="0" w:color="auto"/>
        <w:left w:val="none" w:sz="0" w:space="0" w:color="auto"/>
        <w:bottom w:val="none" w:sz="0" w:space="0" w:color="auto"/>
        <w:right w:val="none" w:sz="0" w:space="0" w:color="auto"/>
      </w:divBdr>
    </w:div>
    <w:div w:id="276451476">
      <w:bodyDiv w:val="1"/>
      <w:marLeft w:val="0"/>
      <w:marRight w:val="0"/>
      <w:marTop w:val="0"/>
      <w:marBottom w:val="0"/>
      <w:divBdr>
        <w:top w:val="none" w:sz="0" w:space="0" w:color="auto"/>
        <w:left w:val="none" w:sz="0" w:space="0" w:color="auto"/>
        <w:bottom w:val="none" w:sz="0" w:space="0" w:color="auto"/>
        <w:right w:val="none" w:sz="0" w:space="0" w:color="auto"/>
      </w:divBdr>
    </w:div>
    <w:div w:id="303436194">
      <w:bodyDiv w:val="1"/>
      <w:marLeft w:val="0"/>
      <w:marRight w:val="0"/>
      <w:marTop w:val="0"/>
      <w:marBottom w:val="0"/>
      <w:divBdr>
        <w:top w:val="none" w:sz="0" w:space="0" w:color="auto"/>
        <w:left w:val="none" w:sz="0" w:space="0" w:color="auto"/>
        <w:bottom w:val="none" w:sz="0" w:space="0" w:color="auto"/>
        <w:right w:val="none" w:sz="0" w:space="0" w:color="auto"/>
      </w:divBdr>
    </w:div>
    <w:div w:id="330714753">
      <w:bodyDiv w:val="1"/>
      <w:marLeft w:val="0"/>
      <w:marRight w:val="0"/>
      <w:marTop w:val="0"/>
      <w:marBottom w:val="0"/>
      <w:divBdr>
        <w:top w:val="none" w:sz="0" w:space="0" w:color="auto"/>
        <w:left w:val="none" w:sz="0" w:space="0" w:color="auto"/>
        <w:bottom w:val="none" w:sz="0" w:space="0" w:color="auto"/>
        <w:right w:val="none" w:sz="0" w:space="0" w:color="auto"/>
      </w:divBdr>
    </w:div>
    <w:div w:id="332995552">
      <w:bodyDiv w:val="1"/>
      <w:marLeft w:val="0"/>
      <w:marRight w:val="0"/>
      <w:marTop w:val="0"/>
      <w:marBottom w:val="0"/>
      <w:divBdr>
        <w:top w:val="none" w:sz="0" w:space="0" w:color="auto"/>
        <w:left w:val="none" w:sz="0" w:space="0" w:color="auto"/>
        <w:bottom w:val="none" w:sz="0" w:space="0" w:color="auto"/>
        <w:right w:val="none" w:sz="0" w:space="0" w:color="auto"/>
      </w:divBdr>
    </w:div>
    <w:div w:id="339892888">
      <w:bodyDiv w:val="1"/>
      <w:marLeft w:val="0"/>
      <w:marRight w:val="0"/>
      <w:marTop w:val="0"/>
      <w:marBottom w:val="0"/>
      <w:divBdr>
        <w:top w:val="none" w:sz="0" w:space="0" w:color="auto"/>
        <w:left w:val="none" w:sz="0" w:space="0" w:color="auto"/>
        <w:bottom w:val="none" w:sz="0" w:space="0" w:color="auto"/>
        <w:right w:val="none" w:sz="0" w:space="0" w:color="auto"/>
      </w:divBdr>
    </w:div>
    <w:div w:id="340358334">
      <w:bodyDiv w:val="1"/>
      <w:marLeft w:val="0"/>
      <w:marRight w:val="0"/>
      <w:marTop w:val="0"/>
      <w:marBottom w:val="0"/>
      <w:divBdr>
        <w:top w:val="none" w:sz="0" w:space="0" w:color="auto"/>
        <w:left w:val="none" w:sz="0" w:space="0" w:color="auto"/>
        <w:bottom w:val="none" w:sz="0" w:space="0" w:color="auto"/>
        <w:right w:val="none" w:sz="0" w:space="0" w:color="auto"/>
      </w:divBdr>
    </w:div>
    <w:div w:id="351029304">
      <w:bodyDiv w:val="1"/>
      <w:marLeft w:val="0"/>
      <w:marRight w:val="0"/>
      <w:marTop w:val="0"/>
      <w:marBottom w:val="0"/>
      <w:divBdr>
        <w:top w:val="none" w:sz="0" w:space="0" w:color="auto"/>
        <w:left w:val="none" w:sz="0" w:space="0" w:color="auto"/>
        <w:bottom w:val="none" w:sz="0" w:space="0" w:color="auto"/>
        <w:right w:val="none" w:sz="0" w:space="0" w:color="auto"/>
      </w:divBdr>
    </w:div>
    <w:div w:id="374931704">
      <w:bodyDiv w:val="1"/>
      <w:marLeft w:val="0"/>
      <w:marRight w:val="0"/>
      <w:marTop w:val="0"/>
      <w:marBottom w:val="0"/>
      <w:divBdr>
        <w:top w:val="none" w:sz="0" w:space="0" w:color="auto"/>
        <w:left w:val="none" w:sz="0" w:space="0" w:color="auto"/>
        <w:bottom w:val="none" w:sz="0" w:space="0" w:color="auto"/>
        <w:right w:val="none" w:sz="0" w:space="0" w:color="auto"/>
      </w:divBdr>
    </w:div>
    <w:div w:id="383988852">
      <w:bodyDiv w:val="1"/>
      <w:marLeft w:val="0"/>
      <w:marRight w:val="0"/>
      <w:marTop w:val="0"/>
      <w:marBottom w:val="0"/>
      <w:divBdr>
        <w:top w:val="none" w:sz="0" w:space="0" w:color="auto"/>
        <w:left w:val="none" w:sz="0" w:space="0" w:color="auto"/>
        <w:bottom w:val="none" w:sz="0" w:space="0" w:color="auto"/>
        <w:right w:val="none" w:sz="0" w:space="0" w:color="auto"/>
      </w:divBdr>
    </w:div>
    <w:div w:id="389235847">
      <w:bodyDiv w:val="1"/>
      <w:marLeft w:val="0"/>
      <w:marRight w:val="0"/>
      <w:marTop w:val="0"/>
      <w:marBottom w:val="0"/>
      <w:divBdr>
        <w:top w:val="none" w:sz="0" w:space="0" w:color="auto"/>
        <w:left w:val="none" w:sz="0" w:space="0" w:color="auto"/>
        <w:bottom w:val="none" w:sz="0" w:space="0" w:color="auto"/>
        <w:right w:val="none" w:sz="0" w:space="0" w:color="auto"/>
      </w:divBdr>
    </w:div>
    <w:div w:id="394864975">
      <w:bodyDiv w:val="1"/>
      <w:marLeft w:val="0"/>
      <w:marRight w:val="0"/>
      <w:marTop w:val="0"/>
      <w:marBottom w:val="0"/>
      <w:divBdr>
        <w:top w:val="none" w:sz="0" w:space="0" w:color="auto"/>
        <w:left w:val="none" w:sz="0" w:space="0" w:color="auto"/>
        <w:bottom w:val="none" w:sz="0" w:space="0" w:color="auto"/>
        <w:right w:val="none" w:sz="0" w:space="0" w:color="auto"/>
      </w:divBdr>
    </w:div>
    <w:div w:id="396976665">
      <w:bodyDiv w:val="1"/>
      <w:marLeft w:val="0"/>
      <w:marRight w:val="0"/>
      <w:marTop w:val="0"/>
      <w:marBottom w:val="0"/>
      <w:divBdr>
        <w:top w:val="none" w:sz="0" w:space="0" w:color="auto"/>
        <w:left w:val="none" w:sz="0" w:space="0" w:color="auto"/>
        <w:bottom w:val="none" w:sz="0" w:space="0" w:color="auto"/>
        <w:right w:val="none" w:sz="0" w:space="0" w:color="auto"/>
      </w:divBdr>
    </w:div>
    <w:div w:id="414016731">
      <w:bodyDiv w:val="1"/>
      <w:marLeft w:val="0"/>
      <w:marRight w:val="0"/>
      <w:marTop w:val="0"/>
      <w:marBottom w:val="0"/>
      <w:divBdr>
        <w:top w:val="none" w:sz="0" w:space="0" w:color="auto"/>
        <w:left w:val="none" w:sz="0" w:space="0" w:color="auto"/>
        <w:bottom w:val="none" w:sz="0" w:space="0" w:color="auto"/>
        <w:right w:val="none" w:sz="0" w:space="0" w:color="auto"/>
      </w:divBdr>
    </w:div>
    <w:div w:id="416250479">
      <w:bodyDiv w:val="1"/>
      <w:marLeft w:val="0"/>
      <w:marRight w:val="0"/>
      <w:marTop w:val="0"/>
      <w:marBottom w:val="0"/>
      <w:divBdr>
        <w:top w:val="none" w:sz="0" w:space="0" w:color="auto"/>
        <w:left w:val="none" w:sz="0" w:space="0" w:color="auto"/>
        <w:bottom w:val="none" w:sz="0" w:space="0" w:color="auto"/>
        <w:right w:val="none" w:sz="0" w:space="0" w:color="auto"/>
      </w:divBdr>
    </w:div>
    <w:div w:id="417214035">
      <w:bodyDiv w:val="1"/>
      <w:marLeft w:val="0"/>
      <w:marRight w:val="0"/>
      <w:marTop w:val="0"/>
      <w:marBottom w:val="0"/>
      <w:divBdr>
        <w:top w:val="none" w:sz="0" w:space="0" w:color="auto"/>
        <w:left w:val="none" w:sz="0" w:space="0" w:color="auto"/>
        <w:bottom w:val="none" w:sz="0" w:space="0" w:color="auto"/>
        <w:right w:val="none" w:sz="0" w:space="0" w:color="auto"/>
      </w:divBdr>
    </w:div>
    <w:div w:id="419720569">
      <w:bodyDiv w:val="1"/>
      <w:marLeft w:val="0"/>
      <w:marRight w:val="0"/>
      <w:marTop w:val="0"/>
      <w:marBottom w:val="0"/>
      <w:divBdr>
        <w:top w:val="none" w:sz="0" w:space="0" w:color="auto"/>
        <w:left w:val="none" w:sz="0" w:space="0" w:color="auto"/>
        <w:bottom w:val="none" w:sz="0" w:space="0" w:color="auto"/>
        <w:right w:val="none" w:sz="0" w:space="0" w:color="auto"/>
      </w:divBdr>
    </w:div>
    <w:div w:id="432436656">
      <w:bodyDiv w:val="1"/>
      <w:marLeft w:val="0"/>
      <w:marRight w:val="0"/>
      <w:marTop w:val="0"/>
      <w:marBottom w:val="0"/>
      <w:divBdr>
        <w:top w:val="none" w:sz="0" w:space="0" w:color="auto"/>
        <w:left w:val="none" w:sz="0" w:space="0" w:color="auto"/>
        <w:bottom w:val="none" w:sz="0" w:space="0" w:color="auto"/>
        <w:right w:val="none" w:sz="0" w:space="0" w:color="auto"/>
      </w:divBdr>
    </w:div>
    <w:div w:id="435908276">
      <w:bodyDiv w:val="1"/>
      <w:marLeft w:val="0"/>
      <w:marRight w:val="0"/>
      <w:marTop w:val="0"/>
      <w:marBottom w:val="0"/>
      <w:divBdr>
        <w:top w:val="none" w:sz="0" w:space="0" w:color="auto"/>
        <w:left w:val="none" w:sz="0" w:space="0" w:color="auto"/>
        <w:bottom w:val="none" w:sz="0" w:space="0" w:color="auto"/>
        <w:right w:val="none" w:sz="0" w:space="0" w:color="auto"/>
      </w:divBdr>
    </w:div>
    <w:div w:id="440221689">
      <w:bodyDiv w:val="1"/>
      <w:marLeft w:val="0"/>
      <w:marRight w:val="0"/>
      <w:marTop w:val="0"/>
      <w:marBottom w:val="0"/>
      <w:divBdr>
        <w:top w:val="none" w:sz="0" w:space="0" w:color="auto"/>
        <w:left w:val="none" w:sz="0" w:space="0" w:color="auto"/>
        <w:bottom w:val="none" w:sz="0" w:space="0" w:color="auto"/>
        <w:right w:val="none" w:sz="0" w:space="0" w:color="auto"/>
      </w:divBdr>
    </w:div>
    <w:div w:id="448548163">
      <w:bodyDiv w:val="1"/>
      <w:marLeft w:val="0"/>
      <w:marRight w:val="0"/>
      <w:marTop w:val="0"/>
      <w:marBottom w:val="0"/>
      <w:divBdr>
        <w:top w:val="none" w:sz="0" w:space="0" w:color="auto"/>
        <w:left w:val="none" w:sz="0" w:space="0" w:color="auto"/>
        <w:bottom w:val="none" w:sz="0" w:space="0" w:color="auto"/>
        <w:right w:val="none" w:sz="0" w:space="0" w:color="auto"/>
      </w:divBdr>
    </w:div>
    <w:div w:id="452868555">
      <w:bodyDiv w:val="1"/>
      <w:marLeft w:val="0"/>
      <w:marRight w:val="0"/>
      <w:marTop w:val="0"/>
      <w:marBottom w:val="0"/>
      <w:divBdr>
        <w:top w:val="none" w:sz="0" w:space="0" w:color="auto"/>
        <w:left w:val="none" w:sz="0" w:space="0" w:color="auto"/>
        <w:bottom w:val="none" w:sz="0" w:space="0" w:color="auto"/>
        <w:right w:val="none" w:sz="0" w:space="0" w:color="auto"/>
      </w:divBdr>
    </w:div>
    <w:div w:id="458187547">
      <w:bodyDiv w:val="1"/>
      <w:marLeft w:val="0"/>
      <w:marRight w:val="0"/>
      <w:marTop w:val="0"/>
      <w:marBottom w:val="0"/>
      <w:divBdr>
        <w:top w:val="none" w:sz="0" w:space="0" w:color="auto"/>
        <w:left w:val="none" w:sz="0" w:space="0" w:color="auto"/>
        <w:bottom w:val="none" w:sz="0" w:space="0" w:color="auto"/>
        <w:right w:val="none" w:sz="0" w:space="0" w:color="auto"/>
      </w:divBdr>
    </w:div>
    <w:div w:id="459497879">
      <w:bodyDiv w:val="1"/>
      <w:marLeft w:val="0"/>
      <w:marRight w:val="0"/>
      <w:marTop w:val="0"/>
      <w:marBottom w:val="0"/>
      <w:divBdr>
        <w:top w:val="none" w:sz="0" w:space="0" w:color="auto"/>
        <w:left w:val="none" w:sz="0" w:space="0" w:color="auto"/>
        <w:bottom w:val="none" w:sz="0" w:space="0" w:color="auto"/>
        <w:right w:val="none" w:sz="0" w:space="0" w:color="auto"/>
      </w:divBdr>
    </w:div>
    <w:div w:id="468674029">
      <w:bodyDiv w:val="1"/>
      <w:marLeft w:val="0"/>
      <w:marRight w:val="0"/>
      <w:marTop w:val="0"/>
      <w:marBottom w:val="0"/>
      <w:divBdr>
        <w:top w:val="none" w:sz="0" w:space="0" w:color="auto"/>
        <w:left w:val="none" w:sz="0" w:space="0" w:color="auto"/>
        <w:bottom w:val="none" w:sz="0" w:space="0" w:color="auto"/>
        <w:right w:val="none" w:sz="0" w:space="0" w:color="auto"/>
      </w:divBdr>
    </w:div>
    <w:div w:id="471409520">
      <w:bodyDiv w:val="1"/>
      <w:marLeft w:val="0"/>
      <w:marRight w:val="0"/>
      <w:marTop w:val="0"/>
      <w:marBottom w:val="0"/>
      <w:divBdr>
        <w:top w:val="none" w:sz="0" w:space="0" w:color="auto"/>
        <w:left w:val="none" w:sz="0" w:space="0" w:color="auto"/>
        <w:bottom w:val="none" w:sz="0" w:space="0" w:color="auto"/>
        <w:right w:val="none" w:sz="0" w:space="0" w:color="auto"/>
      </w:divBdr>
    </w:div>
    <w:div w:id="483816372">
      <w:bodyDiv w:val="1"/>
      <w:marLeft w:val="0"/>
      <w:marRight w:val="0"/>
      <w:marTop w:val="0"/>
      <w:marBottom w:val="0"/>
      <w:divBdr>
        <w:top w:val="none" w:sz="0" w:space="0" w:color="auto"/>
        <w:left w:val="none" w:sz="0" w:space="0" w:color="auto"/>
        <w:bottom w:val="none" w:sz="0" w:space="0" w:color="auto"/>
        <w:right w:val="none" w:sz="0" w:space="0" w:color="auto"/>
      </w:divBdr>
    </w:div>
    <w:div w:id="488446997">
      <w:bodyDiv w:val="1"/>
      <w:marLeft w:val="0"/>
      <w:marRight w:val="0"/>
      <w:marTop w:val="0"/>
      <w:marBottom w:val="0"/>
      <w:divBdr>
        <w:top w:val="none" w:sz="0" w:space="0" w:color="auto"/>
        <w:left w:val="none" w:sz="0" w:space="0" w:color="auto"/>
        <w:bottom w:val="none" w:sz="0" w:space="0" w:color="auto"/>
        <w:right w:val="none" w:sz="0" w:space="0" w:color="auto"/>
      </w:divBdr>
    </w:div>
    <w:div w:id="491066336">
      <w:bodyDiv w:val="1"/>
      <w:marLeft w:val="0"/>
      <w:marRight w:val="0"/>
      <w:marTop w:val="0"/>
      <w:marBottom w:val="0"/>
      <w:divBdr>
        <w:top w:val="none" w:sz="0" w:space="0" w:color="auto"/>
        <w:left w:val="none" w:sz="0" w:space="0" w:color="auto"/>
        <w:bottom w:val="none" w:sz="0" w:space="0" w:color="auto"/>
        <w:right w:val="none" w:sz="0" w:space="0" w:color="auto"/>
      </w:divBdr>
    </w:div>
    <w:div w:id="504905737">
      <w:bodyDiv w:val="1"/>
      <w:marLeft w:val="0"/>
      <w:marRight w:val="0"/>
      <w:marTop w:val="0"/>
      <w:marBottom w:val="0"/>
      <w:divBdr>
        <w:top w:val="none" w:sz="0" w:space="0" w:color="auto"/>
        <w:left w:val="none" w:sz="0" w:space="0" w:color="auto"/>
        <w:bottom w:val="none" w:sz="0" w:space="0" w:color="auto"/>
        <w:right w:val="none" w:sz="0" w:space="0" w:color="auto"/>
      </w:divBdr>
    </w:div>
    <w:div w:id="509637332">
      <w:bodyDiv w:val="1"/>
      <w:marLeft w:val="0"/>
      <w:marRight w:val="0"/>
      <w:marTop w:val="0"/>
      <w:marBottom w:val="0"/>
      <w:divBdr>
        <w:top w:val="none" w:sz="0" w:space="0" w:color="auto"/>
        <w:left w:val="none" w:sz="0" w:space="0" w:color="auto"/>
        <w:bottom w:val="none" w:sz="0" w:space="0" w:color="auto"/>
        <w:right w:val="none" w:sz="0" w:space="0" w:color="auto"/>
      </w:divBdr>
    </w:div>
    <w:div w:id="509761015">
      <w:bodyDiv w:val="1"/>
      <w:marLeft w:val="0"/>
      <w:marRight w:val="0"/>
      <w:marTop w:val="0"/>
      <w:marBottom w:val="0"/>
      <w:divBdr>
        <w:top w:val="none" w:sz="0" w:space="0" w:color="auto"/>
        <w:left w:val="none" w:sz="0" w:space="0" w:color="auto"/>
        <w:bottom w:val="none" w:sz="0" w:space="0" w:color="auto"/>
        <w:right w:val="none" w:sz="0" w:space="0" w:color="auto"/>
      </w:divBdr>
    </w:div>
    <w:div w:id="531264277">
      <w:bodyDiv w:val="1"/>
      <w:marLeft w:val="0"/>
      <w:marRight w:val="0"/>
      <w:marTop w:val="0"/>
      <w:marBottom w:val="0"/>
      <w:divBdr>
        <w:top w:val="none" w:sz="0" w:space="0" w:color="auto"/>
        <w:left w:val="none" w:sz="0" w:space="0" w:color="auto"/>
        <w:bottom w:val="none" w:sz="0" w:space="0" w:color="auto"/>
        <w:right w:val="none" w:sz="0" w:space="0" w:color="auto"/>
      </w:divBdr>
    </w:div>
    <w:div w:id="545261976">
      <w:bodyDiv w:val="1"/>
      <w:marLeft w:val="0"/>
      <w:marRight w:val="0"/>
      <w:marTop w:val="0"/>
      <w:marBottom w:val="0"/>
      <w:divBdr>
        <w:top w:val="none" w:sz="0" w:space="0" w:color="auto"/>
        <w:left w:val="none" w:sz="0" w:space="0" w:color="auto"/>
        <w:bottom w:val="none" w:sz="0" w:space="0" w:color="auto"/>
        <w:right w:val="none" w:sz="0" w:space="0" w:color="auto"/>
      </w:divBdr>
    </w:div>
    <w:div w:id="582642652">
      <w:bodyDiv w:val="1"/>
      <w:marLeft w:val="0"/>
      <w:marRight w:val="0"/>
      <w:marTop w:val="0"/>
      <w:marBottom w:val="0"/>
      <w:divBdr>
        <w:top w:val="none" w:sz="0" w:space="0" w:color="auto"/>
        <w:left w:val="none" w:sz="0" w:space="0" w:color="auto"/>
        <w:bottom w:val="none" w:sz="0" w:space="0" w:color="auto"/>
        <w:right w:val="none" w:sz="0" w:space="0" w:color="auto"/>
      </w:divBdr>
    </w:div>
    <w:div w:id="591740192">
      <w:bodyDiv w:val="1"/>
      <w:marLeft w:val="0"/>
      <w:marRight w:val="0"/>
      <w:marTop w:val="0"/>
      <w:marBottom w:val="0"/>
      <w:divBdr>
        <w:top w:val="none" w:sz="0" w:space="0" w:color="auto"/>
        <w:left w:val="none" w:sz="0" w:space="0" w:color="auto"/>
        <w:bottom w:val="none" w:sz="0" w:space="0" w:color="auto"/>
        <w:right w:val="none" w:sz="0" w:space="0" w:color="auto"/>
      </w:divBdr>
    </w:div>
    <w:div w:id="604584103">
      <w:bodyDiv w:val="1"/>
      <w:marLeft w:val="0"/>
      <w:marRight w:val="0"/>
      <w:marTop w:val="0"/>
      <w:marBottom w:val="0"/>
      <w:divBdr>
        <w:top w:val="none" w:sz="0" w:space="0" w:color="auto"/>
        <w:left w:val="none" w:sz="0" w:space="0" w:color="auto"/>
        <w:bottom w:val="none" w:sz="0" w:space="0" w:color="auto"/>
        <w:right w:val="none" w:sz="0" w:space="0" w:color="auto"/>
      </w:divBdr>
    </w:div>
    <w:div w:id="609554050">
      <w:bodyDiv w:val="1"/>
      <w:marLeft w:val="0"/>
      <w:marRight w:val="0"/>
      <w:marTop w:val="0"/>
      <w:marBottom w:val="0"/>
      <w:divBdr>
        <w:top w:val="none" w:sz="0" w:space="0" w:color="auto"/>
        <w:left w:val="none" w:sz="0" w:space="0" w:color="auto"/>
        <w:bottom w:val="none" w:sz="0" w:space="0" w:color="auto"/>
        <w:right w:val="none" w:sz="0" w:space="0" w:color="auto"/>
      </w:divBdr>
    </w:div>
    <w:div w:id="654601061">
      <w:bodyDiv w:val="1"/>
      <w:marLeft w:val="0"/>
      <w:marRight w:val="0"/>
      <w:marTop w:val="0"/>
      <w:marBottom w:val="0"/>
      <w:divBdr>
        <w:top w:val="none" w:sz="0" w:space="0" w:color="auto"/>
        <w:left w:val="none" w:sz="0" w:space="0" w:color="auto"/>
        <w:bottom w:val="none" w:sz="0" w:space="0" w:color="auto"/>
        <w:right w:val="none" w:sz="0" w:space="0" w:color="auto"/>
      </w:divBdr>
    </w:div>
    <w:div w:id="659887762">
      <w:bodyDiv w:val="1"/>
      <w:marLeft w:val="0"/>
      <w:marRight w:val="0"/>
      <w:marTop w:val="0"/>
      <w:marBottom w:val="0"/>
      <w:divBdr>
        <w:top w:val="none" w:sz="0" w:space="0" w:color="auto"/>
        <w:left w:val="none" w:sz="0" w:space="0" w:color="auto"/>
        <w:bottom w:val="none" w:sz="0" w:space="0" w:color="auto"/>
        <w:right w:val="none" w:sz="0" w:space="0" w:color="auto"/>
      </w:divBdr>
    </w:div>
    <w:div w:id="660036748">
      <w:bodyDiv w:val="1"/>
      <w:marLeft w:val="0"/>
      <w:marRight w:val="0"/>
      <w:marTop w:val="0"/>
      <w:marBottom w:val="0"/>
      <w:divBdr>
        <w:top w:val="none" w:sz="0" w:space="0" w:color="auto"/>
        <w:left w:val="none" w:sz="0" w:space="0" w:color="auto"/>
        <w:bottom w:val="none" w:sz="0" w:space="0" w:color="auto"/>
        <w:right w:val="none" w:sz="0" w:space="0" w:color="auto"/>
      </w:divBdr>
    </w:div>
    <w:div w:id="662322234">
      <w:bodyDiv w:val="1"/>
      <w:marLeft w:val="0"/>
      <w:marRight w:val="0"/>
      <w:marTop w:val="0"/>
      <w:marBottom w:val="0"/>
      <w:divBdr>
        <w:top w:val="none" w:sz="0" w:space="0" w:color="auto"/>
        <w:left w:val="none" w:sz="0" w:space="0" w:color="auto"/>
        <w:bottom w:val="none" w:sz="0" w:space="0" w:color="auto"/>
        <w:right w:val="none" w:sz="0" w:space="0" w:color="auto"/>
      </w:divBdr>
    </w:div>
    <w:div w:id="726077120">
      <w:bodyDiv w:val="1"/>
      <w:marLeft w:val="0"/>
      <w:marRight w:val="0"/>
      <w:marTop w:val="0"/>
      <w:marBottom w:val="0"/>
      <w:divBdr>
        <w:top w:val="none" w:sz="0" w:space="0" w:color="auto"/>
        <w:left w:val="none" w:sz="0" w:space="0" w:color="auto"/>
        <w:bottom w:val="none" w:sz="0" w:space="0" w:color="auto"/>
        <w:right w:val="none" w:sz="0" w:space="0" w:color="auto"/>
      </w:divBdr>
    </w:div>
    <w:div w:id="726294080">
      <w:bodyDiv w:val="1"/>
      <w:marLeft w:val="0"/>
      <w:marRight w:val="0"/>
      <w:marTop w:val="0"/>
      <w:marBottom w:val="0"/>
      <w:divBdr>
        <w:top w:val="none" w:sz="0" w:space="0" w:color="auto"/>
        <w:left w:val="none" w:sz="0" w:space="0" w:color="auto"/>
        <w:bottom w:val="none" w:sz="0" w:space="0" w:color="auto"/>
        <w:right w:val="none" w:sz="0" w:space="0" w:color="auto"/>
      </w:divBdr>
    </w:div>
    <w:div w:id="741440777">
      <w:bodyDiv w:val="1"/>
      <w:marLeft w:val="0"/>
      <w:marRight w:val="0"/>
      <w:marTop w:val="0"/>
      <w:marBottom w:val="0"/>
      <w:divBdr>
        <w:top w:val="none" w:sz="0" w:space="0" w:color="auto"/>
        <w:left w:val="none" w:sz="0" w:space="0" w:color="auto"/>
        <w:bottom w:val="none" w:sz="0" w:space="0" w:color="auto"/>
        <w:right w:val="none" w:sz="0" w:space="0" w:color="auto"/>
      </w:divBdr>
    </w:div>
    <w:div w:id="742723848">
      <w:bodyDiv w:val="1"/>
      <w:marLeft w:val="0"/>
      <w:marRight w:val="0"/>
      <w:marTop w:val="0"/>
      <w:marBottom w:val="0"/>
      <w:divBdr>
        <w:top w:val="none" w:sz="0" w:space="0" w:color="auto"/>
        <w:left w:val="none" w:sz="0" w:space="0" w:color="auto"/>
        <w:bottom w:val="none" w:sz="0" w:space="0" w:color="auto"/>
        <w:right w:val="none" w:sz="0" w:space="0" w:color="auto"/>
      </w:divBdr>
    </w:div>
    <w:div w:id="746078122">
      <w:bodyDiv w:val="1"/>
      <w:marLeft w:val="0"/>
      <w:marRight w:val="0"/>
      <w:marTop w:val="0"/>
      <w:marBottom w:val="0"/>
      <w:divBdr>
        <w:top w:val="none" w:sz="0" w:space="0" w:color="auto"/>
        <w:left w:val="none" w:sz="0" w:space="0" w:color="auto"/>
        <w:bottom w:val="none" w:sz="0" w:space="0" w:color="auto"/>
        <w:right w:val="none" w:sz="0" w:space="0" w:color="auto"/>
      </w:divBdr>
    </w:div>
    <w:div w:id="775055693">
      <w:bodyDiv w:val="1"/>
      <w:marLeft w:val="0"/>
      <w:marRight w:val="0"/>
      <w:marTop w:val="0"/>
      <w:marBottom w:val="0"/>
      <w:divBdr>
        <w:top w:val="none" w:sz="0" w:space="0" w:color="auto"/>
        <w:left w:val="none" w:sz="0" w:space="0" w:color="auto"/>
        <w:bottom w:val="none" w:sz="0" w:space="0" w:color="auto"/>
        <w:right w:val="none" w:sz="0" w:space="0" w:color="auto"/>
      </w:divBdr>
    </w:div>
    <w:div w:id="782768188">
      <w:bodyDiv w:val="1"/>
      <w:marLeft w:val="0"/>
      <w:marRight w:val="0"/>
      <w:marTop w:val="0"/>
      <w:marBottom w:val="0"/>
      <w:divBdr>
        <w:top w:val="none" w:sz="0" w:space="0" w:color="auto"/>
        <w:left w:val="none" w:sz="0" w:space="0" w:color="auto"/>
        <w:bottom w:val="none" w:sz="0" w:space="0" w:color="auto"/>
        <w:right w:val="none" w:sz="0" w:space="0" w:color="auto"/>
      </w:divBdr>
    </w:div>
    <w:div w:id="783882363">
      <w:bodyDiv w:val="1"/>
      <w:marLeft w:val="0"/>
      <w:marRight w:val="0"/>
      <w:marTop w:val="0"/>
      <w:marBottom w:val="0"/>
      <w:divBdr>
        <w:top w:val="none" w:sz="0" w:space="0" w:color="auto"/>
        <w:left w:val="none" w:sz="0" w:space="0" w:color="auto"/>
        <w:bottom w:val="none" w:sz="0" w:space="0" w:color="auto"/>
        <w:right w:val="none" w:sz="0" w:space="0" w:color="auto"/>
      </w:divBdr>
    </w:div>
    <w:div w:id="785851975">
      <w:bodyDiv w:val="1"/>
      <w:marLeft w:val="0"/>
      <w:marRight w:val="0"/>
      <w:marTop w:val="0"/>
      <w:marBottom w:val="0"/>
      <w:divBdr>
        <w:top w:val="none" w:sz="0" w:space="0" w:color="auto"/>
        <w:left w:val="none" w:sz="0" w:space="0" w:color="auto"/>
        <w:bottom w:val="none" w:sz="0" w:space="0" w:color="auto"/>
        <w:right w:val="none" w:sz="0" w:space="0" w:color="auto"/>
      </w:divBdr>
    </w:div>
    <w:div w:id="787891027">
      <w:bodyDiv w:val="1"/>
      <w:marLeft w:val="0"/>
      <w:marRight w:val="0"/>
      <w:marTop w:val="0"/>
      <w:marBottom w:val="0"/>
      <w:divBdr>
        <w:top w:val="none" w:sz="0" w:space="0" w:color="auto"/>
        <w:left w:val="none" w:sz="0" w:space="0" w:color="auto"/>
        <w:bottom w:val="none" w:sz="0" w:space="0" w:color="auto"/>
        <w:right w:val="none" w:sz="0" w:space="0" w:color="auto"/>
      </w:divBdr>
    </w:div>
    <w:div w:id="799300243">
      <w:bodyDiv w:val="1"/>
      <w:marLeft w:val="0"/>
      <w:marRight w:val="0"/>
      <w:marTop w:val="0"/>
      <w:marBottom w:val="0"/>
      <w:divBdr>
        <w:top w:val="none" w:sz="0" w:space="0" w:color="auto"/>
        <w:left w:val="none" w:sz="0" w:space="0" w:color="auto"/>
        <w:bottom w:val="none" w:sz="0" w:space="0" w:color="auto"/>
        <w:right w:val="none" w:sz="0" w:space="0" w:color="auto"/>
      </w:divBdr>
    </w:div>
    <w:div w:id="808596297">
      <w:bodyDiv w:val="1"/>
      <w:marLeft w:val="0"/>
      <w:marRight w:val="0"/>
      <w:marTop w:val="0"/>
      <w:marBottom w:val="0"/>
      <w:divBdr>
        <w:top w:val="none" w:sz="0" w:space="0" w:color="auto"/>
        <w:left w:val="none" w:sz="0" w:space="0" w:color="auto"/>
        <w:bottom w:val="none" w:sz="0" w:space="0" w:color="auto"/>
        <w:right w:val="none" w:sz="0" w:space="0" w:color="auto"/>
      </w:divBdr>
    </w:div>
    <w:div w:id="812059142">
      <w:bodyDiv w:val="1"/>
      <w:marLeft w:val="0"/>
      <w:marRight w:val="0"/>
      <w:marTop w:val="0"/>
      <w:marBottom w:val="0"/>
      <w:divBdr>
        <w:top w:val="none" w:sz="0" w:space="0" w:color="auto"/>
        <w:left w:val="none" w:sz="0" w:space="0" w:color="auto"/>
        <w:bottom w:val="none" w:sz="0" w:space="0" w:color="auto"/>
        <w:right w:val="none" w:sz="0" w:space="0" w:color="auto"/>
      </w:divBdr>
    </w:div>
    <w:div w:id="858737812">
      <w:bodyDiv w:val="1"/>
      <w:marLeft w:val="0"/>
      <w:marRight w:val="0"/>
      <w:marTop w:val="0"/>
      <w:marBottom w:val="0"/>
      <w:divBdr>
        <w:top w:val="none" w:sz="0" w:space="0" w:color="auto"/>
        <w:left w:val="none" w:sz="0" w:space="0" w:color="auto"/>
        <w:bottom w:val="none" w:sz="0" w:space="0" w:color="auto"/>
        <w:right w:val="none" w:sz="0" w:space="0" w:color="auto"/>
      </w:divBdr>
    </w:div>
    <w:div w:id="863783220">
      <w:bodyDiv w:val="1"/>
      <w:marLeft w:val="0"/>
      <w:marRight w:val="0"/>
      <w:marTop w:val="0"/>
      <w:marBottom w:val="0"/>
      <w:divBdr>
        <w:top w:val="none" w:sz="0" w:space="0" w:color="auto"/>
        <w:left w:val="none" w:sz="0" w:space="0" w:color="auto"/>
        <w:bottom w:val="none" w:sz="0" w:space="0" w:color="auto"/>
        <w:right w:val="none" w:sz="0" w:space="0" w:color="auto"/>
      </w:divBdr>
    </w:div>
    <w:div w:id="909509871">
      <w:bodyDiv w:val="1"/>
      <w:marLeft w:val="0"/>
      <w:marRight w:val="0"/>
      <w:marTop w:val="0"/>
      <w:marBottom w:val="0"/>
      <w:divBdr>
        <w:top w:val="none" w:sz="0" w:space="0" w:color="auto"/>
        <w:left w:val="none" w:sz="0" w:space="0" w:color="auto"/>
        <w:bottom w:val="none" w:sz="0" w:space="0" w:color="auto"/>
        <w:right w:val="none" w:sz="0" w:space="0" w:color="auto"/>
      </w:divBdr>
    </w:div>
    <w:div w:id="949166202">
      <w:bodyDiv w:val="1"/>
      <w:marLeft w:val="0"/>
      <w:marRight w:val="0"/>
      <w:marTop w:val="0"/>
      <w:marBottom w:val="0"/>
      <w:divBdr>
        <w:top w:val="none" w:sz="0" w:space="0" w:color="auto"/>
        <w:left w:val="none" w:sz="0" w:space="0" w:color="auto"/>
        <w:bottom w:val="none" w:sz="0" w:space="0" w:color="auto"/>
        <w:right w:val="none" w:sz="0" w:space="0" w:color="auto"/>
      </w:divBdr>
    </w:div>
    <w:div w:id="955789420">
      <w:bodyDiv w:val="1"/>
      <w:marLeft w:val="0"/>
      <w:marRight w:val="0"/>
      <w:marTop w:val="0"/>
      <w:marBottom w:val="0"/>
      <w:divBdr>
        <w:top w:val="none" w:sz="0" w:space="0" w:color="auto"/>
        <w:left w:val="none" w:sz="0" w:space="0" w:color="auto"/>
        <w:bottom w:val="none" w:sz="0" w:space="0" w:color="auto"/>
        <w:right w:val="none" w:sz="0" w:space="0" w:color="auto"/>
      </w:divBdr>
    </w:div>
    <w:div w:id="964656451">
      <w:bodyDiv w:val="1"/>
      <w:marLeft w:val="0"/>
      <w:marRight w:val="0"/>
      <w:marTop w:val="0"/>
      <w:marBottom w:val="0"/>
      <w:divBdr>
        <w:top w:val="none" w:sz="0" w:space="0" w:color="auto"/>
        <w:left w:val="none" w:sz="0" w:space="0" w:color="auto"/>
        <w:bottom w:val="none" w:sz="0" w:space="0" w:color="auto"/>
        <w:right w:val="none" w:sz="0" w:space="0" w:color="auto"/>
      </w:divBdr>
    </w:div>
    <w:div w:id="969821098">
      <w:bodyDiv w:val="1"/>
      <w:marLeft w:val="0"/>
      <w:marRight w:val="0"/>
      <w:marTop w:val="0"/>
      <w:marBottom w:val="0"/>
      <w:divBdr>
        <w:top w:val="none" w:sz="0" w:space="0" w:color="auto"/>
        <w:left w:val="none" w:sz="0" w:space="0" w:color="auto"/>
        <w:bottom w:val="none" w:sz="0" w:space="0" w:color="auto"/>
        <w:right w:val="none" w:sz="0" w:space="0" w:color="auto"/>
      </w:divBdr>
    </w:div>
    <w:div w:id="971206326">
      <w:bodyDiv w:val="1"/>
      <w:marLeft w:val="0"/>
      <w:marRight w:val="0"/>
      <w:marTop w:val="0"/>
      <w:marBottom w:val="0"/>
      <w:divBdr>
        <w:top w:val="none" w:sz="0" w:space="0" w:color="auto"/>
        <w:left w:val="none" w:sz="0" w:space="0" w:color="auto"/>
        <w:bottom w:val="none" w:sz="0" w:space="0" w:color="auto"/>
        <w:right w:val="none" w:sz="0" w:space="0" w:color="auto"/>
      </w:divBdr>
    </w:div>
    <w:div w:id="971666965">
      <w:bodyDiv w:val="1"/>
      <w:marLeft w:val="0"/>
      <w:marRight w:val="0"/>
      <w:marTop w:val="0"/>
      <w:marBottom w:val="0"/>
      <w:divBdr>
        <w:top w:val="none" w:sz="0" w:space="0" w:color="auto"/>
        <w:left w:val="none" w:sz="0" w:space="0" w:color="auto"/>
        <w:bottom w:val="none" w:sz="0" w:space="0" w:color="auto"/>
        <w:right w:val="none" w:sz="0" w:space="0" w:color="auto"/>
      </w:divBdr>
    </w:div>
    <w:div w:id="974144632">
      <w:bodyDiv w:val="1"/>
      <w:marLeft w:val="0"/>
      <w:marRight w:val="0"/>
      <w:marTop w:val="0"/>
      <w:marBottom w:val="0"/>
      <w:divBdr>
        <w:top w:val="none" w:sz="0" w:space="0" w:color="auto"/>
        <w:left w:val="none" w:sz="0" w:space="0" w:color="auto"/>
        <w:bottom w:val="none" w:sz="0" w:space="0" w:color="auto"/>
        <w:right w:val="none" w:sz="0" w:space="0" w:color="auto"/>
      </w:divBdr>
    </w:div>
    <w:div w:id="983465125">
      <w:bodyDiv w:val="1"/>
      <w:marLeft w:val="0"/>
      <w:marRight w:val="0"/>
      <w:marTop w:val="0"/>
      <w:marBottom w:val="0"/>
      <w:divBdr>
        <w:top w:val="none" w:sz="0" w:space="0" w:color="auto"/>
        <w:left w:val="none" w:sz="0" w:space="0" w:color="auto"/>
        <w:bottom w:val="none" w:sz="0" w:space="0" w:color="auto"/>
        <w:right w:val="none" w:sz="0" w:space="0" w:color="auto"/>
      </w:divBdr>
    </w:div>
    <w:div w:id="1045372922">
      <w:bodyDiv w:val="1"/>
      <w:marLeft w:val="0"/>
      <w:marRight w:val="0"/>
      <w:marTop w:val="0"/>
      <w:marBottom w:val="0"/>
      <w:divBdr>
        <w:top w:val="none" w:sz="0" w:space="0" w:color="auto"/>
        <w:left w:val="none" w:sz="0" w:space="0" w:color="auto"/>
        <w:bottom w:val="none" w:sz="0" w:space="0" w:color="auto"/>
        <w:right w:val="none" w:sz="0" w:space="0" w:color="auto"/>
      </w:divBdr>
    </w:div>
    <w:div w:id="1047146959">
      <w:bodyDiv w:val="1"/>
      <w:marLeft w:val="0"/>
      <w:marRight w:val="0"/>
      <w:marTop w:val="0"/>
      <w:marBottom w:val="0"/>
      <w:divBdr>
        <w:top w:val="none" w:sz="0" w:space="0" w:color="auto"/>
        <w:left w:val="none" w:sz="0" w:space="0" w:color="auto"/>
        <w:bottom w:val="none" w:sz="0" w:space="0" w:color="auto"/>
        <w:right w:val="none" w:sz="0" w:space="0" w:color="auto"/>
      </w:divBdr>
    </w:div>
    <w:div w:id="1059593206">
      <w:bodyDiv w:val="1"/>
      <w:marLeft w:val="0"/>
      <w:marRight w:val="0"/>
      <w:marTop w:val="0"/>
      <w:marBottom w:val="0"/>
      <w:divBdr>
        <w:top w:val="none" w:sz="0" w:space="0" w:color="auto"/>
        <w:left w:val="none" w:sz="0" w:space="0" w:color="auto"/>
        <w:bottom w:val="none" w:sz="0" w:space="0" w:color="auto"/>
        <w:right w:val="none" w:sz="0" w:space="0" w:color="auto"/>
      </w:divBdr>
    </w:div>
    <w:div w:id="1061364362">
      <w:bodyDiv w:val="1"/>
      <w:marLeft w:val="0"/>
      <w:marRight w:val="0"/>
      <w:marTop w:val="0"/>
      <w:marBottom w:val="0"/>
      <w:divBdr>
        <w:top w:val="none" w:sz="0" w:space="0" w:color="auto"/>
        <w:left w:val="none" w:sz="0" w:space="0" w:color="auto"/>
        <w:bottom w:val="none" w:sz="0" w:space="0" w:color="auto"/>
        <w:right w:val="none" w:sz="0" w:space="0" w:color="auto"/>
      </w:divBdr>
    </w:div>
    <w:div w:id="1066489261">
      <w:bodyDiv w:val="1"/>
      <w:marLeft w:val="0"/>
      <w:marRight w:val="0"/>
      <w:marTop w:val="0"/>
      <w:marBottom w:val="0"/>
      <w:divBdr>
        <w:top w:val="none" w:sz="0" w:space="0" w:color="auto"/>
        <w:left w:val="none" w:sz="0" w:space="0" w:color="auto"/>
        <w:bottom w:val="none" w:sz="0" w:space="0" w:color="auto"/>
        <w:right w:val="none" w:sz="0" w:space="0" w:color="auto"/>
      </w:divBdr>
    </w:div>
    <w:div w:id="1088888179">
      <w:bodyDiv w:val="1"/>
      <w:marLeft w:val="0"/>
      <w:marRight w:val="0"/>
      <w:marTop w:val="0"/>
      <w:marBottom w:val="0"/>
      <w:divBdr>
        <w:top w:val="none" w:sz="0" w:space="0" w:color="auto"/>
        <w:left w:val="none" w:sz="0" w:space="0" w:color="auto"/>
        <w:bottom w:val="none" w:sz="0" w:space="0" w:color="auto"/>
        <w:right w:val="none" w:sz="0" w:space="0" w:color="auto"/>
      </w:divBdr>
    </w:div>
    <w:div w:id="1092706029">
      <w:bodyDiv w:val="1"/>
      <w:marLeft w:val="0"/>
      <w:marRight w:val="0"/>
      <w:marTop w:val="0"/>
      <w:marBottom w:val="0"/>
      <w:divBdr>
        <w:top w:val="none" w:sz="0" w:space="0" w:color="auto"/>
        <w:left w:val="none" w:sz="0" w:space="0" w:color="auto"/>
        <w:bottom w:val="none" w:sz="0" w:space="0" w:color="auto"/>
        <w:right w:val="none" w:sz="0" w:space="0" w:color="auto"/>
      </w:divBdr>
    </w:div>
    <w:div w:id="1100028494">
      <w:bodyDiv w:val="1"/>
      <w:marLeft w:val="0"/>
      <w:marRight w:val="0"/>
      <w:marTop w:val="0"/>
      <w:marBottom w:val="0"/>
      <w:divBdr>
        <w:top w:val="none" w:sz="0" w:space="0" w:color="auto"/>
        <w:left w:val="none" w:sz="0" w:space="0" w:color="auto"/>
        <w:bottom w:val="none" w:sz="0" w:space="0" w:color="auto"/>
        <w:right w:val="none" w:sz="0" w:space="0" w:color="auto"/>
      </w:divBdr>
    </w:div>
    <w:div w:id="1105149739">
      <w:bodyDiv w:val="1"/>
      <w:marLeft w:val="0"/>
      <w:marRight w:val="0"/>
      <w:marTop w:val="0"/>
      <w:marBottom w:val="0"/>
      <w:divBdr>
        <w:top w:val="none" w:sz="0" w:space="0" w:color="auto"/>
        <w:left w:val="none" w:sz="0" w:space="0" w:color="auto"/>
        <w:bottom w:val="none" w:sz="0" w:space="0" w:color="auto"/>
        <w:right w:val="none" w:sz="0" w:space="0" w:color="auto"/>
      </w:divBdr>
    </w:div>
    <w:div w:id="1106316744">
      <w:bodyDiv w:val="1"/>
      <w:marLeft w:val="0"/>
      <w:marRight w:val="0"/>
      <w:marTop w:val="0"/>
      <w:marBottom w:val="0"/>
      <w:divBdr>
        <w:top w:val="none" w:sz="0" w:space="0" w:color="auto"/>
        <w:left w:val="none" w:sz="0" w:space="0" w:color="auto"/>
        <w:bottom w:val="none" w:sz="0" w:space="0" w:color="auto"/>
        <w:right w:val="none" w:sz="0" w:space="0" w:color="auto"/>
      </w:divBdr>
    </w:div>
    <w:div w:id="1131247814">
      <w:bodyDiv w:val="1"/>
      <w:marLeft w:val="0"/>
      <w:marRight w:val="0"/>
      <w:marTop w:val="0"/>
      <w:marBottom w:val="0"/>
      <w:divBdr>
        <w:top w:val="none" w:sz="0" w:space="0" w:color="auto"/>
        <w:left w:val="none" w:sz="0" w:space="0" w:color="auto"/>
        <w:bottom w:val="none" w:sz="0" w:space="0" w:color="auto"/>
        <w:right w:val="none" w:sz="0" w:space="0" w:color="auto"/>
      </w:divBdr>
    </w:div>
    <w:div w:id="1140220893">
      <w:bodyDiv w:val="1"/>
      <w:marLeft w:val="0"/>
      <w:marRight w:val="0"/>
      <w:marTop w:val="0"/>
      <w:marBottom w:val="0"/>
      <w:divBdr>
        <w:top w:val="none" w:sz="0" w:space="0" w:color="auto"/>
        <w:left w:val="none" w:sz="0" w:space="0" w:color="auto"/>
        <w:bottom w:val="none" w:sz="0" w:space="0" w:color="auto"/>
        <w:right w:val="none" w:sz="0" w:space="0" w:color="auto"/>
      </w:divBdr>
    </w:div>
    <w:div w:id="1163162183">
      <w:bodyDiv w:val="1"/>
      <w:marLeft w:val="0"/>
      <w:marRight w:val="0"/>
      <w:marTop w:val="0"/>
      <w:marBottom w:val="0"/>
      <w:divBdr>
        <w:top w:val="none" w:sz="0" w:space="0" w:color="auto"/>
        <w:left w:val="none" w:sz="0" w:space="0" w:color="auto"/>
        <w:bottom w:val="none" w:sz="0" w:space="0" w:color="auto"/>
        <w:right w:val="none" w:sz="0" w:space="0" w:color="auto"/>
      </w:divBdr>
    </w:div>
    <w:div w:id="1166243631">
      <w:bodyDiv w:val="1"/>
      <w:marLeft w:val="0"/>
      <w:marRight w:val="0"/>
      <w:marTop w:val="0"/>
      <w:marBottom w:val="0"/>
      <w:divBdr>
        <w:top w:val="none" w:sz="0" w:space="0" w:color="auto"/>
        <w:left w:val="none" w:sz="0" w:space="0" w:color="auto"/>
        <w:bottom w:val="none" w:sz="0" w:space="0" w:color="auto"/>
        <w:right w:val="none" w:sz="0" w:space="0" w:color="auto"/>
      </w:divBdr>
    </w:div>
    <w:div w:id="1173422207">
      <w:bodyDiv w:val="1"/>
      <w:marLeft w:val="0"/>
      <w:marRight w:val="0"/>
      <w:marTop w:val="0"/>
      <w:marBottom w:val="0"/>
      <w:divBdr>
        <w:top w:val="none" w:sz="0" w:space="0" w:color="auto"/>
        <w:left w:val="none" w:sz="0" w:space="0" w:color="auto"/>
        <w:bottom w:val="none" w:sz="0" w:space="0" w:color="auto"/>
        <w:right w:val="none" w:sz="0" w:space="0" w:color="auto"/>
      </w:divBdr>
    </w:div>
    <w:div w:id="1173687860">
      <w:bodyDiv w:val="1"/>
      <w:marLeft w:val="0"/>
      <w:marRight w:val="0"/>
      <w:marTop w:val="0"/>
      <w:marBottom w:val="0"/>
      <w:divBdr>
        <w:top w:val="none" w:sz="0" w:space="0" w:color="auto"/>
        <w:left w:val="none" w:sz="0" w:space="0" w:color="auto"/>
        <w:bottom w:val="none" w:sz="0" w:space="0" w:color="auto"/>
        <w:right w:val="none" w:sz="0" w:space="0" w:color="auto"/>
      </w:divBdr>
    </w:div>
    <w:div w:id="1177186874">
      <w:bodyDiv w:val="1"/>
      <w:marLeft w:val="0"/>
      <w:marRight w:val="0"/>
      <w:marTop w:val="0"/>
      <w:marBottom w:val="0"/>
      <w:divBdr>
        <w:top w:val="none" w:sz="0" w:space="0" w:color="auto"/>
        <w:left w:val="none" w:sz="0" w:space="0" w:color="auto"/>
        <w:bottom w:val="none" w:sz="0" w:space="0" w:color="auto"/>
        <w:right w:val="none" w:sz="0" w:space="0" w:color="auto"/>
      </w:divBdr>
    </w:div>
    <w:div w:id="1178035713">
      <w:bodyDiv w:val="1"/>
      <w:marLeft w:val="0"/>
      <w:marRight w:val="0"/>
      <w:marTop w:val="0"/>
      <w:marBottom w:val="0"/>
      <w:divBdr>
        <w:top w:val="none" w:sz="0" w:space="0" w:color="auto"/>
        <w:left w:val="none" w:sz="0" w:space="0" w:color="auto"/>
        <w:bottom w:val="none" w:sz="0" w:space="0" w:color="auto"/>
        <w:right w:val="none" w:sz="0" w:space="0" w:color="auto"/>
      </w:divBdr>
    </w:div>
    <w:div w:id="1193566991">
      <w:bodyDiv w:val="1"/>
      <w:marLeft w:val="0"/>
      <w:marRight w:val="0"/>
      <w:marTop w:val="0"/>
      <w:marBottom w:val="0"/>
      <w:divBdr>
        <w:top w:val="none" w:sz="0" w:space="0" w:color="auto"/>
        <w:left w:val="none" w:sz="0" w:space="0" w:color="auto"/>
        <w:bottom w:val="none" w:sz="0" w:space="0" w:color="auto"/>
        <w:right w:val="none" w:sz="0" w:space="0" w:color="auto"/>
      </w:divBdr>
    </w:div>
    <w:div w:id="1211838689">
      <w:bodyDiv w:val="1"/>
      <w:marLeft w:val="0"/>
      <w:marRight w:val="0"/>
      <w:marTop w:val="0"/>
      <w:marBottom w:val="0"/>
      <w:divBdr>
        <w:top w:val="none" w:sz="0" w:space="0" w:color="auto"/>
        <w:left w:val="none" w:sz="0" w:space="0" w:color="auto"/>
        <w:bottom w:val="none" w:sz="0" w:space="0" w:color="auto"/>
        <w:right w:val="none" w:sz="0" w:space="0" w:color="auto"/>
      </w:divBdr>
    </w:div>
    <w:div w:id="1213425534">
      <w:bodyDiv w:val="1"/>
      <w:marLeft w:val="0"/>
      <w:marRight w:val="0"/>
      <w:marTop w:val="0"/>
      <w:marBottom w:val="0"/>
      <w:divBdr>
        <w:top w:val="none" w:sz="0" w:space="0" w:color="auto"/>
        <w:left w:val="none" w:sz="0" w:space="0" w:color="auto"/>
        <w:bottom w:val="none" w:sz="0" w:space="0" w:color="auto"/>
        <w:right w:val="none" w:sz="0" w:space="0" w:color="auto"/>
      </w:divBdr>
    </w:div>
    <w:div w:id="1217467888">
      <w:bodyDiv w:val="1"/>
      <w:marLeft w:val="0"/>
      <w:marRight w:val="0"/>
      <w:marTop w:val="0"/>
      <w:marBottom w:val="0"/>
      <w:divBdr>
        <w:top w:val="none" w:sz="0" w:space="0" w:color="auto"/>
        <w:left w:val="none" w:sz="0" w:space="0" w:color="auto"/>
        <w:bottom w:val="none" w:sz="0" w:space="0" w:color="auto"/>
        <w:right w:val="none" w:sz="0" w:space="0" w:color="auto"/>
      </w:divBdr>
    </w:div>
    <w:div w:id="1224609359">
      <w:bodyDiv w:val="1"/>
      <w:marLeft w:val="0"/>
      <w:marRight w:val="0"/>
      <w:marTop w:val="0"/>
      <w:marBottom w:val="0"/>
      <w:divBdr>
        <w:top w:val="none" w:sz="0" w:space="0" w:color="auto"/>
        <w:left w:val="none" w:sz="0" w:space="0" w:color="auto"/>
        <w:bottom w:val="none" w:sz="0" w:space="0" w:color="auto"/>
        <w:right w:val="none" w:sz="0" w:space="0" w:color="auto"/>
      </w:divBdr>
    </w:div>
    <w:div w:id="1253507695">
      <w:bodyDiv w:val="1"/>
      <w:marLeft w:val="0"/>
      <w:marRight w:val="0"/>
      <w:marTop w:val="0"/>
      <w:marBottom w:val="0"/>
      <w:divBdr>
        <w:top w:val="none" w:sz="0" w:space="0" w:color="auto"/>
        <w:left w:val="none" w:sz="0" w:space="0" w:color="auto"/>
        <w:bottom w:val="none" w:sz="0" w:space="0" w:color="auto"/>
        <w:right w:val="none" w:sz="0" w:space="0" w:color="auto"/>
      </w:divBdr>
    </w:div>
    <w:div w:id="1253778834">
      <w:bodyDiv w:val="1"/>
      <w:marLeft w:val="0"/>
      <w:marRight w:val="0"/>
      <w:marTop w:val="0"/>
      <w:marBottom w:val="0"/>
      <w:divBdr>
        <w:top w:val="none" w:sz="0" w:space="0" w:color="auto"/>
        <w:left w:val="none" w:sz="0" w:space="0" w:color="auto"/>
        <w:bottom w:val="none" w:sz="0" w:space="0" w:color="auto"/>
        <w:right w:val="none" w:sz="0" w:space="0" w:color="auto"/>
      </w:divBdr>
    </w:div>
    <w:div w:id="1259673225">
      <w:bodyDiv w:val="1"/>
      <w:marLeft w:val="0"/>
      <w:marRight w:val="0"/>
      <w:marTop w:val="0"/>
      <w:marBottom w:val="0"/>
      <w:divBdr>
        <w:top w:val="none" w:sz="0" w:space="0" w:color="auto"/>
        <w:left w:val="none" w:sz="0" w:space="0" w:color="auto"/>
        <w:bottom w:val="none" w:sz="0" w:space="0" w:color="auto"/>
        <w:right w:val="none" w:sz="0" w:space="0" w:color="auto"/>
      </w:divBdr>
    </w:div>
    <w:div w:id="1265844501">
      <w:bodyDiv w:val="1"/>
      <w:marLeft w:val="0"/>
      <w:marRight w:val="0"/>
      <w:marTop w:val="0"/>
      <w:marBottom w:val="0"/>
      <w:divBdr>
        <w:top w:val="none" w:sz="0" w:space="0" w:color="auto"/>
        <w:left w:val="none" w:sz="0" w:space="0" w:color="auto"/>
        <w:bottom w:val="none" w:sz="0" w:space="0" w:color="auto"/>
        <w:right w:val="none" w:sz="0" w:space="0" w:color="auto"/>
      </w:divBdr>
    </w:div>
    <w:div w:id="1267494341">
      <w:bodyDiv w:val="1"/>
      <w:marLeft w:val="0"/>
      <w:marRight w:val="0"/>
      <w:marTop w:val="0"/>
      <w:marBottom w:val="0"/>
      <w:divBdr>
        <w:top w:val="none" w:sz="0" w:space="0" w:color="auto"/>
        <w:left w:val="none" w:sz="0" w:space="0" w:color="auto"/>
        <w:bottom w:val="none" w:sz="0" w:space="0" w:color="auto"/>
        <w:right w:val="none" w:sz="0" w:space="0" w:color="auto"/>
      </w:divBdr>
    </w:div>
    <w:div w:id="1274903399">
      <w:bodyDiv w:val="1"/>
      <w:marLeft w:val="0"/>
      <w:marRight w:val="0"/>
      <w:marTop w:val="0"/>
      <w:marBottom w:val="0"/>
      <w:divBdr>
        <w:top w:val="none" w:sz="0" w:space="0" w:color="auto"/>
        <w:left w:val="none" w:sz="0" w:space="0" w:color="auto"/>
        <w:bottom w:val="none" w:sz="0" w:space="0" w:color="auto"/>
        <w:right w:val="none" w:sz="0" w:space="0" w:color="auto"/>
      </w:divBdr>
    </w:div>
    <w:div w:id="1278023477">
      <w:bodyDiv w:val="1"/>
      <w:marLeft w:val="0"/>
      <w:marRight w:val="0"/>
      <w:marTop w:val="0"/>
      <w:marBottom w:val="0"/>
      <w:divBdr>
        <w:top w:val="none" w:sz="0" w:space="0" w:color="auto"/>
        <w:left w:val="none" w:sz="0" w:space="0" w:color="auto"/>
        <w:bottom w:val="none" w:sz="0" w:space="0" w:color="auto"/>
        <w:right w:val="none" w:sz="0" w:space="0" w:color="auto"/>
      </w:divBdr>
    </w:div>
    <w:div w:id="1283809851">
      <w:bodyDiv w:val="1"/>
      <w:marLeft w:val="0"/>
      <w:marRight w:val="0"/>
      <w:marTop w:val="0"/>
      <w:marBottom w:val="0"/>
      <w:divBdr>
        <w:top w:val="none" w:sz="0" w:space="0" w:color="auto"/>
        <w:left w:val="none" w:sz="0" w:space="0" w:color="auto"/>
        <w:bottom w:val="none" w:sz="0" w:space="0" w:color="auto"/>
        <w:right w:val="none" w:sz="0" w:space="0" w:color="auto"/>
      </w:divBdr>
    </w:div>
    <w:div w:id="1295213509">
      <w:bodyDiv w:val="1"/>
      <w:marLeft w:val="0"/>
      <w:marRight w:val="0"/>
      <w:marTop w:val="0"/>
      <w:marBottom w:val="0"/>
      <w:divBdr>
        <w:top w:val="none" w:sz="0" w:space="0" w:color="auto"/>
        <w:left w:val="none" w:sz="0" w:space="0" w:color="auto"/>
        <w:bottom w:val="none" w:sz="0" w:space="0" w:color="auto"/>
        <w:right w:val="none" w:sz="0" w:space="0" w:color="auto"/>
      </w:divBdr>
    </w:div>
    <w:div w:id="1298413951">
      <w:bodyDiv w:val="1"/>
      <w:marLeft w:val="0"/>
      <w:marRight w:val="0"/>
      <w:marTop w:val="0"/>
      <w:marBottom w:val="0"/>
      <w:divBdr>
        <w:top w:val="none" w:sz="0" w:space="0" w:color="auto"/>
        <w:left w:val="none" w:sz="0" w:space="0" w:color="auto"/>
        <w:bottom w:val="none" w:sz="0" w:space="0" w:color="auto"/>
        <w:right w:val="none" w:sz="0" w:space="0" w:color="auto"/>
      </w:divBdr>
    </w:div>
    <w:div w:id="1303732888">
      <w:bodyDiv w:val="1"/>
      <w:marLeft w:val="0"/>
      <w:marRight w:val="0"/>
      <w:marTop w:val="0"/>
      <w:marBottom w:val="0"/>
      <w:divBdr>
        <w:top w:val="none" w:sz="0" w:space="0" w:color="auto"/>
        <w:left w:val="none" w:sz="0" w:space="0" w:color="auto"/>
        <w:bottom w:val="none" w:sz="0" w:space="0" w:color="auto"/>
        <w:right w:val="none" w:sz="0" w:space="0" w:color="auto"/>
      </w:divBdr>
    </w:div>
    <w:div w:id="1307708040">
      <w:bodyDiv w:val="1"/>
      <w:marLeft w:val="0"/>
      <w:marRight w:val="0"/>
      <w:marTop w:val="0"/>
      <w:marBottom w:val="0"/>
      <w:divBdr>
        <w:top w:val="none" w:sz="0" w:space="0" w:color="auto"/>
        <w:left w:val="none" w:sz="0" w:space="0" w:color="auto"/>
        <w:bottom w:val="none" w:sz="0" w:space="0" w:color="auto"/>
        <w:right w:val="none" w:sz="0" w:space="0" w:color="auto"/>
      </w:divBdr>
    </w:div>
    <w:div w:id="1342002298">
      <w:bodyDiv w:val="1"/>
      <w:marLeft w:val="0"/>
      <w:marRight w:val="0"/>
      <w:marTop w:val="0"/>
      <w:marBottom w:val="0"/>
      <w:divBdr>
        <w:top w:val="none" w:sz="0" w:space="0" w:color="auto"/>
        <w:left w:val="none" w:sz="0" w:space="0" w:color="auto"/>
        <w:bottom w:val="none" w:sz="0" w:space="0" w:color="auto"/>
        <w:right w:val="none" w:sz="0" w:space="0" w:color="auto"/>
      </w:divBdr>
    </w:div>
    <w:div w:id="1358769679">
      <w:bodyDiv w:val="1"/>
      <w:marLeft w:val="0"/>
      <w:marRight w:val="0"/>
      <w:marTop w:val="0"/>
      <w:marBottom w:val="0"/>
      <w:divBdr>
        <w:top w:val="none" w:sz="0" w:space="0" w:color="auto"/>
        <w:left w:val="none" w:sz="0" w:space="0" w:color="auto"/>
        <w:bottom w:val="none" w:sz="0" w:space="0" w:color="auto"/>
        <w:right w:val="none" w:sz="0" w:space="0" w:color="auto"/>
      </w:divBdr>
    </w:div>
    <w:div w:id="1377050813">
      <w:bodyDiv w:val="1"/>
      <w:marLeft w:val="0"/>
      <w:marRight w:val="0"/>
      <w:marTop w:val="0"/>
      <w:marBottom w:val="0"/>
      <w:divBdr>
        <w:top w:val="none" w:sz="0" w:space="0" w:color="auto"/>
        <w:left w:val="none" w:sz="0" w:space="0" w:color="auto"/>
        <w:bottom w:val="none" w:sz="0" w:space="0" w:color="auto"/>
        <w:right w:val="none" w:sz="0" w:space="0" w:color="auto"/>
      </w:divBdr>
    </w:div>
    <w:div w:id="1392536008">
      <w:bodyDiv w:val="1"/>
      <w:marLeft w:val="0"/>
      <w:marRight w:val="0"/>
      <w:marTop w:val="0"/>
      <w:marBottom w:val="0"/>
      <w:divBdr>
        <w:top w:val="none" w:sz="0" w:space="0" w:color="auto"/>
        <w:left w:val="none" w:sz="0" w:space="0" w:color="auto"/>
        <w:bottom w:val="none" w:sz="0" w:space="0" w:color="auto"/>
        <w:right w:val="none" w:sz="0" w:space="0" w:color="auto"/>
      </w:divBdr>
    </w:div>
    <w:div w:id="1398169657">
      <w:bodyDiv w:val="1"/>
      <w:marLeft w:val="0"/>
      <w:marRight w:val="0"/>
      <w:marTop w:val="0"/>
      <w:marBottom w:val="0"/>
      <w:divBdr>
        <w:top w:val="none" w:sz="0" w:space="0" w:color="auto"/>
        <w:left w:val="none" w:sz="0" w:space="0" w:color="auto"/>
        <w:bottom w:val="none" w:sz="0" w:space="0" w:color="auto"/>
        <w:right w:val="none" w:sz="0" w:space="0" w:color="auto"/>
      </w:divBdr>
    </w:div>
    <w:div w:id="1399284247">
      <w:bodyDiv w:val="1"/>
      <w:marLeft w:val="0"/>
      <w:marRight w:val="0"/>
      <w:marTop w:val="0"/>
      <w:marBottom w:val="0"/>
      <w:divBdr>
        <w:top w:val="none" w:sz="0" w:space="0" w:color="auto"/>
        <w:left w:val="none" w:sz="0" w:space="0" w:color="auto"/>
        <w:bottom w:val="none" w:sz="0" w:space="0" w:color="auto"/>
        <w:right w:val="none" w:sz="0" w:space="0" w:color="auto"/>
      </w:divBdr>
    </w:div>
    <w:div w:id="1402286676">
      <w:bodyDiv w:val="1"/>
      <w:marLeft w:val="0"/>
      <w:marRight w:val="0"/>
      <w:marTop w:val="0"/>
      <w:marBottom w:val="0"/>
      <w:divBdr>
        <w:top w:val="none" w:sz="0" w:space="0" w:color="auto"/>
        <w:left w:val="none" w:sz="0" w:space="0" w:color="auto"/>
        <w:bottom w:val="none" w:sz="0" w:space="0" w:color="auto"/>
        <w:right w:val="none" w:sz="0" w:space="0" w:color="auto"/>
      </w:divBdr>
    </w:div>
    <w:div w:id="1406028788">
      <w:bodyDiv w:val="1"/>
      <w:marLeft w:val="0"/>
      <w:marRight w:val="0"/>
      <w:marTop w:val="0"/>
      <w:marBottom w:val="0"/>
      <w:divBdr>
        <w:top w:val="none" w:sz="0" w:space="0" w:color="auto"/>
        <w:left w:val="none" w:sz="0" w:space="0" w:color="auto"/>
        <w:bottom w:val="none" w:sz="0" w:space="0" w:color="auto"/>
        <w:right w:val="none" w:sz="0" w:space="0" w:color="auto"/>
      </w:divBdr>
    </w:div>
    <w:div w:id="1411852149">
      <w:bodyDiv w:val="1"/>
      <w:marLeft w:val="0"/>
      <w:marRight w:val="0"/>
      <w:marTop w:val="0"/>
      <w:marBottom w:val="0"/>
      <w:divBdr>
        <w:top w:val="none" w:sz="0" w:space="0" w:color="auto"/>
        <w:left w:val="none" w:sz="0" w:space="0" w:color="auto"/>
        <w:bottom w:val="none" w:sz="0" w:space="0" w:color="auto"/>
        <w:right w:val="none" w:sz="0" w:space="0" w:color="auto"/>
      </w:divBdr>
    </w:div>
    <w:div w:id="1419055249">
      <w:bodyDiv w:val="1"/>
      <w:marLeft w:val="0"/>
      <w:marRight w:val="0"/>
      <w:marTop w:val="0"/>
      <w:marBottom w:val="0"/>
      <w:divBdr>
        <w:top w:val="none" w:sz="0" w:space="0" w:color="auto"/>
        <w:left w:val="none" w:sz="0" w:space="0" w:color="auto"/>
        <w:bottom w:val="none" w:sz="0" w:space="0" w:color="auto"/>
        <w:right w:val="none" w:sz="0" w:space="0" w:color="auto"/>
      </w:divBdr>
    </w:div>
    <w:div w:id="1436365516">
      <w:bodyDiv w:val="1"/>
      <w:marLeft w:val="0"/>
      <w:marRight w:val="0"/>
      <w:marTop w:val="0"/>
      <w:marBottom w:val="0"/>
      <w:divBdr>
        <w:top w:val="none" w:sz="0" w:space="0" w:color="auto"/>
        <w:left w:val="none" w:sz="0" w:space="0" w:color="auto"/>
        <w:bottom w:val="none" w:sz="0" w:space="0" w:color="auto"/>
        <w:right w:val="none" w:sz="0" w:space="0" w:color="auto"/>
      </w:divBdr>
    </w:div>
    <w:div w:id="1438795294">
      <w:bodyDiv w:val="1"/>
      <w:marLeft w:val="0"/>
      <w:marRight w:val="0"/>
      <w:marTop w:val="0"/>
      <w:marBottom w:val="0"/>
      <w:divBdr>
        <w:top w:val="none" w:sz="0" w:space="0" w:color="auto"/>
        <w:left w:val="none" w:sz="0" w:space="0" w:color="auto"/>
        <w:bottom w:val="none" w:sz="0" w:space="0" w:color="auto"/>
        <w:right w:val="none" w:sz="0" w:space="0" w:color="auto"/>
      </w:divBdr>
    </w:div>
    <w:div w:id="1460807322">
      <w:bodyDiv w:val="1"/>
      <w:marLeft w:val="0"/>
      <w:marRight w:val="0"/>
      <w:marTop w:val="0"/>
      <w:marBottom w:val="0"/>
      <w:divBdr>
        <w:top w:val="none" w:sz="0" w:space="0" w:color="auto"/>
        <w:left w:val="none" w:sz="0" w:space="0" w:color="auto"/>
        <w:bottom w:val="none" w:sz="0" w:space="0" w:color="auto"/>
        <w:right w:val="none" w:sz="0" w:space="0" w:color="auto"/>
      </w:divBdr>
    </w:div>
    <w:div w:id="1463696471">
      <w:bodyDiv w:val="1"/>
      <w:marLeft w:val="0"/>
      <w:marRight w:val="0"/>
      <w:marTop w:val="0"/>
      <w:marBottom w:val="0"/>
      <w:divBdr>
        <w:top w:val="none" w:sz="0" w:space="0" w:color="auto"/>
        <w:left w:val="none" w:sz="0" w:space="0" w:color="auto"/>
        <w:bottom w:val="none" w:sz="0" w:space="0" w:color="auto"/>
        <w:right w:val="none" w:sz="0" w:space="0" w:color="auto"/>
      </w:divBdr>
    </w:div>
    <w:div w:id="1479806123">
      <w:bodyDiv w:val="1"/>
      <w:marLeft w:val="0"/>
      <w:marRight w:val="0"/>
      <w:marTop w:val="0"/>
      <w:marBottom w:val="0"/>
      <w:divBdr>
        <w:top w:val="none" w:sz="0" w:space="0" w:color="auto"/>
        <w:left w:val="none" w:sz="0" w:space="0" w:color="auto"/>
        <w:bottom w:val="none" w:sz="0" w:space="0" w:color="auto"/>
        <w:right w:val="none" w:sz="0" w:space="0" w:color="auto"/>
      </w:divBdr>
    </w:div>
    <w:div w:id="1505245967">
      <w:bodyDiv w:val="1"/>
      <w:marLeft w:val="0"/>
      <w:marRight w:val="0"/>
      <w:marTop w:val="0"/>
      <w:marBottom w:val="0"/>
      <w:divBdr>
        <w:top w:val="none" w:sz="0" w:space="0" w:color="auto"/>
        <w:left w:val="none" w:sz="0" w:space="0" w:color="auto"/>
        <w:bottom w:val="none" w:sz="0" w:space="0" w:color="auto"/>
        <w:right w:val="none" w:sz="0" w:space="0" w:color="auto"/>
      </w:divBdr>
    </w:div>
    <w:div w:id="1525440924">
      <w:bodyDiv w:val="1"/>
      <w:marLeft w:val="0"/>
      <w:marRight w:val="0"/>
      <w:marTop w:val="0"/>
      <w:marBottom w:val="0"/>
      <w:divBdr>
        <w:top w:val="none" w:sz="0" w:space="0" w:color="auto"/>
        <w:left w:val="none" w:sz="0" w:space="0" w:color="auto"/>
        <w:bottom w:val="none" w:sz="0" w:space="0" w:color="auto"/>
        <w:right w:val="none" w:sz="0" w:space="0" w:color="auto"/>
      </w:divBdr>
    </w:div>
    <w:div w:id="1532449248">
      <w:bodyDiv w:val="1"/>
      <w:marLeft w:val="0"/>
      <w:marRight w:val="0"/>
      <w:marTop w:val="0"/>
      <w:marBottom w:val="0"/>
      <w:divBdr>
        <w:top w:val="none" w:sz="0" w:space="0" w:color="auto"/>
        <w:left w:val="none" w:sz="0" w:space="0" w:color="auto"/>
        <w:bottom w:val="none" w:sz="0" w:space="0" w:color="auto"/>
        <w:right w:val="none" w:sz="0" w:space="0" w:color="auto"/>
      </w:divBdr>
    </w:div>
    <w:div w:id="1533685701">
      <w:bodyDiv w:val="1"/>
      <w:marLeft w:val="0"/>
      <w:marRight w:val="0"/>
      <w:marTop w:val="0"/>
      <w:marBottom w:val="0"/>
      <w:divBdr>
        <w:top w:val="none" w:sz="0" w:space="0" w:color="auto"/>
        <w:left w:val="none" w:sz="0" w:space="0" w:color="auto"/>
        <w:bottom w:val="none" w:sz="0" w:space="0" w:color="auto"/>
        <w:right w:val="none" w:sz="0" w:space="0" w:color="auto"/>
      </w:divBdr>
    </w:div>
    <w:div w:id="1536651561">
      <w:bodyDiv w:val="1"/>
      <w:marLeft w:val="0"/>
      <w:marRight w:val="0"/>
      <w:marTop w:val="0"/>
      <w:marBottom w:val="0"/>
      <w:divBdr>
        <w:top w:val="none" w:sz="0" w:space="0" w:color="auto"/>
        <w:left w:val="none" w:sz="0" w:space="0" w:color="auto"/>
        <w:bottom w:val="none" w:sz="0" w:space="0" w:color="auto"/>
        <w:right w:val="none" w:sz="0" w:space="0" w:color="auto"/>
      </w:divBdr>
    </w:div>
    <w:div w:id="1553888265">
      <w:bodyDiv w:val="1"/>
      <w:marLeft w:val="0"/>
      <w:marRight w:val="0"/>
      <w:marTop w:val="0"/>
      <w:marBottom w:val="0"/>
      <w:divBdr>
        <w:top w:val="none" w:sz="0" w:space="0" w:color="auto"/>
        <w:left w:val="none" w:sz="0" w:space="0" w:color="auto"/>
        <w:bottom w:val="none" w:sz="0" w:space="0" w:color="auto"/>
        <w:right w:val="none" w:sz="0" w:space="0" w:color="auto"/>
      </w:divBdr>
    </w:div>
    <w:div w:id="1557400253">
      <w:bodyDiv w:val="1"/>
      <w:marLeft w:val="0"/>
      <w:marRight w:val="0"/>
      <w:marTop w:val="0"/>
      <w:marBottom w:val="0"/>
      <w:divBdr>
        <w:top w:val="none" w:sz="0" w:space="0" w:color="auto"/>
        <w:left w:val="none" w:sz="0" w:space="0" w:color="auto"/>
        <w:bottom w:val="none" w:sz="0" w:space="0" w:color="auto"/>
        <w:right w:val="none" w:sz="0" w:space="0" w:color="auto"/>
      </w:divBdr>
    </w:div>
    <w:div w:id="1596282280">
      <w:bodyDiv w:val="1"/>
      <w:marLeft w:val="0"/>
      <w:marRight w:val="0"/>
      <w:marTop w:val="0"/>
      <w:marBottom w:val="0"/>
      <w:divBdr>
        <w:top w:val="none" w:sz="0" w:space="0" w:color="auto"/>
        <w:left w:val="none" w:sz="0" w:space="0" w:color="auto"/>
        <w:bottom w:val="none" w:sz="0" w:space="0" w:color="auto"/>
        <w:right w:val="none" w:sz="0" w:space="0" w:color="auto"/>
      </w:divBdr>
    </w:div>
    <w:div w:id="1597397614">
      <w:bodyDiv w:val="1"/>
      <w:marLeft w:val="0"/>
      <w:marRight w:val="0"/>
      <w:marTop w:val="0"/>
      <w:marBottom w:val="0"/>
      <w:divBdr>
        <w:top w:val="none" w:sz="0" w:space="0" w:color="auto"/>
        <w:left w:val="none" w:sz="0" w:space="0" w:color="auto"/>
        <w:bottom w:val="none" w:sz="0" w:space="0" w:color="auto"/>
        <w:right w:val="none" w:sz="0" w:space="0" w:color="auto"/>
      </w:divBdr>
    </w:div>
    <w:div w:id="1639217682">
      <w:bodyDiv w:val="1"/>
      <w:marLeft w:val="0"/>
      <w:marRight w:val="0"/>
      <w:marTop w:val="0"/>
      <w:marBottom w:val="0"/>
      <w:divBdr>
        <w:top w:val="none" w:sz="0" w:space="0" w:color="auto"/>
        <w:left w:val="none" w:sz="0" w:space="0" w:color="auto"/>
        <w:bottom w:val="none" w:sz="0" w:space="0" w:color="auto"/>
        <w:right w:val="none" w:sz="0" w:space="0" w:color="auto"/>
      </w:divBdr>
    </w:div>
    <w:div w:id="1640451240">
      <w:bodyDiv w:val="1"/>
      <w:marLeft w:val="0"/>
      <w:marRight w:val="0"/>
      <w:marTop w:val="0"/>
      <w:marBottom w:val="0"/>
      <w:divBdr>
        <w:top w:val="none" w:sz="0" w:space="0" w:color="auto"/>
        <w:left w:val="none" w:sz="0" w:space="0" w:color="auto"/>
        <w:bottom w:val="none" w:sz="0" w:space="0" w:color="auto"/>
        <w:right w:val="none" w:sz="0" w:space="0" w:color="auto"/>
      </w:divBdr>
    </w:div>
    <w:div w:id="1644582162">
      <w:bodyDiv w:val="1"/>
      <w:marLeft w:val="0"/>
      <w:marRight w:val="0"/>
      <w:marTop w:val="0"/>
      <w:marBottom w:val="0"/>
      <w:divBdr>
        <w:top w:val="none" w:sz="0" w:space="0" w:color="auto"/>
        <w:left w:val="none" w:sz="0" w:space="0" w:color="auto"/>
        <w:bottom w:val="none" w:sz="0" w:space="0" w:color="auto"/>
        <w:right w:val="none" w:sz="0" w:space="0" w:color="auto"/>
      </w:divBdr>
    </w:div>
    <w:div w:id="1677465297">
      <w:bodyDiv w:val="1"/>
      <w:marLeft w:val="0"/>
      <w:marRight w:val="0"/>
      <w:marTop w:val="0"/>
      <w:marBottom w:val="0"/>
      <w:divBdr>
        <w:top w:val="none" w:sz="0" w:space="0" w:color="auto"/>
        <w:left w:val="none" w:sz="0" w:space="0" w:color="auto"/>
        <w:bottom w:val="none" w:sz="0" w:space="0" w:color="auto"/>
        <w:right w:val="none" w:sz="0" w:space="0" w:color="auto"/>
      </w:divBdr>
    </w:div>
    <w:div w:id="1702703353">
      <w:bodyDiv w:val="1"/>
      <w:marLeft w:val="0"/>
      <w:marRight w:val="0"/>
      <w:marTop w:val="0"/>
      <w:marBottom w:val="0"/>
      <w:divBdr>
        <w:top w:val="none" w:sz="0" w:space="0" w:color="auto"/>
        <w:left w:val="none" w:sz="0" w:space="0" w:color="auto"/>
        <w:bottom w:val="none" w:sz="0" w:space="0" w:color="auto"/>
        <w:right w:val="none" w:sz="0" w:space="0" w:color="auto"/>
      </w:divBdr>
    </w:div>
    <w:div w:id="1708917553">
      <w:bodyDiv w:val="1"/>
      <w:marLeft w:val="0"/>
      <w:marRight w:val="0"/>
      <w:marTop w:val="0"/>
      <w:marBottom w:val="0"/>
      <w:divBdr>
        <w:top w:val="none" w:sz="0" w:space="0" w:color="auto"/>
        <w:left w:val="none" w:sz="0" w:space="0" w:color="auto"/>
        <w:bottom w:val="none" w:sz="0" w:space="0" w:color="auto"/>
        <w:right w:val="none" w:sz="0" w:space="0" w:color="auto"/>
      </w:divBdr>
    </w:div>
    <w:div w:id="1709528485">
      <w:bodyDiv w:val="1"/>
      <w:marLeft w:val="0"/>
      <w:marRight w:val="0"/>
      <w:marTop w:val="0"/>
      <w:marBottom w:val="0"/>
      <w:divBdr>
        <w:top w:val="none" w:sz="0" w:space="0" w:color="auto"/>
        <w:left w:val="none" w:sz="0" w:space="0" w:color="auto"/>
        <w:bottom w:val="none" w:sz="0" w:space="0" w:color="auto"/>
        <w:right w:val="none" w:sz="0" w:space="0" w:color="auto"/>
      </w:divBdr>
    </w:div>
    <w:div w:id="1720475465">
      <w:bodyDiv w:val="1"/>
      <w:marLeft w:val="0"/>
      <w:marRight w:val="0"/>
      <w:marTop w:val="0"/>
      <w:marBottom w:val="0"/>
      <w:divBdr>
        <w:top w:val="none" w:sz="0" w:space="0" w:color="auto"/>
        <w:left w:val="none" w:sz="0" w:space="0" w:color="auto"/>
        <w:bottom w:val="none" w:sz="0" w:space="0" w:color="auto"/>
        <w:right w:val="none" w:sz="0" w:space="0" w:color="auto"/>
      </w:divBdr>
    </w:div>
    <w:div w:id="1743485706">
      <w:bodyDiv w:val="1"/>
      <w:marLeft w:val="0"/>
      <w:marRight w:val="0"/>
      <w:marTop w:val="0"/>
      <w:marBottom w:val="0"/>
      <w:divBdr>
        <w:top w:val="none" w:sz="0" w:space="0" w:color="auto"/>
        <w:left w:val="none" w:sz="0" w:space="0" w:color="auto"/>
        <w:bottom w:val="none" w:sz="0" w:space="0" w:color="auto"/>
        <w:right w:val="none" w:sz="0" w:space="0" w:color="auto"/>
      </w:divBdr>
    </w:div>
    <w:div w:id="1747722716">
      <w:bodyDiv w:val="1"/>
      <w:marLeft w:val="0"/>
      <w:marRight w:val="0"/>
      <w:marTop w:val="0"/>
      <w:marBottom w:val="0"/>
      <w:divBdr>
        <w:top w:val="none" w:sz="0" w:space="0" w:color="auto"/>
        <w:left w:val="none" w:sz="0" w:space="0" w:color="auto"/>
        <w:bottom w:val="none" w:sz="0" w:space="0" w:color="auto"/>
        <w:right w:val="none" w:sz="0" w:space="0" w:color="auto"/>
      </w:divBdr>
    </w:div>
    <w:div w:id="1759517138">
      <w:bodyDiv w:val="1"/>
      <w:marLeft w:val="0"/>
      <w:marRight w:val="0"/>
      <w:marTop w:val="0"/>
      <w:marBottom w:val="0"/>
      <w:divBdr>
        <w:top w:val="none" w:sz="0" w:space="0" w:color="auto"/>
        <w:left w:val="none" w:sz="0" w:space="0" w:color="auto"/>
        <w:bottom w:val="none" w:sz="0" w:space="0" w:color="auto"/>
        <w:right w:val="none" w:sz="0" w:space="0" w:color="auto"/>
      </w:divBdr>
    </w:div>
    <w:div w:id="1768840192">
      <w:bodyDiv w:val="1"/>
      <w:marLeft w:val="0"/>
      <w:marRight w:val="0"/>
      <w:marTop w:val="0"/>
      <w:marBottom w:val="0"/>
      <w:divBdr>
        <w:top w:val="none" w:sz="0" w:space="0" w:color="auto"/>
        <w:left w:val="none" w:sz="0" w:space="0" w:color="auto"/>
        <w:bottom w:val="none" w:sz="0" w:space="0" w:color="auto"/>
        <w:right w:val="none" w:sz="0" w:space="0" w:color="auto"/>
      </w:divBdr>
    </w:div>
    <w:div w:id="1799764513">
      <w:bodyDiv w:val="1"/>
      <w:marLeft w:val="0"/>
      <w:marRight w:val="0"/>
      <w:marTop w:val="0"/>
      <w:marBottom w:val="0"/>
      <w:divBdr>
        <w:top w:val="none" w:sz="0" w:space="0" w:color="auto"/>
        <w:left w:val="none" w:sz="0" w:space="0" w:color="auto"/>
        <w:bottom w:val="none" w:sz="0" w:space="0" w:color="auto"/>
        <w:right w:val="none" w:sz="0" w:space="0" w:color="auto"/>
      </w:divBdr>
    </w:div>
    <w:div w:id="1812861691">
      <w:bodyDiv w:val="1"/>
      <w:marLeft w:val="0"/>
      <w:marRight w:val="0"/>
      <w:marTop w:val="0"/>
      <w:marBottom w:val="0"/>
      <w:divBdr>
        <w:top w:val="none" w:sz="0" w:space="0" w:color="auto"/>
        <w:left w:val="none" w:sz="0" w:space="0" w:color="auto"/>
        <w:bottom w:val="none" w:sz="0" w:space="0" w:color="auto"/>
        <w:right w:val="none" w:sz="0" w:space="0" w:color="auto"/>
      </w:divBdr>
    </w:div>
    <w:div w:id="1829128813">
      <w:bodyDiv w:val="1"/>
      <w:marLeft w:val="0"/>
      <w:marRight w:val="0"/>
      <w:marTop w:val="0"/>
      <w:marBottom w:val="0"/>
      <w:divBdr>
        <w:top w:val="none" w:sz="0" w:space="0" w:color="auto"/>
        <w:left w:val="none" w:sz="0" w:space="0" w:color="auto"/>
        <w:bottom w:val="none" w:sz="0" w:space="0" w:color="auto"/>
        <w:right w:val="none" w:sz="0" w:space="0" w:color="auto"/>
      </w:divBdr>
    </w:div>
    <w:div w:id="1845049845">
      <w:bodyDiv w:val="1"/>
      <w:marLeft w:val="0"/>
      <w:marRight w:val="0"/>
      <w:marTop w:val="0"/>
      <w:marBottom w:val="0"/>
      <w:divBdr>
        <w:top w:val="none" w:sz="0" w:space="0" w:color="auto"/>
        <w:left w:val="none" w:sz="0" w:space="0" w:color="auto"/>
        <w:bottom w:val="none" w:sz="0" w:space="0" w:color="auto"/>
        <w:right w:val="none" w:sz="0" w:space="0" w:color="auto"/>
      </w:divBdr>
    </w:div>
    <w:div w:id="1858537019">
      <w:bodyDiv w:val="1"/>
      <w:marLeft w:val="0"/>
      <w:marRight w:val="0"/>
      <w:marTop w:val="0"/>
      <w:marBottom w:val="0"/>
      <w:divBdr>
        <w:top w:val="none" w:sz="0" w:space="0" w:color="auto"/>
        <w:left w:val="none" w:sz="0" w:space="0" w:color="auto"/>
        <w:bottom w:val="none" w:sz="0" w:space="0" w:color="auto"/>
        <w:right w:val="none" w:sz="0" w:space="0" w:color="auto"/>
      </w:divBdr>
    </w:div>
    <w:div w:id="1868906555">
      <w:bodyDiv w:val="1"/>
      <w:marLeft w:val="0"/>
      <w:marRight w:val="0"/>
      <w:marTop w:val="0"/>
      <w:marBottom w:val="0"/>
      <w:divBdr>
        <w:top w:val="none" w:sz="0" w:space="0" w:color="auto"/>
        <w:left w:val="none" w:sz="0" w:space="0" w:color="auto"/>
        <w:bottom w:val="none" w:sz="0" w:space="0" w:color="auto"/>
        <w:right w:val="none" w:sz="0" w:space="0" w:color="auto"/>
      </w:divBdr>
    </w:div>
    <w:div w:id="1870800199">
      <w:bodyDiv w:val="1"/>
      <w:marLeft w:val="0"/>
      <w:marRight w:val="0"/>
      <w:marTop w:val="0"/>
      <w:marBottom w:val="0"/>
      <w:divBdr>
        <w:top w:val="none" w:sz="0" w:space="0" w:color="auto"/>
        <w:left w:val="none" w:sz="0" w:space="0" w:color="auto"/>
        <w:bottom w:val="none" w:sz="0" w:space="0" w:color="auto"/>
        <w:right w:val="none" w:sz="0" w:space="0" w:color="auto"/>
      </w:divBdr>
    </w:div>
    <w:div w:id="1871137445">
      <w:bodyDiv w:val="1"/>
      <w:marLeft w:val="0"/>
      <w:marRight w:val="0"/>
      <w:marTop w:val="0"/>
      <w:marBottom w:val="0"/>
      <w:divBdr>
        <w:top w:val="none" w:sz="0" w:space="0" w:color="auto"/>
        <w:left w:val="none" w:sz="0" w:space="0" w:color="auto"/>
        <w:bottom w:val="none" w:sz="0" w:space="0" w:color="auto"/>
        <w:right w:val="none" w:sz="0" w:space="0" w:color="auto"/>
      </w:divBdr>
    </w:div>
    <w:div w:id="1883208049">
      <w:bodyDiv w:val="1"/>
      <w:marLeft w:val="0"/>
      <w:marRight w:val="0"/>
      <w:marTop w:val="0"/>
      <w:marBottom w:val="0"/>
      <w:divBdr>
        <w:top w:val="none" w:sz="0" w:space="0" w:color="auto"/>
        <w:left w:val="none" w:sz="0" w:space="0" w:color="auto"/>
        <w:bottom w:val="none" w:sz="0" w:space="0" w:color="auto"/>
        <w:right w:val="none" w:sz="0" w:space="0" w:color="auto"/>
      </w:divBdr>
    </w:div>
    <w:div w:id="1887179820">
      <w:bodyDiv w:val="1"/>
      <w:marLeft w:val="0"/>
      <w:marRight w:val="0"/>
      <w:marTop w:val="0"/>
      <w:marBottom w:val="0"/>
      <w:divBdr>
        <w:top w:val="none" w:sz="0" w:space="0" w:color="auto"/>
        <w:left w:val="none" w:sz="0" w:space="0" w:color="auto"/>
        <w:bottom w:val="none" w:sz="0" w:space="0" w:color="auto"/>
        <w:right w:val="none" w:sz="0" w:space="0" w:color="auto"/>
      </w:divBdr>
    </w:div>
    <w:div w:id="1906261492">
      <w:bodyDiv w:val="1"/>
      <w:marLeft w:val="0"/>
      <w:marRight w:val="0"/>
      <w:marTop w:val="0"/>
      <w:marBottom w:val="0"/>
      <w:divBdr>
        <w:top w:val="none" w:sz="0" w:space="0" w:color="auto"/>
        <w:left w:val="none" w:sz="0" w:space="0" w:color="auto"/>
        <w:bottom w:val="none" w:sz="0" w:space="0" w:color="auto"/>
        <w:right w:val="none" w:sz="0" w:space="0" w:color="auto"/>
      </w:divBdr>
    </w:div>
    <w:div w:id="1950114456">
      <w:bodyDiv w:val="1"/>
      <w:marLeft w:val="0"/>
      <w:marRight w:val="0"/>
      <w:marTop w:val="0"/>
      <w:marBottom w:val="0"/>
      <w:divBdr>
        <w:top w:val="none" w:sz="0" w:space="0" w:color="auto"/>
        <w:left w:val="none" w:sz="0" w:space="0" w:color="auto"/>
        <w:bottom w:val="none" w:sz="0" w:space="0" w:color="auto"/>
        <w:right w:val="none" w:sz="0" w:space="0" w:color="auto"/>
      </w:divBdr>
    </w:div>
    <w:div w:id="1950820690">
      <w:bodyDiv w:val="1"/>
      <w:marLeft w:val="0"/>
      <w:marRight w:val="0"/>
      <w:marTop w:val="0"/>
      <w:marBottom w:val="0"/>
      <w:divBdr>
        <w:top w:val="none" w:sz="0" w:space="0" w:color="auto"/>
        <w:left w:val="none" w:sz="0" w:space="0" w:color="auto"/>
        <w:bottom w:val="none" w:sz="0" w:space="0" w:color="auto"/>
        <w:right w:val="none" w:sz="0" w:space="0" w:color="auto"/>
      </w:divBdr>
    </w:div>
    <w:div w:id="1953393227">
      <w:bodyDiv w:val="1"/>
      <w:marLeft w:val="0"/>
      <w:marRight w:val="0"/>
      <w:marTop w:val="0"/>
      <w:marBottom w:val="0"/>
      <w:divBdr>
        <w:top w:val="none" w:sz="0" w:space="0" w:color="auto"/>
        <w:left w:val="none" w:sz="0" w:space="0" w:color="auto"/>
        <w:bottom w:val="none" w:sz="0" w:space="0" w:color="auto"/>
        <w:right w:val="none" w:sz="0" w:space="0" w:color="auto"/>
      </w:divBdr>
    </w:div>
    <w:div w:id="1956398502">
      <w:bodyDiv w:val="1"/>
      <w:marLeft w:val="0"/>
      <w:marRight w:val="0"/>
      <w:marTop w:val="0"/>
      <w:marBottom w:val="0"/>
      <w:divBdr>
        <w:top w:val="none" w:sz="0" w:space="0" w:color="auto"/>
        <w:left w:val="none" w:sz="0" w:space="0" w:color="auto"/>
        <w:bottom w:val="none" w:sz="0" w:space="0" w:color="auto"/>
        <w:right w:val="none" w:sz="0" w:space="0" w:color="auto"/>
      </w:divBdr>
    </w:div>
    <w:div w:id="1962761159">
      <w:bodyDiv w:val="1"/>
      <w:marLeft w:val="0"/>
      <w:marRight w:val="0"/>
      <w:marTop w:val="0"/>
      <w:marBottom w:val="0"/>
      <w:divBdr>
        <w:top w:val="none" w:sz="0" w:space="0" w:color="auto"/>
        <w:left w:val="none" w:sz="0" w:space="0" w:color="auto"/>
        <w:bottom w:val="none" w:sz="0" w:space="0" w:color="auto"/>
        <w:right w:val="none" w:sz="0" w:space="0" w:color="auto"/>
      </w:divBdr>
    </w:div>
    <w:div w:id="1982033442">
      <w:bodyDiv w:val="1"/>
      <w:marLeft w:val="0"/>
      <w:marRight w:val="0"/>
      <w:marTop w:val="0"/>
      <w:marBottom w:val="0"/>
      <w:divBdr>
        <w:top w:val="none" w:sz="0" w:space="0" w:color="auto"/>
        <w:left w:val="none" w:sz="0" w:space="0" w:color="auto"/>
        <w:bottom w:val="none" w:sz="0" w:space="0" w:color="auto"/>
        <w:right w:val="none" w:sz="0" w:space="0" w:color="auto"/>
      </w:divBdr>
    </w:div>
    <w:div w:id="1986273393">
      <w:bodyDiv w:val="1"/>
      <w:marLeft w:val="0"/>
      <w:marRight w:val="0"/>
      <w:marTop w:val="0"/>
      <w:marBottom w:val="0"/>
      <w:divBdr>
        <w:top w:val="none" w:sz="0" w:space="0" w:color="auto"/>
        <w:left w:val="none" w:sz="0" w:space="0" w:color="auto"/>
        <w:bottom w:val="none" w:sz="0" w:space="0" w:color="auto"/>
        <w:right w:val="none" w:sz="0" w:space="0" w:color="auto"/>
      </w:divBdr>
    </w:div>
    <w:div w:id="1993366445">
      <w:bodyDiv w:val="1"/>
      <w:marLeft w:val="0"/>
      <w:marRight w:val="0"/>
      <w:marTop w:val="0"/>
      <w:marBottom w:val="0"/>
      <w:divBdr>
        <w:top w:val="none" w:sz="0" w:space="0" w:color="auto"/>
        <w:left w:val="none" w:sz="0" w:space="0" w:color="auto"/>
        <w:bottom w:val="none" w:sz="0" w:space="0" w:color="auto"/>
        <w:right w:val="none" w:sz="0" w:space="0" w:color="auto"/>
      </w:divBdr>
    </w:div>
    <w:div w:id="1997566388">
      <w:bodyDiv w:val="1"/>
      <w:marLeft w:val="0"/>
      <w:marRight w:val="0"/>
      <w:marTop w:val="0"/>
      <w:marBottom w:val="0"/>
      <w:divBdr>
        <w:top w:val="none" w:sz="0" w:space="0" w:color="auto"/>
        <w:left w:val="none" w:sz="0" w:space="0" w:color="auto"/>
        <w:bottom w:val="none" w:sz="0" w:space="0" w:color="auto"/>
        <w:right w:val="none" w:sz="0" w:space="0" w:color="auto"/>
      </w:divBdr>
    </w:div>
    <w:div w:id="2004701441">
      <w:bodyDiv w:val="1"/>
      <w:marLeft w:val="0"/>
      <w:marRight w:val="0"/>
      <w:marTop w:val="0"/>
      <w:marBottom w:val="0"/>
      <w:divBdr>
        <w:top w:val="none" w:sz="0" w:space="0" w:color="auto"/>
        <w:left w:val="none" w:sz="0" w:space="0" w:color="auto"/>
        <w:bottom w:val="none" w:sz="0" w:space="0" w:color="auto"/>
        <w:right w:val="none" w:sz="0" w:space="0" w:color="auto"/>
      </w:divBdr>
    </w:div>
    <w:div w:id="2009752679">
      <w:bodyDiv w:val="1"/>
      <w:marLeft w:val="0"/>
      <w:marRight w:val="0"/>
      <w:marTop w:val="0"/>
      <w:marBottom w:val="0"/>
      <w:divBdr>
        <w:top w:val="none" w:sz="0" w:space="0" w:color="auto"/>
        <w:left w:val="none" w:sz="0" w:space="0" w:color="auto"/>
        <w:bottom w:val="none" w:sz="0" w:space="0" w:color="auto"/>
        <w:right w:val="none" w:sz="0" w:space="0" w:color="auto"/>
      </w:divBdr>
    </w:div>
    <w:div w:id="2020618029">
      <w:bodyDiv w:val="1"/>
      <w:marLeft w:val="0"/>
      <w:marRight w:val="0"/>
      <w:marTop w:val="0"/>
      <w:marBottom w:val="0"/>
      <w:divBdr>
        <w:top w:val="none" w:sz="0" w:space="0" w:color="auto"/>
        <w:left w:val="none" w:sz="0" w:space="0" w:color="auto"/>
        <w:bottom w:val="none" w:sz="0" w:space="0" w:color="auto"/>
        <w:right w:val="none" w:sz="0" w:space="0" w:color="auto"/>
      </w:divBdr>
    </w:div>
    <w:div w:id="2042705124">
      <w:bodyDiv w:val="1"/>
      <w:marLeft w:val="0"/>
      <w:marRight w:val="0"/>
      <w:marTop w:val="0"/>
      <w:marBottom w:val="0"/>
      <w:divBdr>
        <w:top w:val="none" w:sz="0" w:space="0" w:color="auto"/>
        <w:left w:val="none" w:sz="0" w:space="0" w:color="auto"/>
        <w:bottom w:val="none" w:sz="0" w:space="0" w:color="auto"/>
        <w:right w:val="none" w:sz="0" w:space="0" w:color="auto"/>
      </w:divBdr>
    </w:div>
    <w:div w:id="2090299869">
      <w:bodyDiv w:val="1"/>
      <w:marLeft w:val="0"/>
      <w:marRight w:val="0"/>
      <w:marTop w:val="0"/>
      <w:marBottom w:val="0"/>
      <w:divBdr>
        <w:top w:val="none" w:sz="0" w:space="0" w:color="auto"/>
        <w:left w:val="none" w:sz="0" w:space="0" w:color="auto"/>
        <w:bottom w:val="none" w:sz="0" w:space="0" w:color="auto"/>
        <w:right w:val="none" w:sz="0" w:space="0" w:color="auto"/>
      </w:divBdr>
    </w:div>
    <w:div w:id="2131315336">
      <w:bodyDiv w:val="1"/>
      <w:marLeft w:val="0"/>
      <w:marRight w:val="0"/>
      <w:marTop w:val="0"/>
      <w:marBottom w:val="0"/>
      <w:divBdr>
        <w:top w:val="none" w:sz="0" w:space="0" w:color="auto"/>
        <w:left w:val="none" w:sz="0" w:space="0" w:color="auto"/>
        <w:bottom w:val="none" w:sz="0" w:space="0" w:color="auto"/>
        <w:right w:val="none" w:sz="0" w:space="0" w:color="auto"/>
      </w:divBdr>
    </w:div>
    <w:div w:id="214715788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idea/download/other.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A7C9B7-B5E2-4EC1-B48D-1C209130D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6292</Words>
  <Characters>35870</Characters>
  <Application>Microsoft Office Word</Application>
  <DocSecurity>4</DocSecurity>
  <Lines>298</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42078</CharactersWithSpaces>
  <SharedDoc>false</SharedDoc>
  <HLinks>
    <vt:vector size="210" baseType="variant">
      <vt:variant>
        <vt:i4>2883703</vt:i4>
      </vt:variant>
      <vt:variant>
        <vt:i4>201</vt:i4>
      </vt:variant>
      <vt:variant>
        <vt:i4>0</vt:i4>
      </vt:variant>
      <vt:variant>
        <vt:i4>5</vt:i4>
      </vt:variant>
      <vt:variant>
        <vt:lpwstr>https://www.visual-paradigm.com/download/community.jsp</vt:lpwstr>
      </vt:variant>
      <vt:variant>
        <vt:lpwstr/>
      </vt:variant>
      <vt:variant>
        <vt:i4>5177429</vt:i4>
      </vt:variant>
      <vt:variant>
        <vt:i4>198</vt:i4>
      </vt:variant>
      <vt:variant>
        <vt:i4>0</vt:i4>
      </vt:variant>
      <vt:variant>
        <vt:i4>5</vt:i4>
      </vt:variant>
      <vt:variant>
        <vt:lpwstr>https://jdk.java.net/archive/</vt:lpwstr>
      </vt:variant>
      <vt:variant>
        <vt:lpwstr/>
      </vt:variant>
      <vt:variant>
        <vt:i4>3997793</vt:i4>
      </vt:variant>
      <vt:variant>
        <vt:i4>195</vt:i4>
      </vt:variant>
      <vt:variant>
        <vt:i4>0</vt:i4>
      </vt:variant>
      <vt:variant>
        <vt:i4>5</vt:i4>
      </vt:variant>
      <vt:variant>
        <vt:lpwstr>https://www.jetbrains.com/idea/download/other.html</vt:lpwstr>
      </vt:variant>
      <vt:variant>
        <vt:lpwstr/>
      </vt:variant>
      <vt:variant>
        <vt:i4>1638460</vt:i4>
      </vt:variant>
      <vt:variant>
        <vt:i4>188</vt:i4>
      </vt:variant>
      <vt:variant>
        <vt:i4>0</vt:i4>
      </vt:variant>
      <vt:variant>
        <vt:i4>5</vt:i4>
      </vt:variant>
      <vt:variant>
        <vt:lpwstr/>
      </vt:variant>
      <vt:variant>
        <vt:lpwstr>_Toc43292581</vt:lpwstr>
      </vt:variant>
      <vt:variant>
        <vt:i4>1572924</vt:i4>
      </vt:variant>
      <vt:variant>
        <vt:i4>182</vt:i4>
      </vt:variant>
      <vt:variant>
        <vt:i4>0</vt:i4>
      </vt:variant>
      <vt:variant>
        <vt:i4>5</vt:i4>
      </vt:variant>
      <vt:variant>
        <vt:lpwstr/>
      </vt:variant>
      <vt:variant>
        <vt:lpwstr>_Toc43292580</vt:lpwstr>
      </vt:variant>
      <vt:variant>
        <vt:i4>1114163</vt:i4>
      </vt:variant>
      <vt:variant>
        <vt:i4>176</vt:i4>
      </vt:variant>
      <vt:variant>
        <vt:i4>0</vt:i4>
      </vt:variant>
      <vt:variant>
        <vt:i4>5</vt:i4>
      </vt:variant>
      <vt:variant>
        <vt:lpwstr/>
      </vt:variant>
      <vt:variant>
        <vt:lpwstr>_Toc43292579</vt:lpwstr>
      </vt:variant>
      <vt:variant>
        <vt:i4>1048627</vt:i4>
      </vt:variant>
      <vt:variant>
        <vt:i4>170</vt:i4>
      </vt:variant>
      <vt:variant>
        <vt:i4>0</vt:i4>
      </vt:variant>
      <vt:variant>
        <vt:i4>5</vt:i4>
      </vt:variant>
      <vt:variant>
        <vt:lpwstr/>
      </vt:variant>
      <vt:variant>
        <vt:lpwstr>_Toc43292578</vt:lpwstr>
      </vt:variant>
      <vt:variant>
        <vt:i4>2031667</vt:i4>
      </vt:variant>
      <vt:variant>
        <vt:i4>164</vt:i4>
      </vt:variant>
      <vt:variant>
        <vt:i4>0</vt:i4>
      </vt:variant>
      <vt:variant>
        <vt:i4>5</vt:i4>
      </vt:variant>
      <vt:variant>
        <vt:lpwstr/>
      </vt:variant>
      <vt:variant>
        <vt:lpwstr>_Toc43292577</vt:lpwstr>
      </vt:variant>
      <vt:variant>
        <vt:i4>1966131</vt:i4>
      </vt:variant>
      <vt:variant>
        <vt:i4>158</vt:i4>
      </vt:variant>
      <vt:variant>
        <vt:i4>0</vt:i4>
      </vt:variant>
      <vt:variant>
        <vt:i4>5</vt:i4>
      </vt:variant>
      <vt:variant>
        <vt:lpwstr/>
      </vt:variant>
      <vt:variant>
        <vt:lpwstr>_Toc43292576</vt:lpwstr>
      </vt:variant>
      <vt:variant>
        <vt:i4>1900595</vt:i4>
      </vt:variant>
      <vt:variant>
        <vt:i4>152</vt:i4>
      </vt:variant>
      <vt:variant>
        <vt:i4>0</vt:i4>
      </vt:variant>
      <vt:variant>
        <vt:i4>5</vt:i4>
      </vt:variant>
      <vt:variant>
        <vt:lpwstr/>
      </vt:variant>
      <vt:variant>
        <vt:lpwstr>_Toc43292575</vt:lpwstr>
      </vt:variant>
      <vt:variant>
        <vt:i4>1835059</vt:i4>
      </vt:variant>
      <vt:variant>
        <vt:i4>146</vt:i4>
      </vt:variant>
      <vt:variant>
        <vt:i4>0</vt:i4>
      </vt:variant>
      <vt:variant>
        <vt:i4>5</vt:i4>
      </vt:variant>
      <vt:variant>
        <vt:lpwstr/>
      </vt:variant>
      <vt:variant>
        <vt:lpwstr>_Toc43292574</vt:lpwstr>
      </vt:variant>
      <vt:variant>
        <vt:i4>1769523</vt:i4>
      </vt:variant>
      <vt:variant>
        <vt:i4>140</vt:i4>
      </vt:variant>
      <vt:variant>
        <vt:i4>0</vt:i4>
      </vt:variant>
      <vt:variant>
        <vt:i4>5</vt:i4>
      </vt:variant>
      <vt:variant>
        <vt:lpwstr/>
      </vt:variant>
      <vt:variant>
        <vt:lpwstr>_Toc43292573</vt:lpwstr>
      </vt:variant>
      <vt:variant>
        <vt:i4>1703987</vt:i4>
      </vt:variant>
      <vt:variant>
        <vt:i4>134</vt:i4>
      </vt:variant>
      <vt:variant>
        <vt:i4>0</vt:i4>
      </vt:variant>
      <vt:variant>
        <vt:i4>5</vt:i4>
      </vt:variant>
      <vt:variant>
        <vt:lpwstr/>
      </vt:variant>
      <vt:variant>
        <vt:lpwstr>_Toc43292572</vt:lpwstr>
      </vt:variant>
      <vt:variant>
        <vt:i4>1638451</vt:i4>
      </vt:variant>
      <vt:variant>
        <vt:i4>128</vt:i4>
      </vt:variant>
      <vt:variant>
        <vt:i4>0</vt:i4>
      </vt:variant>
      <vt:variant>
        <vt:i4>5</vt:i4>
      </vt:variant>
      <vt:variant>
        <vt:lpwstr/>
      </vt:variant>
      <vt:variant>
        <vt:lpwstr>_Toc43292571</vt:lpwstr>
      </vt:variant>
      <vt:variant>
        <vt:i4>1572915</vt:i4>
      </vt:variant>
      <vt:variant>
        <vt:i4>122</vt:i4>
      </vt:variant>
      <vt:variant>
        <vt:i4>0</vt:i4>
      </vt:variant>
      <vt:variant>
        <vt:i4>5</vt:i4>
      </vt:variant>
      <vt:variant>
        <vt:lpwstr/>
      </vt:variant>
      <vt:variant>
        <vt:lpwstr>_Toc43292570</vt:lpwstr>
      </vt:variant>
      <vt:variant>
        <vt:i4>1114162</vt:i4>
      </vt:variant>
      <vt:variant>
        <vt:i4>116</vt:i4>
      </vt:variant>
      <vt:variant>
        <vt:i4>0</vt:i4>
      </vt:variant>
      <vt:variant>
        <vt:i4>5</vt:i4>
      </vt:variant>
      <vt:variant>
        <vt:lpwstr/>
      </vt:variant>
      <vt:variant>
        <vt:lpwstr>_Toc43292569</vt:lpwstr>
      </vt:variant>
      <vt:variant>
        <vt:i4>1048626</vt:i4>
      </vt:variant>
      <vt:variant>
        <vt:i4>110</vt:i4>
      </vt:variant>
      <vt:variant>
        <vt:i4>0</vt:i4>
      </vt:variant>
      <vt:variant>
        <vt:i4>5</vt:i4>
      </vt:variant>
      <vt:variant>
        <vt:lpwstr/>
      </vt:variant>
      <vt:variant>
        <vt:lpwstr>_Toc43292568</vt:lpwstr>
      </vt:variant>
      <vt:variant>
        <vt:i4>2031666</vt:i4>
      </vt:variant>
      <vt:variant>
        <vt:i4>104</vt:i4>
      </vt:variant>
      <vt:variant>
        <vt:i4>0</vt:i4>
      </vt:variant>
      <vt:variant>
        <vt:i4>5</vt:i4>
      </vt:variant>
      <vt:variant>
        <vt:lpwstr/>
      </vt:variant>
      <vt:variant>
        <vt:lpwstr>_Toc43292567</vt:lpwstr>
      </vt:variant>
      <vt:variant>
        <vt:i4>1966130</vt:i4>
      </vt:variant>
      <vt:variant>
        <vt:i4>98</vt:i4>
      </vt:variant>
      <vt:variant>
        <vt:i4>0</vt:i4>
      </vt:variant>
      <vt:variant>
        <vt:i4>5</vt:i4>
      </vt:variant>
      <vt:variant>
        <vt:lpwstr/>
      </vt:variant>
      <vt:variant>
        <vt:lpwstr>_Toc43292566</vt:lpwstr>
      </vt:variant>
      <vt:variant>
        <vt:i4>1900594</vt:i4>
      </vt:variant>
      <vt:variant>
        <vt:i4>92</vt:i4>
      </vt:variant>
      <vt:variant>
        <vt:i4>0</vt:i4>
      </vt:variant>
      <vt:variant>
        <vt:i4>5</vt:i4>
      </vt:variant>
      <vt:variant>
        <vt:lpwstr/>
      </vt:variant>
      <vt:variant>
        <vt:lpwstr>_Toc43292565</vt:lpwstr>
      </vt:variant>
      <vt:variant>
        <vt:i4>1835058</vt:i4>
      </vt:variant>
      <vt:variant>
        <vt:i4>86</vt:i4>
      </vt:variant>
      <vt:variant>
        <vt:i4>0</vt:i4>
      </vt:variant>
      <vt:variant>
        <vt:i4>5</vt:i4>
      </vt:variant>
      <vt:variant>
        <vt:lpwstr/>
      </vt:variant>
      <vt:variant>
        <vt:lpwstr>_Toc43292564</vt:lpwstr>
      </vt:variant>
      <vt:variant>
        <vt:i4>1638450</vt:i4>
      </vt:variant>
      <vt:variant>
        <vt:i4>80</vt:i4>
      </vt:variant>
      <vt:variant>
        <vt:i4>0</vt:i4>
      </vt:variant>
      <vt:variant>
        <vt:i4>5</vt:i4>
      </vt:variant>
      <vt:variant>
        <vt:lpwstr/>
      </vt:variant>
      <vt:variant>
        <vt:lpwstr>_Toc43292561</vt:lpwstr>
      </vt:variant>
      <vt:variant>
        <vt:i4>1572914</vt:i4>
      </vt:variant>
      <vt:variant>
        <vt:i4>74</vt:i4>
      </vt:variant>
      <vt:variant>
        <vt:i4>0</vt:i4>
      </vt:variant>
      <vt:variant>
        <vt:i4>5</vt:i4>
      </vt:variant>
      <vt:variant>
        <vt:lpwstr/>
      </vt:variant>
      <vt:variant>
        <vt:lpwstr>_Toc43292560</vt:lpwstr>
      </vt:variant>
      <vt:variant>
        <vt:i4>1114161</vt:i4>
      </vt:variant>
      <vt:variant>
        <vt:i4>68</vt:i4>
      </vt:variant>
      <vt:variant>
        <vt:i4>0</vt:i4>
      </vt:variant>
      <vt:variant>
        <vt:i4>5</vt:i4>
      </vt:variant>
      <vt:variant>
        <vt:lpwstr/>
      </vt:variant>
      <vt:variant>
        <vt:lpwstr>_Toc43292559</vt:lpwstr>
      </vt:variant>
      <vt:variant>
        <vt:i4>1048625</vt:i4>
      </vt:variant>
      <vt:variant>
        <vt:i4>62</vt:i4>
      </vt:variant>
      <vt:variant>
        <vt:i4>0</vt:i4>
      </vt:variant>
      <vt:variant>
        <vt:i4>5</vt:i4>
      </vt:variant>
      <vt:variant>
        <vt:lpwstr/>
      </vt:variant>
      <vt:variant>
        <vt:lpwstr>_Toc43292558</vt:lpwstr>
      </vt:variant>
      <vt:variant>
        <vt:i4>2031665</vt:i4>
      </vt:variant>
      <vt:variant>
        <vt:i4>56</vt:i4>
      </vt:variant>
      <vt:variant>
        <vt:i4>0</vt:i4>
      </vt:variant>
      <vt:variant>
        <vt:i4>5</vt:i4>
      </vt:variant>
      <vt:variant>
        <vt:lpwstr/>
      </vt:variant>
      <vt:variant>
        <vt:lpwstr>_Toc43292557</vt:lpwstr>
      </vt:variant>
      <vt:variant>
        <vt:i4>1966129</vt:i4>
      </vt:variant>
      <vt:variant>
        <vt:i4>50</vt:i4>
      </vt:variant>
      <vt:variant>
        <vt:i4>0</vt:i4>
      </vt:variant>
      <vt:variant>
        <vt:i4>5</vt:i4>
      </vt:variant>
      <vt:variant>
        <vt:lpwstr/>
      </vt:variant>
      <vt:variant>
        <vt:lpwstr>_Toc43292556</vt:lpwstr>
      </vt:variant>
      <vt:variant>
        <vt:i4>1835057</vt:i4>
      </vt:variant>
      <vt:variant>
        <vt:i4>44</vt:i4>
      </vt:variant>
      <vt:variant>
        <vt:i4>0</vt:i4>
      </vt:variant>
      <vt:variant>
        <vt:i4>5</vt:i4>
      </vt:variant>
      <vt:variant>
        <vt:lpwstr/>
      </vt:variant>
      <vt:variant>
        <vt:lpwstr>_Toc43292554</vt:lpwstr>
      </vt:variant>
      <vt:variant>
        <vt:i4>1769521</vt:i4>
      </vt:variant>
      <vt:variant>
        <vt:i4>38</vt:i4>
      </vt:variant>
      <vt:variant>
        <vt:i4>0</vt:i4>
      </vt:variant>
      <vt:variant>
        <vt:i4>5</vt:i4>
      </vt:variant>
      <vt:variant>
        <vt:lpwstr/>
      </vt:variant>
      <vt:variant>
        <vt:lpwstr>_Toc43292553</vt:lpwstr>
      </vt:variant>
      <vt:variant>
        <vt:i4>1703985</vt:i4>
      </vt:variant>
      <vt:variant>
        <vt:i4>32</vt:i4>
      </vt:variant>
      <vt:variant>
        <vt:i4>0</vt:i4>
      </vt:variant>
      <vt:variant>
        <vt:i4>5</vt:i4>
      </vt:variant>
      <vt:variant>
        <vt:lpwstr/>
      </vt:variant>
      <vt:variant>
        <vt:lpwstr>_Toc43292552</vt:lpwstr>
      </vt:variant>
      <vt:variant>
        <vt:i4>1638449</vt:i4>
      </vt:variant>
      <vt:variant>
        <vt:i4>26</vt:i4>
      </vt:variant>
      <vt:variant>
        <vt:i4>0</vt:i4>
      </vt:variant>
      <vt:variant>
        <vt:i4>5</vt:i4>
      </vt:variant>
      <vt:variant>
        <vt:lpwstr/>
      </vt:variant>
      <vt:variant>
        <vt:lpwstr>_Toc43292551</vt:lpwstr>
      </vt:variant>
      <vt:variant>
        <vt:i4>1572913</vt:i4>
      </vt:variant>
      <vt:variant>
        <vt:i4>20</vt:i4>
      </vt:variant>
      <vt:variant>
        <vt:i4>0</vt:i4>
      </vt:variant>
      <vt:variant>
        <vt:i4>5</vt:i4>
      </vt:variant>
      <vt:variant>
        <vt:lpwstr/>
      </vt:variant>
      <vt:variant>
        <vt:lpwstr>_Toc43292550</vt:lpwstr>
      </vt:variant>
      <vt:variant>
        <vt:i4>1114160</vt:i4>
      </vt:variant>
      <vt:variant>
        <vt:i4>14</vt:i4>
      </vt:variant>
      <vt:variant>
        <vt:i4>0</vt:i4>
      </vt:variant>
      <vt:variant>
        <vt:i4>5</vt:i4>
      </vt:variant>
      <vt:variant>
        <vt:lpwstr/>
      </vt:variant>
      <vt:variant>
        <vt:lpwstr>_Toc43292549</vt:lpwstr>
      </vt:variant>
      <vt:variant>
        <vt:i4>1048624</vt:i4>
      </vt:variant>
      <vt:variant>
        <vt:i4>8</vt:i4>
      </vt:variant>
      <vt:variant>
        <vt:i4>0</vt:i4>
      </vt:variant>
      <vt:variant>
        <vt:i4>5</vt:i4>
      </vt:variant>
      <vt:variant>
        <vt:lpwstr/>
      </vt:variant>
      <vt:variant>
        <vt:lpwstr>_Toc43292548</vt:lpwstr>
      </vt:variant>
      <vt:variant>
        <vt:i4>2031664</vt:i4>
      </vt:variant>
      <vt:variant>
        <vt:i4>2</vt:i4>
      </vt:variant>
      <vt:variant>
        <vt:i4>0</vt:i4>
      </vt:variant>
      <vt:variant>
        <vt:i4>5</vt:i4>
      </vt:variant>
      <vt:variant>
        <vt:lpwstr/>
      </vt:variant>
      <vt:variant>
        <vt:lpwstr>_Toc43292547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Maier Stefan (inf18229)</dc:creator>
  <cp:keywords/>
  <dc:description/>
  <cp:lastModifiedBy>Schiffel Florian (inf18235)</cp:lastModifiedBy>
  <cp:revision>596</cp:revision>
  <cp:lastPrinted>2019-10-14T04:23:00Z</cp:lastPrinted>
  <dcterms:created xsi:type="dcterms:W3CDTF">2019-10-11T06:32:00Z</dcterms:created>
  <dcterms:modified xsi:type="dcterms:W3CDTF">2020-06-17T20:24:00Z</dcterms:modified>
</cp:coreProperties>
</file>