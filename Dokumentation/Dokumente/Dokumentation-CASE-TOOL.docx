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AA726B">
      <w:pPr>
        <w:pStyle w:val="Titel"/>
        <w:spacing w:line="360" w:lineRule="auto"/>
        <w:jc w:val="center"/>
        <w:rPr>
          <w:rFonts w:ascii="Arial" w:hAnsi="Arial" w:cs="Arial"/>
        </w:rPr>
      </w:pPr>
      <w:r>
        <w:rPr>
          <w:noProof/>
          <w:lang w:eastAsia="de-DE"/>
        </w:rPr>
        <w:drawing>
          <wp:anchor distT="0" distB="0" distL="114300" distR="114300" simplePos="0" relativeHeight="251658240" behindDoc="1" locked="0" layoutInCell="1" allowOverlap="1" wp14:anchorId="612B22F9" wp14:editId="2293416E">
            <wp:simplePos x="0" y="0"/>
            <wp:positionH relativeFrom="column">
              <wp:posOffset>2153920</wp:posOffset>
            </wp:positionH>
            <wp:positionV relativeFrom="paragraph">
              <wp:posOffset>293</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AA726B">
      <w:pPr>
        <w:pStyle w:val="Titel"/>
        <w:spacing w:line="360" w:lineRule="auto"/>
        <w:jc w:val="center"/>
        <w:rPr>
          <w:rFonts w:ascii="Arial" w:hAnsi="Arial" w:cs="Arial"/>
        </w:rPr>
      </w:pPr>
    </w:p>
    <w:p w14:paraId="4D1C4D67" w14:textId="4D40E56D" w:rsidR="001C5BE2" w:rsidRPr="00AA726B" w:rsidRDefault="00134FCF" w:rsidP="00AA726B">
      <w:pPr>
        <w:pStyle w:val="Titel"/>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134FCF">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AA726B">
      <w:pPr>
        <w:spacing w:line="360" w:lineRule="auto"/>
        <w:jc w:val="both"/>
        <w:rPr>
          <w:rFonts w:ascii="Arial" w:hAnsi="Arial" w:cs="Arial"/>
        </w:rPr>
      </w:pPr>
    </w:p>
    <w:p w14:paraId="085FFA3A" w14:textId="650F4202" w:rsidR="00935579" w:rsidRPr="00AA726B" w:rsidRDefault="00935579" w:rsidP="00AA726B">
      <w:pPr>
        <w:spacing w:line="360" w:lineRule="auto"/>
        <w:jc w:val="both"/>
        <w:rPr>
          <w:rFonts w:ascii="Arial" w:hAnsi="Arial" w:cs="Arial"/>
        </w:rPr>
      </w:pPr>
    </w:p>
    <w:p w14:paraId="156436BF" w14:textId="0A94B590" w:rsidR="00935579" w:rsidRPr="00AA726B" w:rsidRDefault="00935579" w:rsidP="00AA726B">
      <w:pPr>
        <w:spacing w:line="360" w:lineRule="auto"/>
        <w:jc w:val="both"/>
        <w:rPr>
          <w:rFonts w:ascii="Arial" w:hAnsi="Arial" w:cs="Arial"/>
        </w:rPr>
      </w:pPr>
    </w:p>
    <w:p w14:paraId="30169B5C" w14:textId="6E52E273" w:rsidR="00935579" w:rsidRPr="00AA726B" w:rsidDel="00CA1D4E" w:rsidRDefault="00935579" w:rsidP="00AA726B">
      <w:pPr>
        <w:spacing w:line="360" w:lineRule="auto"/>
        <w:jc w:val="both"/>
        <w:rPr>
          <w:del w:id="0" w:author="Florian S." w:date="2019-10-10T10:48:00Z"/>
          <w:rFonts w:ascii="Arial" w:hAnsi="Arial" w:cs="Arial"/>
        </w:rPr>
      </w:pPr>
    </w:p>
    <w:p w14:paraId="7CC6414C" w14:textId="77777777" w:rsidR="00935579" w:rsidRPr="00AA726B" w:rsidRDefault="00935579" w:rsidP="00AA726B">
      <w:pPr>
        <w:spacing w:line="360" w:lineRule="auto"/>
        <w:jc w:val="both"/>
        <w:rPr>
          <w:rFonts w:ascii="Arial" w:hAnsi="Arial" w:cs="Arial"/>
        </w:rPr>
      </w:pPr>
    </w:p>
    <w:p w14:paraId="3734C83C" w14:textId="6745EBC0" w:rsidR="00293704" w:rsidRPr="00AA726B" w:rsidRDefault="00293704" w:rsidP="00AA726B">
      <w:pPr>
        <w:spacing w:line="360" w:lineRule="auto"/>
        <w:jc w:val="center"/>
        <w:rPr>
          <w:rFonts w:ascii="Arial" w:hAnsi="Arial" w:cs="Arial"/>
        </w:rPr>
      </w:pPr>
    </w:p>
    <w:p w14:paraId="7E296B0F" w14:textId="53100D80" w:rsidR="00037B26" w:rsidRPr="00AA726B" w:rsidRDefault="00134FCF" w:rsidP="00134FCF">
      <w:pPr>
        <w:pStyle w:val="Titel"/>
        <w:jc w:val="center"/>
        <w:rPr>
          <w:sz w:val="30"/>
          <w:szCs w:val="30"/>
        </w:rPr>
      </w:pPr>
      <w:r>
        <w:t>Entwicklung eines SWE-CASE-TOOLs</w:t>
      </w:r>
    </w:p>
    <w:p w14:paraId="2AC45C09" w14:textId="78EFF4D9" w:rsidR="00037B26" w:rsidRPr="00AA726B" w:rsidRDefault="00037B26" w:rsidP="00AA726B">
      <w:pPr>
        <w:spacing w:line="360" w:lineRule="auto"/>
        <w:jc w:val="center"/>
        <w:rPr>
          <w:rFonts w:ascii="Arial" w:hAnsi="Arial" w:cs="Arial"/>
          <w:sz w:val="30"/>
          <w:szCs w:val="30"/>
        </w:rPr>
      </w:pPr>
    </w:p>
    <w:p w14:paraId="448E9F92" w14:textId="0F8736B8" w:rsidR="00037B26" w:rsidRPr="00AA726B" w:rsidRDefault="00037B26" w:rsidP="00AA726B">
      <w:pPr>
        <w:spacing w:line="360" w:lineRule="auto"/>
        <w:jc w:val="both"/>
        <w:rPr>
          <w:rFonts w:ascii="Arial" w:hAnsi="Arial" w:cs="Arial"/>
          <w:sz w:val="30"/>
          <w:szCs w:val="30"/>
        </w:rPr>
      </w:pPr>
    </w:p>
    <w:p w14:paraId="5EFC8FF4" w14:textId="5A0F0B99" w:rsidR="00037B26" w:rsidRPr="00AA726B" w:rsidRDefault="00037B26" w:rsidP="00134FCF">
      <w:pPr>
        <w:spacing w:line="360" w:lineRule="auto"/>
        <w:ind w:left="2124"/>
        <w:jc w:val="both"/>
        <w:rPr>
          <w:rFonts w:ascii="Arial" w:hAnsi="Arial" w:cs="Arial"/>
          <w:sz w:val="30"/>
          <w:szCs w:val="30"/>
        </w:rPr>
      </w:pPr>
    </w:p>
    <w:p w14:paraId="29622D2B" w14:textId="366BA476" w:rsidR="00096699" w:rsidRPr="00AA726B" w:rsidRDefault="00096699" w:rsidP="00AA726B">
      <w:pPr>
        <w:spacing w:line="360" w:lineRule="auto"/>
        <w:jc w:val="both"/>
        <w:rPr>
          <w:rFonts w:ascii="Arial" w:hAnsi="Arial" w:cs="Arial"/>
          <w:sz w:val="30"/>
          <w:szCs w:val="30"/>
        </w:rPr>
      </w:pPr>
    </w:p>
    <w:p w14:paraId="5A91148A" w14:textId="0ACDCB87" w:rsidR="00096699" w:rsidRPr="00AA726B" w:rsidRDefault="00096699" w:rsidP="00AA726B">
      <w:pPr>
        <w:spacing w:line="360" w:lineRule="auto"/>
        <w:jc w:val="both"/>
        <w:rPr>
          <w:rFonts w:ascii="Arial" w:hAnsi="Arial" w:cs="Arial"/>
          <w:sz w:val="30"/>
          <w:szCs w:val="30"/>
        </w:rPr>
      </w:pPr>
    </w:p>
    <w:p w14:paraId="1405A1E8" w14:textId="37210D09" w:rsidR="00096699" w:rsidRPr="00AA726B" w:rsidRDefault="00096699" w:rsidP="00AA726B">
      <w:pPr>
        <w:spacing w:line="360" w:lineRule="auto"/>
        <w:jc w:val="both"/>
        <w:rPr>
          <w:rFonts w:ascii="Arial" w:hAnsi="Arial" w:cs="Arial"/>
          <w:sz w:val="30"/>
          <w:szCs w:val="30"/>
        </w:rPr>
      </w:pPr>
    </w:p>
    <w:p w14:paraId="09FDDE40" w14:textId="77777777" w:rsidR="00096699" w:rsidRPr="00AA726B" w:rsidRDefault="00096699" w:rsidP="00AA726B">
      <w:pPr>
        <w:spacing w:line="360" w:lineRule="auto"/>
        <w:jc w:val="both"/>
        <w:rPr>
          <w:rFonts w:ascii="Arial" w:hAnsi="Arial" w:cs="Arial"/>
          <w:sz w:val="30"/>
          <w:szCs w:val="3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7E0F53">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AA726B">
            <w:pPr>
              <w:spacing w:line="360" w:lineRule="auto"/>
              <w:jc w:val="both"/>
              <w:rPr>
                <w:rFonts w:ascii="Arial" w:hAnsi="Arial" w:cs="Arial"/>
                <w:sz w:val="24"/>
                <w:szCs w:val="24"/>
              </w:rPr>
            </w:pPr>
            <w:r w:rsidRPr="00AA726B">
              <w:rPr>
                <w:rStyle w:val="person"/>
                <w:rFonts w:ascii="Arial" w:hAnsi="Arial" w:cs="Arial"/>
                <w:sz w:val="24"/>
                <w:szCs w:val="24"/>
              </w:rPr>
              <w:t>Bohl, Peter, Dipl-Ing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AA726B">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AA726B">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7F50A3">
          <w:pPr>
            <w:pStyle w:val="Inhaltsverzeichnisberschrift"/>
            <w:spacing w:line="360" w:lineRule="auto"/>
            <w:jc w:val="both"/>
            <w:rPr>
              <w:rFonts w:ascii="Arial" w:hAnsi="Arial" w:cs="Arial"/>
              <w:color w:val="auto"/>
            </w:rPr>
          </w:pPr>
          <w:r w:rsidRPr="00D82101">
            <w:rPr>
              <w:rFonts w:ascii="Arial" w:hAnsi="Arial" w:cs="Arial"/>
              <w:color w:val="auto"/>
            </w:rPr>
            <w:t>Inhalt</w:t>
          </w:r>
          <w:commentRangeEnd w:id="3"/>
          <w:r w:rsidR="00022D77">
            <w:rPr>
              <w:rStyle w:val="Kommentarzeichen"/>
              <w:rFonts w:asciiTheme="minorHAnsi" w:eastAsiaTheme="minorHAnsi" w:hAnsiTheme="minorHAnsi" w:cstheme="minorBidi"/>
              <w:color w:val="auto"/>
              <w:lang w:eastAsia="en-US"/>
            </w:rPr>
            <w:commentReference w:id="3"/>
          </w:r>
        </w:p>
        <w:p w14:paraId="3CD2542A" w14:textId="77777777" w:rsidR="00DE65AE" w:rsidRPr="00C058FE" w:rsidRDefault="00DE65AE" w:rsidP="007F50A3">
          <w:pPr>
            <w:spacing w:line="360" w:lineRule="auto"/>
            <w:rPr>
              <w:rFonts w:ascii="Arial" w:hAnsi="Arial" w:cs="Arial"/>
              <w:sz w:val="24"/>
              <w:szCs w:val="24"/>
              <w:lang w:eastAsia="de-DE"/>
            </w:rPr>
          </w:pPr>
        </w:p>
        <w:commentRangeStart w:id="4"/>
        <w:p w14:paraId="06B7AEA0" w14:textId="05B66DAC" w:rsidR="00C40AB7" w:rsidRDefault="00077A29">
          <w:pPr>
            <w:pStyle w:val="Verzeichnis1"/>
            <w:tabs>
              <w:tab w:val="left" w:pos="440"/>
              <w:tab w:val="right" w:leader="dot" w:pos="9062"/>
            </w:tabs>
            <w:rPr>
              <w:rFonts w:eastAsiaTheme="minorEastAsia" w:cstheme="minorBidi"/>
              <w:b w:val="0"/>
              <w:bCs w:val="0"/>
              <w:noProof/>
              <w:sz w:val="24"/>
              <w:szCs w:val="24"/>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292547" w:history="1">
            <w:r w:rsidR="00C40AB7" w:rsidRPr="00940AA5">
              <w:rPr>
                <w:rStyle w:val="Hyperlink"/>
                <w:rFonts w:ascii="Arial" w:hAnsi="Arial" w:cs="Arial"/>
                <w:noProof/>
              </w:rPr>
              <w:t>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Einleitung</w:t>
            </w:r>
            <w:r w:rsidR="00C40AB7">
              <w:rPr>
                <w:noProof/>
                <w:webHidden/>
              </w:rPr>
              <w:tab/>
            </w:r>
            <w:r w:rsidR="00C40AB7">
              <w:rPr>
                <w:noProof/>
                <w:webHidden/>
              </w:rPr>
              <w:fldChar w:fldCharType="begin"/>
            </w:r>
            <w:r w:rsidR="00C40AB7">
              <w:rPr>
                <w:noProof/>
                <w:webHidden/>
              </w:rPr>
              <w:instrText xml:space="preserve"> PAGEREF _Toc43292547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FB2E865" w14:textId="417CE4ED" w:rsidR="00C40AB7" w:rsidRDefault="004C363D">
          <w:pPr>
            <w:pStyle w:val="Verzeichnis1"/>
            <w:tabs>
              <w:tab w:val="left" w:pos="440"/>
              <w:tab w:val="right" w:leader="dot" w:pos="9062"/>
            </w:tabs>
            <w:rPr>
              <w:rFonts w:eastAsiaTheme="minorEastAsia" w:cstheme="minorBidi"/>
              <w:b w:val="0"/>
              <w:bCs w:val="0"/>
              <w:noProof/>
              <w:sz w:val="24"/>
              <w:szCs w:val="24"/>
              <w:lang w:eastAsia="de-DE"/>
            </w:rPr>
          </w:pPr>
          <w:hyperlink w:anchor="_Toc43292548" w:history="1">
            <w:r w:rsidR="00C40AB7" w:rsidRPr="00940AA5">
              <w:rPr>
                <w:rStyle w:val="Hyperlink"/>
                <w:rFonts w:ascii="Arial" w:hAnsi="Arial" w:cs="Arial"/>
                <w:noProof/>
              </w:rPr>
              <w:t>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Installations-/ Debugging-Hinweise</w:t>
            </w:r>
            <w:r w:rsidR="00C40AB7">
              <w:rPr>
                <w:noProof/>
                <w:webHidden/>
              </w:rPr>
              <w:tab/>
            </w:r>
            <w:r w:rsidR="00C40AB7">
              <w:rPr>
                <w:noProof/>
                <w:webHidden/>
              </w:rPr>
              <w:fldChar w:fldCharType="begin"/>
            </w:r>
            <w:r w:rsidR="00C40AB7">
              <w:rPr>
                <w:noProof/>
                <w:webHidden/>
              </w:rPr>
              <w:instrText xml:space="preserve"> PAGEREF _Toc43292548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1D8A5458" w14:textId="13FE9421" w:rsidR="00C40AB7" w:rsidRDefault="004C363D">
          <w:pPr>
            <w:pStyle w:val="Verzeichnis2"/>
            <w:tabs>
              <w:tab w:val="right" w:leader="dot" w:pos="9062"/>
            </w:tabs>
            <w:rPr>
              <w:rFonts w:eastAsiaTheme="minorEastAsia" w:cstheme="minorBidi"/>
              <w:i w:val="0"/>
              <w:iCs w:val="0"/>
              <w:noProof/>
              <w:sz w:val="24"/>
              <w:szCs w:val="24"/>
              <w:lang w:eastAsia="de-DE"/>
            </w:rPr>
          </w:pPr>
          <w:hyperlink w:anchor="_Toc43292549" w:history="1">
            <w:r w:rsidR="00C40AB7" w:rsidRPr="00940AA5">
              <w:rPr>
                <w:rStyle w:val="Hyperlink"/>
                <w:noProof/>
              </w:rPr>
              <w:t>INSTALLATION JAVA IDE</w:t>
            </w:r>
            <w:r w:rsidR="00C40AB7">
              <w:rPr>
                <w:noProof/>
                <w:webHidden/>
              </w:rPr>
              <w:tab/>
            </w:r>
            <w:r w:rsidR="00C40AB7">
              <w:rPr>
                <w:noProof/>
                <w:webHidden/>
              </w:rPr>
              <w:fldChar w:fldCharType="begin"/>
            </w:r>
            <w:r w:rsidR="00C40AB7">
              <w:rPr>
                <w:noProof/>
                <w:webHidden/>
              </w:rPr>
              <w:instrText xml:space="preserve"> PAGEREF _Toc43292549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5ED26BCA" w14:textId="38BB105E" w:rsidR="00C40AB7" w:rsidRDefault="004C363D">
          <w:pPr>
            <w:pStyle w:val="Verzeichnis2"/>
            <w:tabs>
              <w:tab w:val="right" w:leader="dot" w:pos="9062"/>
            </w:tabs>
            <w:rPr>
              <w:rFonts w:eastAsiaTheme="minorEastAsia" w:cstheme="minorBidi"/>
              <w:i w:val="0"/>
              <w:iCs w:val="0"/>
              <w:noProof/>
              <w:sz w:val="24"/>
              <w:szCs w:val="24"/>
              <w:lang w:eastAsia="de-DE"/>
            </w:rPr>
          </w:pPr>
          <w:hyperlink w:anchor="_Toc43292550" w:history="1">
            <w:r w:rsidR="00C40AB7" w:rsidRPr="00940AA5">
              <w:rPr>
                <w:rStyle w:val="Hyperlink"/>
                <w:noProof/>
              </w:rPr>
              <w:t>INSTALLATION DES SDK</w:t>
            </w:r>
            <w:r w:rsidR="00C40AB7">
              <w:rPr>
                <w:noProof/>
                <w:webHidden/>
              </w:rPr>
              <w:tab/>
            </w:r>
            <w:r w:rsidR="00C40AB7">
              <w:rPr>
                <w:noProof/>
                <w:webHidden/>
              </w:rPr>
              <w:fldChar w:fldCharType="begin"/>
            </w:r>
            <w:r w:rsidR="00C40AB7">
              <w:rPr>
                <w:noProof/>
                <w:webHidden/>
              </w:rPr>
              <w:instrText xml:space="preserve"> PAGEREF _Toc43292550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97E0A96" w14:textId="48276A38" w:rsidR="00C40AB7" w:rsidRDefault="004C363D">
          <w:pPr>
            <w:pStyle w:val="Verzeichnis2"/>
            <w:tabs>
              <w:tab w:val="right" w:leader="dot" w:pos="9062"/>
            </w:tabs>
            <w:rPr>
              <w:rFonts w:eastAsiaTheme="minorEastAsia" w:cstheme="minorBidi"/>
              <w:i w:val="0"/>
              <w:iCs w:val="0"/>
              <w:noProof/>
              <w:sz w:val="24"/>
              <w:szCs w:val="24"/>
              <w:lang w:eastAsia="de-DE"/>
            </w:rPr>
          </w:pPr>
          <w:hyperlink w:anchor="_Toc43292551" w:history="1">
            <w:r w:rsidR="00C40AB7" w:rsidRPr="00940AA5">
              <w:rPr>
                <w:rStyle w:val="Hyperlink"/>
                <w:noProof/>
              </w:rPr>
              <w:t>INSTALLATION UND KONFIGURATION ALS MAVEN PROJEKT</w:t>
            </w:r>
            <w:r w:rsidR="00C40AB7">
              <w:rPr>
                <w:noProof/>
                <w:webHidden/>
              </w:rPr>
              <w:tab/>
            </w:r>
            <w:r w:rsidR="00C40AB7">
              <w:rPr>
                <w:noProof/>
                <w:webHidden/>
              </w:rPr>
              <w:fldChar w:fldCharType="begin"/>
            </w:r>
            <w:r w:rsidR="00C40AB7">
              <w:rPr>
                <w:noProof/>
                <w:webHidden/>
              </w:rPr>
              <w:instrText xml:space="preserve"> PAGEREF _Toc43292551 \h </w:instrText>
            </w:r>
            <w:r w:rsidR="00C40AB7">
              <w:rPr>
                <w:noProof/>
                <w:webHidden/>
              </w:rPr>
            </w:r>
            <w:r w:rsidR="00C40AB7">
              <w:rPr>
                <w:noProof/>
                <w:webHidden/>
              </w:rPr>
              <w:fldChar w:fldCharType="separate"/>
            </w:r>
            <w:r w:rsidR="00C40AB7">
              <w:rPr>
                <w:noProof/>
                <w:webHidden/>
              </w:rPr>
              <w:t>8</w:t>
            </w:r>
            <w:r w:rsidR="00C40AB7">
              <w:rPr>
                <w:noProof/>
                <w:webHidden/>
              </w:rPr>
              <w:fldChar w:fldCharType="end"/>
            </w:r>
          </w:hyperlink>
        </w:p>
        <w:p w14:paraId="0368ED0B" w14:textId="3F16ED85" w:rsidR="00C40AB7" w:rsidRDefault="004C363D">
          <w:pPr>
            <w:pStyle w:val="Verzeichnis2"/>
            <w:tabs>
              <w:tab w:val="right" w:leader="dot" w:pos="9062"/>
            </w:tabs>
            <w:rPr>
              <w:rFonts w:eastAsiaTheme="minorEastAsia" w:cstheme="minorBidi"/>
              <w:i w:val="0"/>
              <w:iCs w:val="0"/>
              <w:noProof/>
              <w:sz w:val="24"/>
              <w:szCs w:val="24"/>
              <w:lang w:eastAsia="de-DE"/>
            </w:rPr>
          </w:pPr>
          <w:hyperlink w:anchor="_Toc43292552" w:history="1">
            <w:r w:rsidR="00C40AB7" w:rsidRPr="00940AA5">
              <w:rPr>
                <w:rStyle w:val="Hyperlink"/>
                <w:noProof/>
              </w:rPr>
              <w:t>KOMPILIEREN DER APPLIKATION</w:t>
            </w:r>
            <w:r w:rsidR="00C40AB7">
              <w:rPr>
                <w:noProof/>
                <w:webHidden/>
              </w:rPr>
              <w:tab/>
            </w:r>
            <w:r w:rsidR="00C40AB7">
              <w:rPr>
                <w:noProof/>
                <w:webHidden/>
              </w:rPr>
              <w:fldChar w:fldCharType="begin"/>
            </w:r>
            <w:r w:rsidR="00C40AB7">
              <w:rPr>
                <w:noProof/>
                <w:webHidden/>
              </w:rPr>
              <w:instrText xml:space="preserve"> PAGEREF _Toc43292552 \h </w:instrText>
            </w:r>
            <w:r w:rsidR="00C40AB7">
              <w:rPr>
                <w:noProof/>
                <w:webHidden/>
              </w:rPr>
            </w:r>
            <w:r w:rsidR="00C40AB7">
              <w:rPr>
                <w:noProof/>
                <w:webHidden/>
              </w:rPr>
              <w:fldChar w:fldCharType="separate"/>
            </w:r>
            <w:r w:rsidR="00C40AB7">
              <w:rPr>
                <w:noProof/>
                <w:webHidden/>
              </w:rPr>
              <w:t>9</w:t>
            </w:r>
            <w:r w:rsidR="00C40AB7">
              <w:rPr>
                <w:noProof/>
                <w:webHidden/>
              </w:rPr>
              <w:fldChar w:fldCharType="end"/>
            </w:r>
          </w:hyperlink>
        </w:p>
        <w:p w14:paraId="6B5A7C96" w14:textId="3A488DDA" w:rsidR="00C40AB7" w:rsidRDefault="004C363D">
          <w:pPr>
            <w:pStyle w:val="Verzeichnis2"/>
            <w:tabs>
              <w:tab w:val="right" w:leader="dot" w:pos="9062"/>
            </w:tabs>
            <w:rPr>
              <w:rFonts w:eastAsiaTheme="minorEastAsia" w:cstheme="minorBidi"/>
              <w:i w:val="0"/>
              <w:iCs w:val="0"/>
              <w:noProof/>
              <w:sz w:val="24"/>
              <w:szCs w:val="24"/>
              <w:lang w:eastAsia="de-DE"/>
            </w:rPr>
          </w:pPr>
          <w:hyperlink w:anchor="_Toc43292553" w:history="1">
            <w:r w:rsidR="00C40AB7" w:rsidRPr="00940AA5">
              <w:rPr>
                <w:rStyle w:val="Hyperlink"/>
                <w:noProof/>
              </w:rPr>
              <w:t>KOMPILATION DER UNIT TESTS</w:t>
            </w:r>
            <w:r w:rsidR="00C40AB7">
              <w:rPr>
                <w:noProof/>
                <w:webHidden/>
              </w:rPr>
              <w:tab/>
            </w:r>
            <w:r w:rsidR="00C40AB7">
              <w:rPr>
                <w:noProof/>
                <w:webHidden/>
              </w:rPr>
              <w:fldChar w:fldCharType="begin"/>
            </w:r>
            <w:r w:rsidR="00C40AB7">
              <w:rPr>
                <w:noProof/>
                <w:webHidden/>
              </w:rPr>
              <w:instrText xml:space="preserve"> PAGEREF _Toc43292553 \h </w:instrText>
            </w:r>
            <w:r w:rsidR="00C40AB7">
              <w:rPr>
                <w:noProof/>
                <w:webHidden/>
              </w:rPr>
            </w:r>
            <w:r w:rsidR="00C40AB7">
              <w:rPr>
                <w:noProof/>
                <w:webHidden/>
              </w:rPr>
              <w:fldChar w:fldCharType="separate"/>
            </w:r>
            <w:r w:rsidR="00C40AB7">
              <w:rPr>
                <w:noProof/>
                <w:webHidden/>
              </w:rPr>
              <w:t>10</w:t>
            </w:r>
            <w:r w:rsidR="00C40AB7">
              <w:rPr>
                <w:noProof/>
                <w:webHidden/>
              </w:rPr>
              <w:fldChar w:fldCharType="end"/>
            </w:r>
          </w:hyperlink>
        </w:p>
        <w:p w14:paraId="096A6C2C" w14:textId="411D912D" w:rsidR="00C40AB7" w:rsidRDefault="004C363D">
          <w:pPr>
            <w:pStyle w:val="Verzeichnis2"/>
            <w:tabs>
              <w:tab w:val="right" w:leader="dot" w:pos="9062"/>
            </w:tabs>
            <w:rPr>
              <w:rFonts w:eastAsiaTheme="minorEastAsia" w:cstheme="minorBidi"/>
              <w:i w:val="0"/>
              <w:iCs w:val="0"/>
              <w:noProof/>
              <w:sz w:val="24"/>
              <w:szCs w:val="24"/>
              <w:lang w:eastAsia="de-DE"/>
            </w:rPr>
          </w:pPr>
          <w:hyperlink w:anchor="_Toc43292554" w:history="1">
            <w:r w:rsidR="00C40AB7" w:rsidRPr="00940AA5">
              <w:rPr>
                <w:rStyle w:val="Hyperlink"/>
                <w:noProof/>
              </w:rPr>
              <w:t>INSTALLATION VON VISUAL PARADIGM</w:t>
            </w:r>
            <w:r w:rsidR="00C40AB7">
              <w:rPr>
                <w:noProof/>
                <w:webHidden/>
              </w:rPr>
              <w:tab/>
            </w:r>
            <w:r w:rsidR="00C40AB7">
              <w:rPr>
                <w:noProof/>
                <w:webHidden/>
              </w:rPr>
              <w:fldChar w:fldCharType="begin"/>
            </w:r>
            <w:r w:rsidR="00C40AB7">
              <w:rPr>
                <w:noProof/>
                <w:webHidden/>
              </w:rPr>
              <w:instrText xml:space="preserve"> PAGEREF _Toc43292554 \h </w:instrText>
            </w:r>
            <w:r w:rsidR="00C40AB7">
              <w:rPr>
                <w:noProof/>
                <w:webHidden/>
              </w:rPr>
            </w:r>
            <w:r w:rsidR="00C40AB7">
              <w:rPr>
                <w:noProof/>
                <w:webHidden/>
              </w:rPr>
              <w:fldChar w:fldCharType="separate"/>
            </w:r>
            <w:r w:rsidR="00C40AB7">
              <w:rPr>
                <w:noProof/>
                <w:webHidden/>
              </w:rPr>
              <w:t>11</w:t>
            </w:r>
            <w:r w:rsidR="00C40AB7">
              <w:rPr>
                <w:noProof/>
                <w:webHidden/>
              </w:rPr>
              <w:fldChar w:fldCharType="end"/>
            </w:r>
          </w:hyperlink>
        </w:p>
        <w:p w14:paraId="52C49A31" w14:textId="35481682" w:rsidR="00C40AB7" w:rsidRDefault="004C363D">
          <w:pPr>
            <w:pStyle w:val="Verzeichnis1"/>
            <w:tabs>
              <w:tab w:val="left" w:pos="440"/>
              <w:tab w:val="right" w:leader="dot" w:pos="9062"/>
            </w:tabs>
            <w:rPr>
              <w:rFonts w:eastAsiaTheme="minorEastAsia" w:cstheme="minorBidi"/>
              <w:b w:val="0"/>
              <w:bCs w:val="0"/>
              <w:noProof/>
              <w:sz w:val="24"/>
              <w:szCs w:val="24"/>
              <w:lang w:eastAsia="de-DE"/>
            </w:rPr>
          </w:pPr>
          <w:hyperlink w:anchor="_Toc43292556" w:history="1">
            <w:r w:rsidR="00C40AB7" w:rsidRPr="00940AA5">
              <w:rPr>
                <w:rStyle w:val="Hyperlink"/>
                <w:rFonts w:ascii="Arial" w:hAnsi="Arial" w:cs="Arial"/>
                <w:noProof/>
              </w:rPr>
              <w:t>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Programmstruktur</w:t>
            </w:r>
            <w:r w:rsidR="00C40AB7">
              <w:rPr>
                <w:noProof/>
                <w:webHidden/>
              </w:rPr>
              <w:tab/>
            </w:r>
            <w:r w:rsidR="00C40AB7">
              <w:rPr>
                <w:noProof/>
                <w:webHidden/>
              </w:rPr>
              <w:fldChar w:fldCharType="begin"/>
            </w:r>
            <w:r w:rsidR="00C40AB7">
              <w:rPr>
                <w:noProof/>
                <w:webHidden/>
              </w:rPr>
              <w:instrText xml:space="preserve"> PAGEREF _Toc43292556 \h </w:instrText>
            </w:r>
            <w:r w:rsidR="00C40AB7">
              <w:rPr>
                <w:noProof/>
                <w:webHidden/>
              </w:rPr>
            </w:r>
            <w:r w:rsidR="00C40AB7">
              <w:rPr>
                <w:noProof/>
                <w:webHidden/>
              </w:rPr>
              <w:fldChar w:fldCharType="separate"/>
            </w:r>
            <w:r w:rsidR="00C40AB7">
              <w:rPr>
                <w:noProof/>
                <w:webHidden/>
              </w:rPr>
              <w:t>12</w:t>
            </w:r>
            <w:r w:rsidR="00C40AB7">
              <w:rPr>
                <w:noProof/>
                <w:webHidden/>
              </w:rPr>
              <w:fldChar w:fldCharType="end"/>
            </w:r>
          </w:hyperlink>
        </w:p>
        <w:p w14:paraId="5B5C2B35" w14:textId="141212FF"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57" w:history="1">
            <w:r w:rsidR="00C40AB7" w:rsidRPr="00940AA5">
              <w:rPr>
                <w:rStyle w:val="Hyperlink"/>
                <w:rFonts w:ascii="Arial" w:hAnsi="Arial" w:cs="Arial"/>
                <w:noProof/>
              </w:rPr>
              <w:t>3.1.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_Toc43292557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79F26F2F" w14:textId="395564A6"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58" w:history="1">
            <w:r w:rsidR="00C40AB7" w:rsidRPr="00940AA5">
              <w:rPr>
                <w:rStyle w:val="Hyperlink"/>
                <w:rFonts w:ascii="Arial" w:hAnsi="Arial" w:cs="Arial"/>
                <w:noProof/>
              </w:rPr>
              <w:t>3.1.1.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Projektdaten</w:t>
            </w:r>
            <w:r w:rsidR="00C40AB7">
              <w:rPr>
                <w:noProof/>
                <w:webHidden/>
              </w:rPr>
              <w:tab/>
            </w:r>
            <w:r w:rsidR="00C40AB7">
              <w:rPr>
                <w:noProof/>
                <w:webHidden/>
              </w:rPr>
              <w:fldChar w:fldCharType="begin"/>
            </w:r>
            <w:r w:rsidR="00C40AB7">
              <w:rPr>
                <w:noProof/>
                <w:webHidden/>
              </w:rPr>
              <w:instrText xml:space="preserve"> PAGEREF _Toc43292558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64A06398" w14:textId="77420730"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59" w:history="1">
            <w:r w:rsidR="00C40AB7" w:rsidRPr="00940AA5">
              <w:rPr>
                <w:rStyle w:val="Hyperlink"/>
                <w:rFonts w:ascii="Arial" w:hAnsi="Arial" w:cs="Arial"/>
                <w:noProof/>
              </w:rPr>
              <w:t>3.1.2.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Aufwandsabschätzung</w:t>
            </w:r>
            <w:r w:rsidR="00C40AB7">
              <w:rPr>
                <w:noProof/>
                <w:webHidden/>
              </w:rPr>
              <w:tab/>
            </w:r>
            <w:r w:rsidR="00C40AB7">
              <w:rPr>
                <w:noProof/>
                <w:webHidden/>
              </w:rPr>
              <w:fldChar w:fldCharType="begin"/>
            </w:r>
            <w:r w:rsidR="00C40AB7">
              <w:rPr>
                <w:noProof/>
                <w:webHidden/>
              </w:rPr>
              <w:instrText xml:space="preserve"> PAGEREF _Toc43292559 \h </w:instrText>
            </w:r>
            <w:r w:rsidR="00C40AB7">
              <w:rPr>
                <w:noProof/>
                <w:webHidden/>
              </w:rPr>
            </w:r>
            <w:r w:rsidR="00C40AB7">
              <w:rPr>
                <w:noProof/>
                <w:webHidden/>
              </w:rPr>
              <w:fldChar w:fldCharType="separate"/>
            </w:r>
            <w:r w:rsidR="00C40AB7">
              <w:rPr>
                <w:noProof/>
                <w:webHidden/>
              </w:rPr>
              <w:t>15</w:t>
            </w:r>
            <w:r w:rsidR="00C40AB7">
              <w:rPr>
                <w:noProof/>
                <w:webHidden/>
              </w:rPr>
              <w:fldChar w:fldCharType="end"/>
            </w:r>
          </w:hyperlink>
        </w:p>
        <w:p w14:paraId="7819B26E" w14:textId="31DA9644"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60" w:history="1">
            <w:r w:rsidR="00C40AB7" w:rsidRPr="00940AA5">
              <w:rPr>
                <w:rStyle w:val="Hyperlink"/>
                <w:rFonts w:ascii="Arial" w:hAnsi="Arial" w:cs="Arial"/>
                <w:noProof/>
              </w:rPr>
              <w:t>3.2.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_Toc43292560 \h </w:instrText>
            </w:r>
            <w:r w:rsidR="00C40AB7">
              <w:rPr>
                <w:noProof/>
                <w:webHidden/>
              </w:rPr>
            </w:r>
            <w:r w:rsidR="00C40AB7">
              <w:rPr>
                <w:noProof/>
                <w:webHidden/>
              </w:rPr>
              <w:fldChar w:fldCharType="separate"/>
            </w:r>
            <w:r w:rsidR="00C40AB7">
              <w:rPr>
                <w:noProof/>
                <w:webHidden/>
              </w:rPr>
              <w:t>16</w:t>
            </w:r>
            <w:r w:rsidR="00C40AB7">
              <w:rPr>
                <w:noProof/>
                <w:webHidden/>
              </w:rPr>
              <w:fldChar w:fldCharType="end"/>
            </w:r>
          </w:hyperlink>
        </w:p>
        <w:p w14:paraId="0CDF1B9A" w14:textId="336F76A1"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61" w:history="1">
            <w:r w:rsidR="00C40AB7" w:rsidRPr="00940AA5">
              <w:rPr>
                <w:rStyle w:val="Hyperlink"/>
                <w:rFonts w:ascii="Arial" w:hAnsi="Arial" w:cs="Arial"/>
                <w:noProof/>
              </w:rPr>
              <w:t>3.3.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_Toc43292561 \h </w:instrText>
            </w:r>
            <w:r w:rsidR="00C40AB7">
              <w:rPr>
                <w:noProof/>
                <w:webHidden/>
              </w:rPr>
            </w:r>
            <w:r w:rsidR="00C40AB7">
              <w:rPr>
                <w:noProof/>
                <w:webHidden/>
              </w:rPr>
              <w:fldChar w:fldCharType="separate"/>
            </w:r>
            <w:r w:rsidR="00C40AB7">
              <w:rPr>
                <w:noProof/>
                <w:webHidden/>
              </w:rPr>
              <w:t>18</w:t>
            </w:r>
            <w:r w:rsidR="00C40AB7">
              <w:rPr>
                <w:noProof/>
                <w:webHidden/>
              </w:rPr>
              <w:fldChar w:fldCharType="end"/>
            </w:r>
          </w:hyperlink>
        </w:p>
        <w:p w14:paraId="66329D50" w14:textId="3E95A694" w:rsidR="00C40AB7" w:rsidRDefault="004C363D">
          <w:pPr>
            <w:pStyle w:val="Verzeichnis1"/>
            <w:tabs>
              <w:tab w:val="left" w:pos="440"/>
              <w:tab w:val="right" w:leader="dot" w:pos="9062"/>
            </w:tabs>
            <w:rPr>
              <w:rFonts w:eastAsiaTheme="minorEastAsia" w:cstheme="minorBidi"/>
              <w:b w:val="0"/>
              <w:bCs w:val="0"/>
              <w:noProof/>
              <w:sz w:val="24"/>
              <w:szCs w:val="24"/>
              <w:lang w:eastAsia="de-DE"/>
            </w:rPr>
          </w:pPr>
          <w:hyperlink w:anchor="_Toc43292564" w:history="1">
            <w:r w:rsidR="00C40AB7" w:rsidRPr="00940AA5">
              <w:rPr>
                <w:rStyle w:val="Hyperlink"/>
                <w:rFonts w:ascii="Arial" w:hAnsi="Arial" w:cs="Arial"/>
                <w:noProof/>
              </w:rPr>
              <w:t>4.</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Prinzipien und Muster</w:t>
            </w:r>
            <w:r w:rsidR="00C40AB7">
              <w:rPr>
                <w:noProof/>
                <w:webHidden/>
              </w:rPr>
              <w:tab/>
            </w:r>
            <w:r w:rsidR="00C40AB7">
              <w:rPr>
                <w:noProof/>
                <w:webHidden/>
              </w:rPr>
              <w:fldChar w:fldCharType="begin"/>
            </w:r>
            <w:r w:rsidR="00C40AB7">
              <w:rPr>
                <w:noProof/>
                <w:webHidden/>
              </w:rPr>
              <w:instrText xml:space="preserve"> PAGEREF _Toc43292564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3EC9F302" w14:textId="3A1E93F9"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65" w:history="1">
            <w:r w:rsidR="00C40AB7" w:rsidRPr="00940AA5">
              <w:rPr>
                <w:rStyle w:val="Hyperlink"/>
                <w:rFonts w:ascii="Arial" w:hAnsi="Arial" w:cs="Arial"/>
                <w:noProof/>
              </w:rPr>
              <w:t>4.1.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Interfaces</w:t>
            </w:r>
            <w:r w:rsidR="00C40AB7">
              <w:rPr>
                <w:noProof/>
                <w:webHidden/>
              </w:rPr>
              <w:tab/>
            </w:r>
            <w:r w:rsidR="00C40AB7">
              <w:rPr>
                <w:noProof/>
                <w:webHidden/>
              </w:rPr>
              <w:fldChar w:fldCharType="begin"/>
            </w:r>
            <w:r w:rsidR="00C40AB7">
              <w:rPr>
                <w:noProof/>
                <w:webHidden/>
              </w:rPr>
              <w:instrText xml:space="preserve"> PAGEREF _Toc43292565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647C719C" w14:textId="5213206D"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66" w:history="1">
            <w:r w:rsidR="00C40AB7" w:rsidRPr="00940AA5">
              <w:rPr>
                <w:rStyle w:val="Hyperlink"/>
                <w:rFonts w:ascii="Arial" w:hAnsi="Arial" w:cs="Arial"/>
                <w:noProof/>
              </w:rPr>
              <w:t>4.2.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Singleton</w:t>
            </w:r>
            <w:r w:rsidR="00C40AB7">
              <w:rPr>
                <w:noProof/>
                <w:webHidden/>
              </w:rPr>
              <w:tab/>
            </w:r>
            <w:r w:rsidR="00C40AB7">
              <w:rPr>
                <w:noProof/>
                <w:webHidden/>
              </w:rPr>
              <w:fldChar w:fldCharType="begin"/>
            </w:r>
            <w:r w:rsidR="00C40AB7">
              <w:rPr>
                <w:noProof/>
                <w:webHidden/>
              </w:rPr>
              <w:instrText xml:space="preserve"> PAGEREF _Toc43292566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151F5E5E" w14:textId="0B9ADB06"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67" w:history="1">
            <w:r w:rsidR="00C40AB7" w:rsidRPr="00940AA5">
              <w:rPr>
                <w:rStyle w:val="Hyperlink"/>
                <w:rFonts w:ascii="Arial" w:hAnsi="Arial" w:cs="Arial"/>
                <w:noProof/>
              </w:rPr>
              <w:t>4.3.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Factory</w:t>
            </w:r>
            <w:r w:rsidR="00C40AB7">
              <w:rPr>
                <w:noProof/>
                <w:webHidden/>
              </w:rPr>
              <w:tab/>
            </w:r>
            <w:r w:rsidR="00C40AB7">
              <w:rPr>
                <w:noProof/>
                <w:webHidden/>
              </w:rPr>
              <w:fldChar w:fldCharType="begin"/>
            </w:r>
            <w:r w:rsidR="00C40AB7">
              <w:rPr>
                <w:noProof/>
                <w:webHidden/>
              </w:rPr>
              <w:instrText xml:space="preserve"> PAGEREF _Toc43292567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6F73F6D1" w14:textId="6CCA45B5" w:rsidR="00C40AB7" w:rsidRDefault="004C363D">
          <w:pPr>
            <w:pStyle w:val="Verzeichnis1"/>
            <w:tabs>
              <w:tab w:val="left" w:pos="440"/>
              <w:tab w:val="right" w:leader="dot" w:pos="9062"/>
            </w:tabs>
            <w:rPr>
              <w:rFonts w:eastAsiaTheme="minorEastAsia" w:cstheme="minorBidi"/>
              <w:b w:val="0"/>
              <w:bCs w:val="0"/>
              <w:noProof/>
              <w:sz w:val="24"/>
              <w:szCs w:val="24"/>
              <w:lang w:eastAsia="de-DE"/>
            </w:rPr>
          </w:pPr>
          <w:hyperlink w:anchor="_Toc43292568" w:history="1">
            <w:r w:rsidR="00C40AB7" w:rsidRPr="00940AA5">
              <w:rPr>
                <w:rStyle w:val="Hyperlink"/>
                <w:rFonts w:ascii="Arial" w:hAnsi="Arial" w:cs="Arial"/>
                <w:noProof/>
              </w:rPr>
              <w:t>5.</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Programmtests</w:t>
            </w:r>
            <w:r w:rsidR="00C40AB7">
              <w:rPr>
                <w:noProof/>
                <w:webHidden/>
              </w:rPr>
              <w:tab/>
            </w:r>
            <w:r w:rsidR="00C40AB7">
              <w:rPr>
                <w:noProof/>
                <w:webHidden/>
              </w:rPr>
              <w:fldChar w:fldCharType="begin"/>
            </w:r>
            <w:r w:rsidR="00C40AB7">
              <w:rPr>
                <w:noProof/>
                <w:webHidden/>
              </w:rPr>
              <w:instrText xml:space="preserve"> PAGEREF _Toc43292568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4ED09262" w14:textId="62718DF8"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69" w:history="1">
            <w:r w:rsidR="00C40AB7" w:rsidRPr="00940AA5">
              <w:rPr>
                <w:rStyle w:val="Hyperlink"/>
                <w:rFonts w:ascii="Arial" w:hAnsi="Arial" w:cs="Arial"/>
                <w:noProof/>
              </w:rPr>
              <w:t>5.1.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Import/Export</w:t>
            </w:r>
            <w:r w:rsidR="00C40AB7">
              <w:rPr>
                <w:noProof/>
                <w:webHidden/>
              </w:rPr>
              <w:tab/>
            </w:r>
            <w:r w:rsidR="00C40AB7">
              <w:rPr>
                <w:noProof/>
                <w:webHidden/>
              </w:rPr>
              <w:fldChar w:fldCharType="begin"/>
            </w:r>
            <w:r w:rsidR="00C40AB7">
              <w:rPr>
                <w:noProof/>
                <w:webHidden/>
              </w:rPr>
              <w:instrText xml:space="preserve"> PAGEREF _Toc43292569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328C8727" w14:textId="7012A082"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70" w:history="1">
            <w:r w:rsidR="00C40AB7" w:rsidRPr="00940AA5">
              <w:rPr>
                <w:rStyle w:val="Hyperlink"/>
                <w:rFonts w:ascii="Arial" w:hAnsi="Arial" w:cs="Arial"/>
                <w:noProof/>
              </w:rPr>
              <w:t>5.1.1.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w:t>
            </w:r>
            <w:r w:rsidR="00C40AB7">
              <w:rPr>
                <w:noProof/>
                <w:webHidden/>
              </w:rPr>
              <w:tab/>
            </w:r>
            <w:r w:rsidR="00C40AB7">
              <w:rPr>
                <w:noProof/>
                <w:webHidden/>
              </w:rPr>
              <w:fldChar w:fldCharType="begin"/>
            </w:r>
            <w:r w:rsidR="00C40AB7">
              <w:rPr>
                <w:noProof/>
                <w:webHidden/>
              </w:rPr>
              <w:instrText xml:space="preserve"> PAGEREF _Toc43292570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5429BCEE" w14:textId="4564FA34" w:rsidR="00C40AB7" w:rsidRDefault="004C363D">
          <w:pPr>
            <w:pStyle w:val="Verzeichnis1"/>
            <w:tabs>
              <w:tab w:val="right" w:leader="dot" w:pos="9062"/>
            </w:tabs>
            <w:rPr>
              <w:rFonts w:eastAsiaTheme="minorEastAsia" w:cstheme="minorBidi"/>
              <w:b w:val="0"/>
              <w:bCs w:val="0"/>
              <w:noProof/>
              <w:sz w:val="24"/>
              <w:szCs w:val="24"/>
              <w:lang w:eastAsia="de-DE"/>
            </w:rPr>
          </w:pPr>
          <w:hyperlink w:anchor="_Toc43292571" w:history="1">
            <w:r w:rsidR="00C40AB7">
              <w:rPr>
                <w:noProof/>
                <w:webHidden/>
              </w:rPr>
              <w:tab/>
            </w:r>
            <w:r w:rsidR="00C40AB7">
              <w:rPr>
                <w:noProof/>
                <w:webHidden/>
              </w:rPr>
              <w:fldChar w:fldCharType="begin"/>
            </w:r>
            <w:r w:rsidR="00C40AB7">
              <w:rPr>
                <w:noProof/>
                <w:webHidden/>
              </w:rPr>
              <w:instrText xml:space="preserve"> PAGEREF _Toc43292571 \h </w:instrText>
            </w:r>
            <w:r w:rsidR="00C40AB7">
              <w:rPr>
                <w:noProof/>
                <w:webHidden/>
              </w:rPr>
            </w:r>
            <w:r w:rsidR="00C40AB7">
              <w:rPr>
                <w:noProof/>
                <w:webHidden/>
              </w:rPr>
              <w:fldChar w:fldCharType="separate"/>
            </w:r>
            <w:r w:rsidR="00C40AB7">
              <w:rPr>
                <w:noProof/>
                <w:webHidden/>
              </w:rPr>
              <w:t>23</w:t>
            </w:r>
            <w:r w:rsidR="00C40AB7">
              <w:rPr>
                <w:noProof/>
                <w:webHidden/>
              </w:rPr>
              <w:fldChar w:fldCharType="end"/>
            </w:r>
          </w:hyperlink>
        </w:p>
        <w:p w14:paraId="6041E787" w14:textId="7B6F4603"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72" w:history="1">
            <w:r w:rsidR="00C40AB7" w:rsidRPr="00940AA5">
              <w:rPr>
                <w:rStyle w:val="Hyperlink"/>
                <w:rFonts w:ascii="Arial" w:hAnsi="Arial" w:cs="Arial"/>
                <w:noProof/>
              </w:rPr>
              <w:t>5.1.2.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Export</w:t>
            </w:r>
            <w:r w:rsidR="00C40AB7">
              <w:rPr>
                <w:noProof/>
                <w:webHidden/>
              </w:rPr>
              <w:tab/>
            </w:r>
            <w:r w:rsidR="00C40AB7">
              <w:rPr>
                <w:noProof/>
                <w:webHidden/>
              </w:rPr>
              <w:fldChar w:fldCharType="begin"/>
            </w:r>
            <w:r w:rsidR="00C40AB7">
              <w:rPr>
                <w:noProof/>
                <w:webHidden/>
              </w:rPr>
              <w:instrText xml:space="preserve"> PAGEREF _Toc43292572 \h </w:instrText>
            </w:r>
            <w:r w:rsidR="00C40AB7">
              <w:rPr>
                <w:noProof/>
                <w:webHidden/>
              </w:rPr>
            </w:r>
            <w:r w:rsidR="00C40AB7">
              <w:rPr>
                <w:noProof/>
                <w:webHidden/>
              </w:rPr>
              <w:fldChar w:fldCharType="separate"/>
            </w:r>
            <w:r w:rsidR="00C40AB7">
              <w:rPr>
                <w:noProof/>
                <w:webHidden/>
              </w:rPr>
              <w:t>24</w:t>
            </w:r>
            <w:r w:rsidR="00C40AB7">
              <w:rPr>
                <w:noProof/>
                <w:webHidden/>
              </w:rPr>
              <w:fldChar w:fldCharType="end"/>
            </w:r>
          </w:hyperlink>
        </w:p>
        <w:p w14:paraId="5B5C038D" w14:textId="1079B5C1"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73" w:history="1">
            <w:r w:rsidR="00C40AB7" w:rsidRPr="00940AA5">
              <w:rPr>
                <w:rStyle w:val="Hyperlink"/>
                <w:rFonts w:ascii="Arial" w:hAnsi="Arial" w:cs="Arial"/>
                <w:noProof/>
              </w:rPr>
              <w:t>5.2.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Selbstoptimierung</w:t>
            </w:r>
            <w:r w:rsidR="00C40AB7">
              <w:rPr>
                <w:noProof/>
                <w:webHidden/>
              </w:rPr>
              <w:tab/>
            </w:r>
            <w:r w:rsidR="00C40AB7">
              <w:rPr>
                <w:noProof/>
                <w:webHidden/>
              </w:rPr>
              <w:fldChar w:fldCharType="begin"/>
            </w:r>
            <w:r w:rsidR="00C40AB7">
              <w:rPr>
                <w:noProof/>
                <w:webHidden/>
              </w:rPr>
              <w:instrText xml:space="preserve"> PAGEREF _Toc43292573 \h </w:instrText>
            </w:r>
            <w:r w:rsidR="00C40AB7">
              <w:rPr>
                <w:noProof/>
                <w:webHidden/>
              </w:rPr>
            </w:r>
            <w:r w:rsidR="00C40AB7">
              <w:rPr>
                <w:noProof/>
                <w:webHidden/>
              </w:rPr>
              <w:fldChar w:fldCharType="separate"/>
            </w:r>
            <w:r w:rsidR="00C40AB7">
              <w:rPr>
                <w:noProof/>
                <w:webHidden/>
              </w:rPr>
              <w:t>28</w:t>
            </w:r>
            <w:r w:rsidR="00C40AB7">
              <w:rPr>
                <w:noProof/>
                <w:webHidden/>
              </w:rPr>
              <w:fldChar w:fldCharType="end"/>
            </w:r>
          </w:hyperlink>
        </w:p>
        <w:p w14:paraId="74012C6F" w14:textId="0D603143"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74" w:history="1">
            <w:r w:rsidR="00C40AB7" w:rsidRPr="00940AA5">
              <w:rPr>
                <w:rStyle w:val="Hyperlink"/>
                <w:rFonts w:ascii="Arial" w:hAnsi="Arial" w:cs="Arial"/>
                <w:noProof/>
              </w:rPr>
              <w:t>5.2.1.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notifyAdjustFactors()</w:t>
            </w:r>
            <w:r w:rsidR="00C40AB7">
              <w:rPr>
                <w:noProof/>
                <w:webHidden/>
              </w:rPr>
              <w:tab/>
            </w:r>
            <w:r w:rsidR="00C40AB7">
              <w:rPr>
                <w:noProof/>
                <w:webHidden/>
              </w:rPr>
              <w:fldChar w:fldCharType="begin"/>
            </w:r>
            <w:r w:rsidR="00C40AB7">
              <w:rPr>
                <w:noProof/>
                <w:webHidden/>
              </w:rPr>
              <w:instrText xml:space="preserve"> PAGEREF _Toc43292574 \h </w:instrText>
            </w:r>
            <w:r w:rsidR="00C40AB7">
              <w:rPr>
                <w:noProof/>
                <w:webHidden/>
              </w:rPr>
            </w:r>
            <w:r w:rsidR="00C40AB7">
              <w:rPr>
                <w:noProof/>
                <w:webHidden/>
              </w:rPr>
              <w:fldChar w:fldCharType="separate"/>
            </w:r>
            <w:r w:rsidR="00C40AB7">
              <w:rPr>
                <w:noProof/>
                <w:webHidden/>
              </w:rPr>
              <w:t>29</w:t>
            </w:r>
            <w:r w:rsidR="00C40AB7">
              <w:rPr>
                <w:noProof/>
                <w:webHidden/>
              </w:rPr>
              <w:fldChar w:fldCharType="end"/>
            </w:r>
          </w:hyperlink>
        </w:p>
        <w:p w14:paraId="6C1293F6" w14:textId="22820B19"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75" w:history="1">
            <w:r w:rsidR="00C40AB7" w:rsidRPr="00940AA5">
              <w:rPr>
                <w:rStyle w:val="Hyperlink"/>
                <w:rFonts w:ascii="Arial" w:hAnsi="Arial" w:cs="Arial"/>
                <w:noProof/>
              </w:rPr>
              <w:t>5.2.2.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increaseFactors()</w:t>
            </w:r>
            <w:r w:rsidR="00C40AB7">
              <w:rPr>
                <w:noProof/>
                <w:webHidden/>
              </w:rPr>
              <w:tab/>
            </w:r>
            <w:r w:rsidR="00C40AB7">
              <w:rPr>
                <w:noProof/>
                <w:webHidden/>
              </w:rPr>
              <w:fldChar w:fldCharType="begin"/>
            </w:r>
            <w:r w:rsidR="00C40AB7">
              <w:rPr>
                <w:noProof/>
                <w:webHidden/>
              </w:rPr>
              <w:instrText xml:space="preserve"> PAGEREF _Toc43292575 \h </w:instrText>
            </w:r>
            <w:r w:rsidR="00C40AB7">
              <w:rPr>
                <w:noProof/>
                <w:webHidden/>
              </w:rPr>
            </w:r>
            <w:r w:rsidR="00C40AB7">
              <w:rPr>
                <w:noProof/>
                <w:webHidden/>
              </w:rPr>
              <w:fldChar w:fldCharType="separate"/>
            </w:r>
            <w:r w:rsidR="00C40AB7">
              <w:rPr>
                <w:noProof/>
                <w:webHidden/>
              </w:rPr>
              <w:t>31</w:t>
            </w:r>
            <w:r w:rsidR="00C40AB7">
              <w:rPr>
                <w:noProof/>
                <w:webHidden/>
              </w:rPr>
              <w:fldChar w:fldCharType="end"/>
            </w:r>
          </w:hyperlink>
        </w:p>
        <w:p w14:paraId="1FC3251A" w14:textId="4EE6A32C"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76" w:history="1">
            <w:r w:rsidR="00C40AB7" w:rsidRPr="00940AA5">
              <w:rPr>
                <w:rStyle w:val="Hyperlink"/>
                <w:rFonts w:ascii="Arial" w:hAnsi="Arial" w:cs="Arial"/>
                <w:noProof/>
              </w:rPr>
              <w:t>5.2.3.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decreaseFactors()</w:t>
            </w:r>
            <w:r w:rsidR="00C40AB7">
              <w:rPr>
                <w:noProof/>
                <w:webHidden/>
              </w:rPr>
              <w:tab/>
            </w:r>
            <w:r w:rsidR="00C40AB7">
              <w:rPr>
                <w:noProof/>
                <w:webHidden/>
              </w:rPr>
              <w:fldChar w:fldCharType="begin"/>
            </w:r>
            <w:r w:rsidR="00C40AB7">
              <w:rPr>
                <w:noProof/>
                <w:webHidden/>
              </w:rPr>
              <w:instrText xml:space="preserve"> PAGEREF _Toc43292576 \h </w:instrText>
            </w:r>
            <w:r w:rsidR="00C40AB7">
              <w:rPr>
                <w:noProof/>
                <w:webHidden/>
              </w:rPr>
            </w:r>
            <w:r w:rsidR="00C40AB7">
              <w:rPr>
                <w:noProof/>
                <w:webHidden/>
              </w:rPr>
              <w:fldChar w:fldCharType="separate"/>
            </w:r>
            <w:r w:rsidR="00C40AB7">
              <w:rPr>
                <w:noProof/>
                <w:webHidden/>
              </w:rPr>
              <w:t>33</w:t>
            </w:r>
            <w:r w:rsidR="00C40AB7">
              <w:rPr>
                <w:noProof/>
                <w:webHidden/>
              </w:rPr>
              <w:fldChar w:fldCharType="end"/>
            </w:r>
          </w:hyperlink>
        </w:p>
        <w:p w14:paraId="1C731D1B" w14:textId="23B48A6E" w:rsidR="00C40AB7" w:rsidRDefault="004C363D">
          <w:pPr>
            <w:pStyle w:val="Verzeichnis1"/>
            <w:tabs>
              <w:tab w:val="left" w:pos="440"/>
              <w:tab w:val="right" w:leader="dot" w:pos="9062"/>
            </w:tabs>
            <w:rPr>
              <w:rFonts w:eastAsiaTheme="minorEastAsia" w:cstheme="minorBidi"/>
              <w:b w:val="0"/>
              <w:bCs w:val="0"/>
              <w:noProof/>
              <w:sz w:val="24"/>
              <w:szCs w:val="24"/>
              <w:lang w:eastAsia="de-DE"/>
            </w:rPr>
          </w:pPr>
          <w:hyperlink w:anchor="_Toc43292577" w:history="1">
            <w:r w:rsidR="00C40AB7" w:rsidRPr="00940AA5">
              <w:rPr>
                <w:rStyle w:val="Hyperlink"/>
                <w:rFonts w:ascii="Arial" w:hAnsi="Arial" w:cs="Arial"/>
                <w:noProof/>
              </w:rPr>
              <w:t>6.</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Anhang</w:t>
            </w:r>
            <w:r w:rsidR="00C40AB7">
              <w:rPr>
                <w:noProof/>
                <w:webHidden/>
              </w:rPr>
              <w:tab/>
            </w:r>
            <w:r w:rsidR="00C40AB7">
              <w:rPr>
                <w:noProof/>
                <w:webHidden/>
              </w:rPr>
              <w:fldChar w:fldCharType="begin"/>
            </w:r>
            <w:r w:rsidR="00C40AB7">
              <w:rPr>
                <w:noProof/>
                <w:webHidden/>
              </w:rPr>
              <w:instrText xml:space="preserve"> PAGEREF _Toc43292577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0730534D" w14:textId="328F9AD1" w:rsidR="00C40AB7" w:rsidRDefault="004C363D">
          <w:pPr>
            <w:pStyle w:val="Verzeichnis1"/>
            <w:tabs>
              <w:tab w:val="left" w:pos="660"/>
              <w:tab w:val="right" w:leader="dot" w:pos="9062"/>
            </w:tabs>
            <w:rPr>
              <w:rFonts w:eastAsiaTheme="minorEastAsia" w:cstheme="minorBidi"/>
              <w:b w:val="0"/>
              <w:bCs w:val="0"/>
              <w:noProof/>
              <w:sz w:val="24"/>
              <w:szCs w:val="24"/>
              <w:lang w:eastAsia="de-DE"/>
            </w:rPr>
          </w:pPr>
          <w:hyperlink w:anchor="_Toc43292578" w:history="1">
            <w:r w:rsidR="00C40AB7" w:rsidRPr="00940AA5">
              <w:rPr>
                <w:rStyle w:val="Hyperlink"/>
                <w:rFonts w:ascii="Arial" w:hAnsi="Arial" w:cs="Arial"/>
                <w:noProof/>
              </w:rPr>
              <w:t>6.1.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Klassendiagramme</w:t>
            </w:r>
            <w:r w:rsidR="00C40AB7">
              <w:rPr>
                <w:noProof/>
                <w:webHidden/>
              </w:rPr>
              <w:tab/>
            </w:r>
            <w:r w:rsidR="00C40AB7">
              <w:rPr>
                <w:noProof/>
                <w:webHidden/>
              </w:rPr>
              <w:fldChar w:fldCharType="begin"/>
            </w:r>
            <w:r w:rsidR="00C40AB7">
              <w:rPr>
                <w:noProof/>
                <w:webHidden/>
              </w:rPr>
              <w:instrText xml:space="preserve"> PAGEREF _Toc43292578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63F8772E" w14:textId="3037C4FD"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79" w:history="1">
            <w:r w:rsidR="00C40AB7" w:rsidRPr="00940AA5">
              <w:rPr>
                <w:rStyle w:val="Hyperlink"/>
                <w:rFonts w:ascii="Arial" w:hAnsi="Arial" w:cs="Arial"/>
                <w:noProof/>
              </w:rPr>
              <w:t>6.1.1.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_Toc43292579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4E01011E" w14:textId="62C4D176"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80" w:history="1">
            <w:r w:rsidR="00C40AB7" w:rsidRPr="00940AA5">
              <w:rPr>
                <w:rStyle w:val="Hyperlink"/>
                <w:rFonts w:ascii="Arial" w:hAnsi="Arial" w:cs="Arial"/>
                <w:noProof/>
              </w:rPr>
              <w:t>6.1.2.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_Toc43292580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1794BAD6" w14:textId="6390DCFD" w:rsidR="00C40AB7" w:rsidRDefault="004C363D">
          <w:pPr>
            <w:pStyle w:val="Verzeichnis1"/>
            <w:tabs>
              <w:tab w:val="left" w:pos="880"/>
              <w:tab w:val="right" w:leader="dot" w:pos="9062"/>
            </w:tabs>
            <w:rPr>
              <w:rFonts w:eastAsiaTheme="minorEastAsia" w:cstheme="minorBidi"/>
              <w:b w:val="0"/>
              <w:bCs w:val="0"/>
              <w:noProof/>
              <w:sz w:val="24"/>
              <w:szCs w:val="24"/>
              <w:lang w:eastAsia="de-DE"/>
            </w:rPr>
          </w:pPr>
          <w:hyperlink w:anchor="_Toc43292581" w:history="1">
            <w:r w:rsidR="00C40AB7" w:rsidRPr="00940AA5">
              <w:rPr>
                <w:rStyle w:val="Hyperlink"/>
                <w:rFonts w:ascii="Arial" w:hAnsi="Arial" w:cs="Arial"/>
                <w:noProof/>
              </w:rPr>
              <w:t>6.1.3.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_Toc43292581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7F622B26" w14:textId="3FD05C8A" w:rsidR="00077A29" w:rsidRPr="007F50A3" w:rsidRDefault="00077A29" w:rsidP="007F50A3">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Kommentarzeichen"/>
            </w:rPr>
            <w:commentReference w:id="4"/>
          </w:r>
        </w:p>
      </w:sdtContent>
    </w:sdt>
    <w:p w14:paraId="313C133C" w14:textId="77777777" w:rsidR="00D66F95" w:rsidRPr="007F50A3" w:rsidRDefault="00D66F95" w:rsidP="007F50A3">
      <w:pPr>
        <w:spacing w:line="360" w:lineRule="auto"/>
        <w:jc w:val="both"/>
        <w:rPr>
          <w:rFonts w:ascii="Arial" w:hAnsi="Arial" w:cs="Arial"/>
          <w:sz w:val="30"/>
          <w:szCs w:val="30"/>
        </w:rPr>
      </w:pPr>
    </w:p>
    <w:p w14:paraId="5F1945EB" w14:textId="7D9396E7" w:rsidR="00D66F95" w:rsidRPr="007F50A3" w:rsidRDefault="00D66F95" w:rsidP="007F50A3">
      <w:pPr>
        <w:spacing w:line="360" w:lineRule="auto"/>
        <w:jc w:val="both"/>
        <w:rPr>
          <w:rFonts w:ascii="Arial" w:hAnsi="Arial" w:cs="Arial"/>
          <w:sz w:val="30"/>
          <w:szCs w:val="30"/>
        </w:rPr>
      </w:pPr>
      <w:r w:rsidRPr="007F50A3">
        <w:rPr>
          <w:rFonts w:ascii="Arial" w:hAnsi="Arial" w:cs="Arial"/>
          <w:sz w:val="30"/>
          <w:szCs w:val="30"/>
        </w:rPr>
        <w:br w:type="page"/>
      </w:r>
    </w:p>
    <w:p w14:paraId="145E28EB" w14:textId="4ECD204B" w:rsidR="00134FCF" w:rsidRPr="00E27202" w:rsidRDefault="00134FCF" w:rsidP="00134FCF">
      <w:pPr>
        <w:pStyle w:val="berschrift1"/>
        <w:numPr>
          <w:ilvl w:val="0"/>
          <w:numId w:val="10"/>
        </w:numPr>
        <w:rPr>
          <w:rFonts w:ascii="Arial" w:hAnsi="Arial" w:cs="Arial"/>
          <w:color w:val="auto"/>
        </w:rPr>
      </w:pPr>
      <w:r>
        <w:rPr>
          <w:rFonts w:ascii="Arial" w:hAnsi="Arial" w:cs="Arial"/>
          <w:color w:val="auto"/>
        </w:rPr>
        <w:lastRenderedPageBreak/>
        <w:t xml:space="preserve"> </w:t>
      </w:r>
      <w:bookmarkStart w:id="5" w:name="_Toc43292547"/>
      <w:r>
        <w:rPr>
          <w:rFonts w:ascii="Arial" w:hAnsi="Arial" w:cs="Arial"/>
          <w:color w:val="auto"/>
        </w:rPr>
        <w:t>Einleitung</w:t>
      </w:r>
      <w:bookmarkEnd w:id="5"/>
    </w:p>
    <w:p w14:paraId="161F380F" w14:textId="3E23C3E6" w:rsidR="00134FCF" w:rsidRDefault="00134FCF" w:rsidP="00997643">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7F50A3">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 xml:space="preserve">Computer-aided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756B9D">
        <w:rPr>
          <w:rFonts w:ascii="Arial" w:hAnsi="Arial" w:cs="Arial"/>
        </w:rPr>
        <w:t xml:space="preserve"> </w:t>
      </w:r>
      <w:r w:rsidR="00A6464F">
        <w:rPr>
          <w:rFonts w:ascii="Arial" w:hAnsi="Arial" w:cs="Arial"/>
        </w:rPr>
        <w:t>implementiert.</w:t>
      </w:r>
    </w:p>
    <w:p w14:paraId="08C9B56A" w14:textId="0680AC30" w:rsidR="00351B20" w:rsidRPr="009822C3" w:rsidRDefault="002F7D69" w:rsidP="007F50A3">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durch</w:t>
      </w:r>
      <w:r w:rsidR="00A43A40">
        <w:rPr>
          <w:rFonts w:ascii="Arial" w:hAnsi="Arial" w:cs="Arial"/>
        </w:rPr>
        <w:t xml:space="preserve"> die</w:t>
      </w:r>
      <w:r w:rsidR="00D6266F">
        <w:rPr>
          <w:rFonts w:ascii="Arial" w:hAnsi="Arial" w:cs="Arial"/>
        </w:rPr>
        <w:t xml:space="preserve"> Anforderung</w:t>
      </w:r>
      <w:r w:rsidR="00A43A40">
        <w:rPr>
          <w:rFonts w:ascii="Arial" w:hAnsi="Arial" w:cs="Arial"/>
        </w:rPr>
        <w:t xml:space="preserve">en </w:t>
      </w:r>
      <w:r w:rsidR="00D6266F">
        <w:rPr>
          <w:rFonts w:ascii="Arial" w:hAnsi="Arial" w:cs="Arial"/>
        </w:rPr>
        <w:t>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Kommentarzeichen"/>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eien, das die zentrale Speicherung</w:t>
      </w:r>
      <w:r w:rsidR="00756B9D">
        <w:rPr>
          <w:rFonts w:ascii="Arial" w:hAnsi="Arial" w:cs="Arial"/>
        </w:rPr>
        <w:t xml:space="preserve"> </w:t>
      </w:r>
      <w:r w:rsidR="00EA3B19">
        <w:rPr>
          <w:rFonts w:ascii="Arial" w:hAnsi="Arial" w:cs="Arial"/>
        </w:rPr>
        <w:t>der Softwaredaten darstellt, sehr einfach in Java zu implementieren.</w:t>
      </w:r>
    </w:p>
    <w:p w14:paraId="7E2D334C" w14:textId="2E717D6E" w:rsidR="009C36F7" w:rsidRDefault="009C36F7" w:rsidP="007F50A3">
      <w:pPr>
        <w:spacing w:line="360" w:lineRule="auto"/>
        <w:jc w:val="both"/>
        <w:rPr>
          <w:rFonts w:ascii="Arial" w:hAnsi="Arial" w:cs="Arial"/>
        </w:rPr>
      </w:pPr>
      <w:bookmarkStart w:id="7" w:name="_Toc21688791"/>
      <w:bookmarkEnd w:id="7"/>
      <w:r>
        <w:rPr>
          <w:rFonts w:ascii="Arial" w:hAnsi="Arial" w:cs="Arial"/>
        </w:rPr>
        <w:t>Als Build Tool wird Maven eingesetzt und als Testframework JUnit.</w:t>
      </w:r>
    </w:p>
    <w:p w14:paraId="62C34405" w14:textId="4EFBB68E" w:rsidR="00710608" w:rsidRPr="009822C3" w:rsidRDefault="00710608" w:rsidP="007F50A3">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7F50A3">
      <w:pPr>
        <w:spacing w:line="360" w:lineRule="auto"/>
        <w:jc w:val="both"/>
        <w:rPr>
          <w:rFonts w:ascii="Arial" w:hAnsi="Arial" w:cs="Arial"/>
        </w:rPr>
      </w:pPr>
      <w:r>
        <w:rPr>
          <w:rFonts w:ascii="Arial" w:hAnsi="Arial" w:cs="Arial"/>
        </w:rPr>
        <w:t>Im nachfolgenden Kapitel sind die Tools aufgeführt</w:t>
      </w:r>
      <w:r w:rsidR="00C701A8">
        <w:rPr>
          <w:rFonts w:ascii="Arial" w:hAnsi="Arial" w:cs="Arial"/>
        </w:rPr>
        <w: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E27202" w:rsidRDefault="00134FCF" w:rsidP="00E27202">
      <w:pPr>
        <w:pStyle w:val="berschrift1"/>
        <w:numPr>
          <w:ilvl w:val="0"/>
          <w:numId w:val="10"/>
        </w:numPr>
        <w:rPr>
          <w:ins w:id="8" w:author="Maier Stefan (inf18229)" w:date="2019-10-10T13:58:00Z"/>
          <w:rFonts w:ascii="Arial" w:hAnsi="Arial" w:cs="Arial"/>
          <w:color w:val="auto"/>
        </w:rPr>
      </w:pPr>
      <w:r w:rsidRPr="009822C3">
        <w:rPr>
          <w:rFonts w:ascii="Arial" w:hAnsi="Arial" w:cs="Arial"/>
          <w:color w:val="auto"/>
        </w:rPr>
        <w:t xml:space="preserve"> </w:t>
      </w:r>
      <w:bookmarkStart w:id="9" w:name="_Toc43292548"/>
      <w:r>
        <w:rPr>
          <w:rFonts w:ascii="Arial" w:hAnsi="Arial" w:cs="Arial"/>
          <w:color w:val="auto"/>
        </w:rPr>
        <w:t>Installations-/ Debugging-Hinweise</w:t>
      </w:r>
      <w:bookmarkEnd w:id="9"/>
    </w:p>
    <w:p w14:paraId="2E562B3C" w14:textId="77777777" w:rsidR="00204DF2" w:rsidRDefault="00204DF2" w:rsidP="000B0DBC">
      <w:pPr>
        <w:spacing w:line="360" w:lineRule="auto"/>
        <w:jc w:val="both"/>
        <w:rPr>
          <w:rFonts w:ascii="Arial" w:hAnsi="Arial" w:cs="Arial"/>
        </w:rPr>
      </w:pPr>
    </w:p>
    <w:p w14:paraId="3542C1AE" w14:textId="7EE95FDA" w:rsidR="001D614E" w:rsidRPr="00921C7B" w:rsidRDefault="00F64B4A" w:rsidP="002F26CD">
      <w:pPr>
        <w:pStyle w:val="berschriftCustom"/>
      </w:pPr>
      <w:bookmarkStart w:id="10" w:name="_Toc43292549"/>
      <w:r w:rsidRPr="00921C7B">
        <w:t>INSTALLATION JAVA IDE</w:t>
      </w:r>
      <w:bookmarkEnd w:id="10"/>
    </w:p>
    <w:p w14:paraId="1F417185" w14:textId="7184A3D7" w:rsidR="00F64B4A" w:rsidRDefault="00F64B4A" w:rsidP="000B0DBC">
      <w:pPr>
        <w:spacing w:line="360" w:lineRule="auto"/>
        <w:jc w:val="both"/>
        <w:rPr>
          <w:rFonts w:ascii="Arial" w:hAnsi="Arial" w:cs="Arial"/>
        </w:rPr>
      </w:pPr>
      <w:r>
        <w:rPr>
          <w:rFonts w:ascii="Arial" w:hAnsi="Arial" w:cs="Arial"/>
        </w:rPr>
        <w:t xml:space="preserve">Für die Kompilierung der Software wird </w:t>
      </w:r>
      <w:r w:rsidR="00C52AF3">
        <w:rPr>
          <w:rFonts w:ascii="Arial" w:hAnsi="Arial" w:cs="Arial"/>
        </w:rPr>
        <w:t xml:space="preserve">Intellij IDEA </w:t>
      </w:r>
      <w:r w:rsidR="00E3176B">
        <w:rPr>
          <w:rFonts w:ascii="Arial" w:hAnsi="Arial" w:cs="Arial"/>
        </w:rPr>
        <w:t>2019.3.5</w:t>
      </w:r>
      <w:r w:rsidR="00C52AF3">
        <w:rPr>
          <w:rFonts w:ascii="Arial" w:hAnsi="Arial" w:cs="Arial"/>
        </w:rPr>
        <w:t xml:space="preserve"> als Integrated Developement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0B0DBC">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 xml:space="preserve">folgend,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4C363D" w:rsidP="00C27725">
      <w:pPr>
        <w:spacing w:line="360" w:lineRule="auto"/>
        <w:jc w:val="center"/>
        <w:rPr>
          <w:rFonts w:ascii="Arial" w:hAnsi="Arial" w:cs="Arial"/>
        </w:rPr>
      </w:pPr>
      <w:hyperlink r:id="rId13" w:history="1">
        <w:r w:rsidR="00C27725">
          <w:rPr>
            <w:rStyle w:val="Hyperlink"/>
          </w:rPr>
          <w:t>https://www.jetbrains.com/idea/download/other.html</w:t>
        </w:r>
      </w:hyperlink>
    </w:p>
    <w:p w14:paraId="50C20F63" w14:textId="6377B625" w:rsidR="00C27725" w:rsidRPr="00921C7B" w:rsidRDefault="000D4778" w:rsidP="002F26CD">
      <w:pPr>
        <w:pStyle w:val="berschriftCustom"/>
      </w:pPr>
      <w:bookmarkStart w:id="11" w:name="_Toc43292550"/>
      <w:r w:rsidRPr="00921C7B">
        <w:t>INSTALLATION DE</w:t>
      </w:r>
      <w:r w:rsidR="004C3F26">
        <w:t>S</w:t>
      </w:r>
      <w:r w:rsidRPr="00921C7B">
        <w:t xml:space="preserve"> SDK</w:t>
      </w:r>
      <w:bookmarkEnd w:id="11"/>
    </w:p>
    <w:p w14:paraId="2BA6B66A" w14:textId="43594963" w:rsidR="000D4778" w:rsidRDefault="000D4778" w:rsidP="000B0DBC">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r w:rsidR="00B87960">
        <w:rPr>
          <w:rFonts w:ascii="Arial" w:hAnsi="Arial" w:cs="Arial"/>
        </w:rPr>
        <w:t>OpenJDK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Kommentarzeichen"/>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ED55C1" w:rsidP="00ED55C1">
      <w:pPr>
        <w:spacing w:line="360" w:lineRule="auto"/>
        <w:jc w:val="center"/>
      </w:pPr>
      <w:hyperlink r:id="rId14" w:history="1">
        <w:r>
          <w:rPr>
            <w:rStyle w:val="Hyperlink"/>
          </w:rPr>
          <w:t>https://jdk.java.net/archive/</w:t>
        </w:r>
      </w:hyperlink>
    </w:p>
    <w:p w14:paraId="7ADA1441" w14:textId="0A4E00AF" w:rsidR="007F6897" w:rsidRDefault="00F80A8A" w:rsidP="00ED55C1">
      <w:pPr>
        <w:spacing w:line="360" w:lineRule="auto"/>
      </w:pPr>
      <w:r>
        <w:lastRenderedPageBreak/>
        <w:t>Für die Installation von OpenJD</w:t>
      </w:r>
      <w:r w:rsidR="00EB6A48">
        <w:t>K bitte die entsprechende Datei für das Betriebssystem aus dem Link herunterladen</w:t>
      </w:r>
      <w:r w:rsidR="00FA1006">
        <w:t>. Der Download erfolgt entweder als ZIP-Archiv oder als tar.gz Archiv.</w:t>
      </w:r>
    </w:p>
    <w:p w14:paraId="6D3456AB" w14:textId="14CBD754" w:rsidR="00E0036D" w:rsidRDefault="00E0036D" w:rsidP="00ED55C1">
      <w:pPr>
        <w:spacing w:line="360" w:lineRule="auto"/>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ED55C1">
      <w:pPr>
        <w:spacing w:line="360" w:lineRule="auto"/>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ED55C1">
      <w:pPr>
        <w:spacing w:line="360" w:lineRule="auto"/>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291526">
      <w:pPr>
        <w:pStyle w:val="Listenabsatz"/>
        <w:numPr>
          <w:ilvl w:val="0"/>
          <w:numId w:val="22"/>
        </w:numPr>
        <w:spacing w:line="360" w:lineRule="auto"/>
      </w:pPr>
      <w:r>
        <w:t>Öffnen Sie IntelliJ IDEA</w:t>
      </w:r>
      <w:r w:rsidR="00F3743C">
        <w:t xml:space="preserve">, </w:t>
      </w:r>
      <w:r w:rsidR="00C46600">
        <w:t xml:space="preserve"> folgendes Fester erscheint</w:t>
      </w:r>
      <w:r w:rsidR="00C61AB1">
        <w:t>:</w:t>
      </w:r>
    </w:p>
    <w:p w14:paraId="2F0BF6DD" w14:textId="3CBDE31A" w:rsidR="00C14317" w:rsidRDefault="00C14317" w:rsidP="00C14317">
      <w:pPr>
        <w:spacing w:line="360" w:lineRule="auto"/>
        <w:jc w:val="center"/>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243" cy="2930517"/>
                    </a:xfrm>
                    <a:prstGeom prst="rect">
                      <a:avLst/>
                    </a:prstGeom>
                  </pic:spPr>
                </pic:pic>
              </a:graphicData>
            </a:graphic>
          </wp:inline>
        </w:drawing>
      </w:r>
    </w:p>
    <w:p w14:paraId="4112B82D" w14:textId="6EE6B212" w:rsidR="00C14317" w:rsidRDefault="00C14317" w:rsidP="00C14317">
      <w:pPr>
        <w:pStyle w:val="Listenabsatz"/>
        <w:numPr>
          <w:ilvl w:val="0"/>
          <w:numId w:val="22"/>
        </w:numPr>
        <w:spacing w:line="360" w:lineRule="auto"/>
      </w:pPr>
      <w:r>
        <w:t>Wählen Sie Öffnen (Open) um ein</w:t>
      </w:r>
      <w:r w:rsidR="00C61AB1">
        <w:t>e</w:t>
      </w:r>
      <w:r>
        <w:t xml:space="preserve"> </w:t>
      </w:r>
      <w:r w:rsidR="001319EE">
        <w:t>Projektstruktur zu laden.</w:t>
      </w:r>
    </w:p>
    <w:p w14:paraId="02C5E505" w14:textId="63AAB676" w:rsidR="002E4B17" w:rsidRDefault="008F4EE1" w:rsidP="00C14317">
      <w:pPr>
        <w:pStyle w:val="Listenabsatz"/>
        <w:numPr>
          <w:ilvl w:val="0"/>
          <w:numId w:val="22"/>
        </w:numPr>
        <w:spacing w:line="360" w:lineRule="auto"/>
      </w:pPr>
      <w:r>
        <w:lastRenderedPageBreak/>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1A74B3">
      <w:pPr>
        <w:spacing w:line="360" w:lineRule="auto"/>
        <w:jc w:val="center"/>
      </w:pPr>
      <w:r w:rsidRPr="001A74B3">
        <w:rPr>
          <w:noProof/>
        </w:rPr>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452" cy="3263366"/>
                    </a:xfrm>
                    <a:prstGeom prst="rect">
                      <a:avLst/>
                    </a:prstGeom>
                  </pic:spPr>
                </pic:pic>
              </a:graphicData>
            </a:graphic>
          </wp:inline>
        </w:drawing>
      </w:r>
    </w:p>
    <w:p w14:paraId="7B392B79" w14:textId="06ED215A" w:rsidR="001A74B3" w:rsidRDefault="00126192" w:rsidP="00126192">
      <w:pPr>
        <w:pStyle w:val="Listenabsatz"/>
        <w:numPr>
          <w:ilvl w:val="0"/>
          <w:numId w:val="22"/>
        </w:numPr>
        <w:spacing w:line="360" w:lineRule="auto"/>
      </w:pPr>
      <w:r>
        <w:t>Das Projekt wird in IntelliJ IDEA geladen.</w:t>
      </w:r>
    </w:p>
    <w:p w14:paraId="7571179B" w14:textId="011000DD" w:rsidR="00126192" w:rsidRDefault="00E95FB5" w:rsidP="00126192">
      <w:pPr>
        <w:pStyle w:val="Listenabsatz"/>
        <w:numPr>
          <w:ilvl w:val="0"/>
          <w:numId w:val="22"/>
        </w:numPr>
        <w:spacing w:line="360" w:lineRule="auto"/>
      </w:pPr>
      <w:r>
        <w:t xml:space="preserve">Gehen Sie nun im Menü auf </w:t>
      </w:r>
      <w:r w:rsidRPr="00194159">
        <w:t>File/</w:t>
      </w:r>
      <w:r w:rsidR="0039793F" w:rsidRPr="00194159">
        <w:t>Project Structure</w:t>
      </w:r>
      <w:r w:rsidR="005E56FC">
        <w:t>. Folgendes Fenster sollte erscheinen</w:t>
      </w:r>
      <w:r w:rsidR="009719FC">
        <w:t>:</w:t>
      </w:r>
    </w:p>
    <w:p w14:paraId="46C4E8D3" w14:textId="5AD9A1CB" w:rsidR="005E56FC" w:rsidRDefault="005E56FC" w:rsidP="005E56FC">
      <w:pPr>
        <w:spacing w:line="360" w:lineRule="auto"/>
        <w:jc w:val="center"/>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450" cy="3224655"/>
                    </a:xfrm>
                    <a:prstGeom prst="rect">
                      <a:avLst/>
                    </a:prstGeom>
                  </pic:spPr>
                </pic:pic>
              </a:graphicData>
            </a:graphic>
          </wp:inline>
        </w:drawing>
      </w:r>
    </w:p>
    <w:p w14:paraId="35FAE044" w14:textId="6BFDA7AD" w:rsidR="0070567A" w:rsidRDefault="0072365F" w:rsidP="006079FF">
      <w:pPr>
        <w:pStyle w:val="Listenabsatz"/>
        <w:numPr>
          <w:ilvl w:val="0"/>
          <w:numId w:val="22"/>
        </w:numPr>
        <w:spacing w:line="360" w:lineRule="auto"/>
      </w:pPr>
      <w:r>
        <w:t xml:space="preserve">Klicken Sie </w:t>
      </w:r>
      <w:r w:rsidR="009719FC">
        <w:t>u</w:t>
      </w:r>
      <w:r>
        <w:t>nter dem Pu</w:t>
      </w:r>
      <w:r w:rsidR="00001770">
        <w:t>nkt Project SDK auf „New“ und wählen Sie den Punkt „JDK“ aus.</w:t>
      </w:r>
    </w:p>
    <w:p w14:paraId="44B350C5" w14:textId="548A897F" w:rsidR="0070567A" w:rsidRDefault="0070567A" w:rsidP="006079FF">
      <w:pPr>
        <w:pStyle w:val="Listenabsatz"/>
        <w:numPr>
          <w:ilvl w:val="0"/>
          <w:numId w:val="22"/>
        </w:numPr>
        <w:spacing w:line="360" w:lineRule="auto"/>
      </w:pPr>
      <w:r>
        <w:lastRenderedPageBreak/>
        <w:t xml:space="preserve">Wählen Sie nun den Ordner aus in dem Sie OpenJDK extrahiert haben. </w:t>
      </w:r>
      <w:r w:rsidR="009931CB">
        <w:t>In diesem Beispiel</w:t>
      </w:r>
      <w:r>
        <w:t xml:space="preserve"> C:\Software\jdk-13.0.2 und bestätigen Sie mit OK</w:t>
      </w:r>
      <w:r w:rsidR="009931CB">
        <w:t>.</w:t>
      </w:r>
    </w:p>
    <w:p w14:paraId="657A9A9F" w14:textId="37BF03F3" w:rsidR="005E56FC" w:rsidRDefault="0070567A" w:rsidP="00014DBA">
      <w:pPr>
        <w:spacing w:line="360" w:lineRule="auto"/>
        <w:jc w:val="center"/>
      </w:pPr>
      <w:r w:rsidRPr="0070567A">
        <w:rPr>
          <w:noProof/>
        </w:rPr>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1454" cy="2946487"/>
                    </a:xfrm>
                    <a:prstGeom prst="rect">
                      <a:avLst/>
                    </a:prstGeom>
                  </pic:spPr>
                </pic:pic>
              </a:graphicData>
            </a:graphic>
          </wp:inline>
        </w:drawing>
      </w:r>
    </w:p>
    <w:p w14:paraId="4D600CAF" w14:textId="18CBAA3C" w:rsidR="0070567A" w:rsidRDefault="009931CB" w:rsidP="00210913">
      <w:pPr>
        <w:pStyle w:val="Listenabsatz"/>
        <w:numPr>
          <w:ilvl w:val="0"/>
          <w:numId w:val="22"/>
        </w:numPr>
        <w:spacing w:line="360" w:lineRule="auto"/>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014DBA">
      <w:pPr>
        <w:spacing w:line="360" w:lineRule="auto"/>
        <w:jc w:val="center"/>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347" cy="3901606"/>
                    </a:xfrm>
                    <a:prstGeom prst="rect">
                      <a:avLst/>
                    </a:prstGeom>
                  </pic:spPr>
                </pic:pic>
              </a:graphicData>
            </a:graphic>
          </wp:inline>
        </w:drawing>
      </w:r>
    </w:p>
    <w:p w14:paraId="2556287E" w14:textId="7FE6891F" w:rsidR="00445B17" w:rsidRPr="00997643" w:rsidRDefault="00AE245E" w:rsidP="00997643">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997643">
      <w:pPr>
        <w:spacing w:line="360" w:lineRule="auto"/>
        <w:jc w:val="both"/>
        <w:rPr>
          <w:rFonts w:ascii="Arial" w:hAnsi="Arial" w:cs="Arial"/>
        </w:rPr>
      </w:pPr>
    </w:p>
    <w:p w14:paraId="4750CA74" w14:textId="77777777" w:rsidR="000713BE" w:rsidRDefault="000713BE" w:rsidP="00997643">
      <w:pPr>
        <w:spacing w:line="360" w:lineRule="auto"/>
        <w:jc w:val="both"/>
        <w:rPr>
          <w:rFonts w:ascii="Arial" w:hAnsi="Arial" w:cs="Arial"/>
        </w:rPr>
      </w:pPr>
    </w:p>
    <w:p w14:paraId="3C5883E9" w14:textId="6FC2183D" w:rsidR="000713BE" w:rsidRPr="00B23C53" w:rsidRDefault="000713BE" w:rsidP="002F26CD">
      <w:pPr>
        <w:pStyle w:val="berschriftCustom"/>
      </w:pPr>
      <w:bookmarkStart w:id="13" w:name="_Toc43292551"/>
      <w:r w:rsidRPr="00B23C53">
        <w:t>INSTALLATION UND KONFIGURATION ALS MAVEN PROJEKT</w:t>
      </w:r>
      <w:bookmarkEnd w:id="13"/>
    </w:p>
    <w:p w14:paraId="2E053442" w14:textId="31171F3C" w:rsidR="000713BE" w:rsidRPr="001C1122" w:rsidRDefault="000713BE" w:rsidP="00997643">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997643">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080E96">
      <w:pPr>
        <w:pStyle w:val="Listenabsatz"/>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4"/>
      <w:commentRangeEnd w:id="15"/>
      <w:r w:rsidR="002D52F2">
        <w:rPr>
          <w:rStyle w:val="Kommentarzeichen"/>
        </w:rPr>
        <w:commentReference w:id="15"/>
      </w:r>
      <w:r w:rsidR="003F7521">
        <w:rPr>
          <w:rStyle w:val="Kommentarzeichen"/>
        </w:rPr>
        <w:commentReference w:id="14"/>
      </w:r>
    </w:p>
    <w:p w14:paraId="16E1A99F" w14:textId="7B65D786" w:rsidR="00B23C53" w:rsidRDefault="00B77112" w:rsidP="00B77112">
      <w:pPr>
        <w:spacing w:line="360" w:lineRule="auto"/>
        <w:jc w:val="center"/>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B77112">
      <w:pPr>
        <w:pStyle w:val="Listenabsatz"/>
        <w:numPr>
          <w:ilvl w:val="0"/>
          <w:numId w:val="23"/>
        </w:numPr>
        <w:spacing w:line="360" w:lineRule="auto"/>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as Maven Project“ auswählen</w:t>
      </w:r>
      <w:r w:rsidR="00AF2D22">
        <w:rPr>
          <w:rFonts w:ascii="Arial" w:hAnsi="Arial" w:cs="Arial"/>
        </w:rPr>
        <w:t>.</w:t>
      </w:r>
    </w:p>
    <w:p w14:paraId="4C6EB52F" w14:textId="7507D324" w:rsidR="00AF2D22" w:rsidRDefault="00AF2D22" w:rsidP="00AF2D22">
      <w:pPr>
        <w:spacing w:line="360" w:lineRule="auto"/>
        <w:jc w:val="center"/>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003" cy="2991014"/>
                    </a:xfrm>
                    <a:prstGeom prst="rect">
                      <a:avLst/>
                    </a:prstGeom>
                  </pic:spPr>
                </pic:pic>
              </a:graphicData>
            </a:graphic>
          </wp:inline>
        </w:drawing>
      </w:r>
    </w:p>
    <w:p w14:paraId="3E148CED" w14:textId="5D4231F7" w:rsidR="00AF2D22" w:rsidRDefault="00D10036" w:rsidP="00AF2D22">
      <w:pPr>
        <w:spacing w:line="360" w:lineRule="auto"/>
        <w:rPr>
          <w:rFonts w:ascii="Arial" w:hAnsi="Arial" w:cs="Arial"/>
        </w:rPr>
      </w:pPr>
      <w:r>
        <w:rPr>
          <w:rFonts w:ascii="Arial" w:hAnsi="Arial" w:cs="Arial"/>
        </w:rPr>
        <w:lastRenderedPageBreak/>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w:t>
      </w:r>
      <w:r w:rsidR="002D52F2">
        <w:rPr>
          <w:rFonts w:ascii="Arial" w:hAnsi="Arial" w:cs="Arial"/>
        </w:rPr>
        <w:t xml:space="preserve"> (für Maven)</w:t>
      </w:r>
      <w:r w:rsidR="00B52490">
        <w:rPr>
          <w:rFonts w:ascii="Arial" w:hAnsi="Arial" w:cs="Arial"/>
        </w:rPr>
        <w:t xml:space="preserve"> an dem pom.xml File</w:t>
      </w:r>
    </w:p>
    <w:p w14:paraId="5BA74115" w14:textId="3277A889" w:rsidR="00B52490" w:rsidRPr="00AF2D22" w:rsidRDefault="00B52490" w:rsidP="00B52490">
      <w:pPr>
        <w:spacing w:line="360" w:lineRule="auto"/>
        <w:jc w:val="center"/>
        <w:rPr>
          <w:rFonts w:ascii="Arial" w:hAnsi="Arial" w:cs="Arial"/>
        </w:rPr>
      </w:pPr>
      <w:r>
        <w:rPr>
          <w:noProof/>
        </w:rPr>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346" cy="3526438"/>
                    </a:xfrm>
                    <a:prstGeom prst="rect">
                      <a:avLst/>
                    </a:prstGeom>
                  </pic:spPr>
                </pic:pic>
              </a:graphicData>
            </a:graphic>
          </wp:inline>
        </w:drawing>
      </w:r>
    </w:p>
    <w:p w14:paraId="6392F73A" w14:textId="0E8F37ED" w:rsidR="00B77112" w:rsidRDefault="0023014E" w:rsidP="00724AC1">
      <w:pPr>
        <w:spacing w:line="360" w:lineRule="auto"/>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Add as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2859B90B" w:rsidR="00D31C14" w:rsidRPr="00A20DE7" w:rsidRDefault="008C4F1F" w:rsidP="002F26CD">
      <w:pPr>
        <w:pStyle w:val="berschriftCustom"/>
      </w:pPr>
      <w:bookmarkStart w:id="16" w:name="_Toc43292552"/>
      <w:r>
        <w:t>KOMPILIEREN</w:t>
      </w:r>
      <w:r w:rsidR="00523826" w:rsidRPr="00A20DE7">
        <w:t xml:space="preserve"> DE</w:t>
      </w:r>
      <w:r w:rsidR="00355817" w:rsidRPr="00A20DE7">
        <w:t>R</w:t>
      </w:r>
      <w:r w:rsidR="00523826" w:rsidRPr="00A20DE7">
        <w:t xml:space="preserve"> </w:t>
      </w:r>
      <w:r w:rsidR="00355817" w:rsidRPr="00A20DE7">
        <w:t>APPLIKATION</w:t>
      </w:r>
      <w:bookmarkEnd w:id="16"/>
    </w:p>
    <w:p w14:paraId="1E92F420" w14:textId="724BC255" w:rsidR="00523826" w:rsidRDefault="00523826" w:rsidP="00724AC1">
      <w:pPr>
        <w:spacing w:line="360" w:lineRule="auto"/>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C32082">
      <w:pPr>
        <w:pStyle w:val="Listenabsatz"/>
        <w:numPr>
          <w:ilvl w:val="0"/>
          <w:numId w:val="24"/>
        </w:numPr>
        <w:spacing w:line="360" w:lineRule="auto"/>
        <w:rPr>
          <w:rFonts w:ascii="Arial" w:hAnsi="Arial" w:cs="Arial"/>
        </w:rPr>
      </w:pPr>
      <w:r>
        <w:rPr>
          <w:rFonts w:ascii="Arial" w:hAnsi="Arial" w:cs="Arial"/>
        </w:rPr>
        <w:t>Wählen Sie in IntelliJ in der Projektstruktur folgenden Pfad an. SWEII_CASE_TOOL</w:t>
      </w:r>
      <w:r w:rsidR="00355817">
        <w:rPr>
          <w:rFonts w:ascii="Arial" w:hAnsi="Arial" w:cs="Arial"/>
        </w:rPr>
        <w:t>/src/main</w:t>
      </w:r>
      <w:r w:rsidR="005A2836">
        <w:rPr>
          <w:rFonts w:ascii="Arial" w:hAnsi="Arial" w:cs="Arial"/>
        </w:rPr>
        <w:t>/java/main.java</w:t>
      </w:r>
    </w:p>
    <w:p w14:paraId="129D9F70" w14:textId="50D448B3" w:rsidR="00CC3F8B" w:rsidRPr="00CC3F8B" w:rsidRDefault="00E5491E" w:rsidP="00CC3F8B">
      <w:pPr>
        <w:spacing w:line="360" w:lineRule="auto"/>
        <w:jc w:val="center"/>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1146" cy="2832680"/>
                    </a:xfrm>
                    <a:prstGeom prst="rect">
                      <a:avLst/>
                    </a:prstGeom>
                  </pic:spPr>
                </pic:pic>
              </a:graphicData>
            </a:graphic>
          </wp:inline>
        </w:drawing>
      </w:r>
    </w:p>
    <w:p w14:paraId="7A7F37B5" w14:textId="549573D1" w:rsidR="00CC3F8B" w:rsidRDefault="00E5491E" w:rsidP="00CC3F8B">
      <w:pPr>
        <w:pStyle w:val="Listenabsatz"/>
        <w:numPr>
          <w:ilvl w:val="0"/>
          <w:numId w:val="24"/>
        </w:numPr>
        <w:spacing w:line="360" w:lineRule="auto"/>
        <w:jc w:val="both"/>
        <w:rPr>
          <w:rFonts w:ascii="Arial" w:hAnsi="Arial" w:cs="Arial"/>
        </w:rPr>
      </w:pPr>
      <w:r>
        <w:rPr>
          <w:rFonts w:ascii="Arial" w:hAnsi="Arial" w:cs="Arial"/>
        </w:rPr>
        <w:lastRenderedPageBreak/>
        <w:t xml:space="preserve">Wenn alle vorherigen Schritte korrekt durchgeführt wurden sollte neben der main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r w:rsidR="002643F7">
        <w:rPr>
          <w:rFonts w:ascii="Arial" w:hAnsi="Arial" w:cs="Arial"/>
        </w:rPr>
        <w:t>main.main()</w:t>
      </w:r>
      <w:r w:rsidR="008C4F1F">
        <w:rPr>
          <w:rFonts w:ascii="Arial" w:hAnsi="Arial" w:cs="Arial"/>
        </w:rPr>
        <w:t>‘“</w:t>
      </w:r>
      <w:r w:rsidR="002643F7">
        <w:rPr>
          <w:rFonts w:ascii="Arial" w:hAnsi="Arial" w:cs="Arial"/>
        </w:rPr>
        <w:t xml:space="preserve"> anwählen</w:t>
      </w:r>
    </w:p>
    <w:p w14:paraId="03163F8B" w14:textId="00A63298" w:rsidR="00F82413" w:rsidRDefault="00F82413" w:rsidP="00F82413">
      <w:pPr>
        <w:spacing w:line="360" w:lineRule="auto"/>
        <w:jc w:val="center"/>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8456" cy="2343745"/>
                    </a:xfrm>
                    <a:prstGeom prst="rect">
                      <a:avLst/>
                    </a:prstGeom>
                  </pic:spPr>
                </pic:pic>
              </a:graphicData>
            </a:graphic>
          </wp:inline>
        </w:drawing>
      </w:r>
    </w:p>
    <w:p w14:paraId="1C222A4F" w14:textId="1478A333" w:rsidR="005F3117" w:rsidRDefault="005F3117" w:rsidP="005F3117">
      <w:pPr>
        <w:spacing w:line="360" w:lineRule="auto"/>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es öffnet sich</w:t>
      </w:r>
      <w:r>
        <w:rPr>
          <w:rFonts w:ascii="Arial" w:hAnsi="Arial" w:cs="Arial"/>
        </w:rPr>
        <w:t xml:space="preserve"> das Startfenster.</w:t>
      </w:r>
    </w:p>
    <w:p w14:paraId="616C0E93" w14:textId="331CC761" w:rsidR="005F3117" w:rsidRDefault="005F3117" w:rsidP="005F3117">
      <w:pPr>
        <w:spacing w:line="360" w:lineRule="auto"/>
        <w:jc w:val="center"/>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0808" cy="888863"/>
                    </a:xfrm>
                    <a:prstGeom prst="rect">
                      <a:avLst/>
                    </a:prstGeom>
                  </pic:spPr>
                </pic:pic>
              </a:graphicData>
            </a:graphic>
          </wp:inline>
        </w:drawing>
      </w:r>
    </w:p>
    <w:p w14:paraId="4D8A4D68" w14:textId="6706EF44" w:rsidR="005F3117" w:rsidRDefault="005F3117" w:rsidP="002F26CD">
      <w:pPr>
        <w:pStyle w:val="berschriftCustom"/>
      </w:pPr>
      <w:bookmarkStart w:id="17" w:name="_Toc43292553"/>
      <w:r>
        <w:t>KOMPILATION DER UNIT TESTS</w:t>
      </w:r>
      <w:bookmarkEnd w:id="17"/>
    </w:p>
    <w:p w14:paraId="3598645D" w14:textId="3FFB6EB3" w:rsidR="005F3117" w:rsidRDefault="00C123D5" w:rsidP="005F3117">
      <w:pPr>
        <w:spacing w:line="360" w:lineRule="auto"/>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0C6C9E" w:rsidRDefault="00BF1365" w:rsidP="00BF1365">
      <w:pPr>
        <w:pStyle w:val="Listenabsatz"/>
        <w:numPr>
          <w:ilvl w:val="0"/>
          <w:numId w:val="25"/>
        </w:numPr>
        <w:spacing w:line="360" w:lineRule="auto"/>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 xml:space="preserve">: </w:t>
      </w:r>
      <w:r w:rsidR="00F3657C" w:rsidRPr="000C6C9E">
        <w:rPr>
          <w:rFonts w:ascii="Arial" w:hAnsi="Arial" w:cs="Arial"/>
        </w:rPr>
        <w:t>SWEII_CASE_TOOL/src/test/</w:t>
      </w:r>
      <w:r w:rsidR="00724249" w:rsidRPr="000C6C9E">
        <w:rPr>
          <w:rFonts w:ascii="Arial" w:hAnsi="Arial" w:cs="Arial"/>
        </w:rPr>
        <w:t>java</w:t>
      </w:r>
    </w:p>
    <w:p w14:paraId="7774C525" w14:textId="12F546DB" w:rsidR="00724249" w:rsidRDefault="00724249" w:rsidP="00BF1365">
      <w:pPr>
        <w:pStyle w:val="Listenabsatz"/>
        <w:numPr>
          <w:ilvl w:val="0"/>
          <w:numId w:val="25"/>
        </w:numPr>
        <w:spacing w:line="360" w:lineRule="auto"/>
        <w:rPr>
          <w:rFonts w:ascii="Arial" w:hAnsi="Arial" w:cs="Arial"/>
        </w:rPr>
      </w:pPr>
      <w:r w:rsidRPr="00724249">
        <w:rPr>
          <w:rFonts w:ascii="Arial" w:hAnsi="Arial" w:cs="Arial"/>
        </w:rPr>
        <w:t>Mit einem rechten Mausklick i</w:t>
      </w:r>
      <w:r>
        <w:rPr>
          <w:rFonts w:ascii="Arial" w:hAnsi="Arial" w:cs="Arial"/>
        </w:rPr>
        <w:t xml:space="preserve">m Kontextmenü </w:t>
      </w:r>
      <w:r w:rsidR="00530F60">
        <w:rPr>
          <w:rFonts w:ascii="Arial" w:hAnsi="Arial" w:cs="Arial"/>
        </w:rPr>
        <w:t>„</w:t>
      </w:r>
      <w:r w:rsidR="003647D9">
        <w:rPr>
          <w:rFonts w:ascii="Arial" w:hAnsi="Arial" w:cs="Arial"/>
        </w:rPr>
        <w:t xml:space="preserve">Run </w:t>
      </w:r>
      <w:r w:rsidR="000C6C9E">
        <w:rPr>
          <w:rFonts w:ascii="Arial" w:hAnsi="Arial" w:cs="Arial"/>
        </w:rPr>
        <w:t>‘A</w:t>
      </w:r>
      <w:r w:rsidR="003647D9">
        <w:rPr>
          <w:rFonts w:ascii="Arial" w:hAnsi="Arial" w:cs="Arial"/>
        </w:rPr>
        <w:t>ll Tests</w:t>
      </w:r>
      <w:r w:rsidR="000C6C9E">
        <w:rPr>
          <w:rFonts w:ascii="Arial" w:hAnsi="Arial" w:cs="Arial"/>
        </w:rPr>
        <w:t>‘</w:t>
      </w:r>
      <w:r w:rsidR="003647D9">
        <w:rPr>
          <w:rFonts w:ascii="Arial" w:hAnsi="Arial" w:cs="Arial"/>
        </w:rPr>
        <w:t>“ auswählen.</w:t>
      </w:r>
    </w:p>
    <w:p w14:paraId="37968ABB" w14:textId="62A99E74" w:rsidR="00E31D10" w:rsidRDefault="00E31D10" w:rsidP="00E31D10">
      <w:pPr>
        <w:spacing w:line="360" w:lineRule="auto"/>
        <w:jc w:val="center"/>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7033" cy="2735207"/>
                    </a:xfrm>
                    <a:prstGeom prst="rect">
                      <a:avLst/>
                    </a:prstGeom>
                  </pic:spPr>
                </pic:pic>
              </a:graphicData>
            </a:graphic>
          </wp:inline>
        </w:drawing>
      </w:r>
    </w:p>
    <w:p w14:paraId="05315259" w14:textId="21CDE30B" w:rsidR="00E31D10" w:rsidRDefault="00D2029A" w:rsidP="00D2029A">
      <w:pPr>
        <w:spacing w:line="360" w:lineRule="auto"/>
        <w:rPr>
          <w:rFonts w:ascii="Arial" w:hAnsi="Arial" w:cs="Arial"/>
        </w:rPr>
      </w:pPr>
      <w:r>
        <w:rPr>
          <w:rFonts w:ascii="Arial" w:hAnsi="Arial" w:cs="Arial"/>
        </w:rPr>
        <w:lastRenderedPageBreak/>
        <w:t xml:space="preserve">Das Projekt wird </w:t>
      </w:r>
      <w:r w:rsidR="009C36F7">
        <w:rPr>
          <w:rFonts w:ascii="Arial" w:hAnsi="Arial" w:cs="Arial"/>
        </w:rPr>
        <w:t>kompiliert</w:t>
      </w:r>
      <w:r>
        <w:rPr>
          <w:rFonts w:ascii="Arial" w:hAnsi="Arial" w:cs="Arial"/>
        </w:rPr>
        <w:t xml:space="preserve"> und mittels des Testframeworks JUnit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9C36F7">
      <w:pPr>
        <w:spacing w:line="360" w:lineRule="auto"/>
        <w:jc w:val="center"/>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3" cy="1695426"/>
                    </a:xfrm>
                    <a:prstGeom prst="rect">
                      <a:avLst/>
                    </a:prstGeom>
                  </pic:spPr>
                </pic:pic>
              </a:graphicData>
            </a:graphic>
          </wp:inline>
        </w:drawing>
      </w:r>
    </w:p>
    <w:p w14:paraId="5C43B06A" w14:textId="23A3D581" w:rsidR="00134FCF" w:rsidRDefault="00107967" w:rsidP="002F26CD">
      <w:pPr>
        <w:pStyle w:val="berschriftCustom"/>
      </w:pPr>
      <w:bookmarkStart w:id="18" w:name="_Toc43292554"/>
      <w:r>
        <w:t>INSTALLATION VON VISUAL PARADIGM</w:t>
      </w:r>
      <w:bookmarkEnd w:id="18"/>
    </w:p>
    <w:p w14:paraId="127C7885" w14:textId="1897E9AC" w:rsidR="00107967" w:rsidRDefault="00107967" w:rsidP="00997643">
      <w:pPr>
        <w:spacing w:line="360" w:lineRule="auto"/>
        <w:jc w:val="both"/>
        <w:rPr>
          <w:rFonts w:ascii="Arial" w:hAnsi="Arial" w:cs="Arial"/>
        </w:rPr>
      </w:pPr>
      <w:bookmarkStart w:id="19" w:name="_Toc21688794"/>
      <w:bookmarkStart w:id="20" w:name="_Toc42508026"/>
      <w:bookmarkStart w:id="21" w:name="_Toc42845980"/>
      <w:bookmarkStart w:id="22" w:name="_Toc42861416"/>
      <w:bookmarkEnd w:id="19"/>
      <w:bookmarkEnd w:id="20"/>
      <w:bookmarkEnd w:id="21"/>
      <w:bookmarkEnd w:id="22"/>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A52C74" w:rsidP="00A52C74">
      <w:pPr>
        <w:spacing w:line="360" w:lineRule="auto"/>
        <w:jc w:val="center"/>
        <w:rPr>
          <w:rFonts w:ascii="Arial" w:hAnsi="Arial" w:cs="Arial"/>
        </w:rPr>
      </w:pPr>
      <w:hyperlink r:id="rId29" w:history="1">
        <w:r w:rsidRPr="00D636DF">
          <w:rPr>
            <w:rStyle w:val="Hyperlink"/>
            <w:rFonts w:ascii="Arial" w:hAnsi="Arial" w:cs="Arial"/>
          </w:rPr>
          <w:t>https://www.visual-paradigm.com/download/community.jsp</w:t>
        </w:r>
      </w:hyperlink>
    </w:p>
    <w:p w14:paraId="61E8FACC" w14:textId="5E2E23C6" w:rsidR="00EE60D5" w:rsidRPr="00D636DF" w:rsidRDefault="00EE60D5" w:rsidP="00D636DF">
      <w:pPr>
        <w:spacing w:line="360" w:lineRule="auto"/>
        <w:jc w:val="both"/>
        <w:rPr>
          <w:rFonts w:ascii="Arial" w:hAnsi="Arial" w:cs="Arial"/>
        </w:rPr>
      </w:pPr>
      <w:r w:rsidRPr="00D636DF">
        <w:rPr>
          <w:rFonts w:ascii="Arial" w:hAnsi="Arial" w:cs="Arial"/>
        </w:rPr>
        <w:t xml:space="preserve">Um die Diagramme zu öffnen bitte </w:t>
      </w:r>
      <w:r w:rsidR="000479C9" w:rsidRPr="00D636DF">
        <w:rPr>
          <w:rFonts w:ascii="Arial" w:hAnsi="Arial" w:cs="Arial"/>
        </w:rPr>
        <w:t>folgende Datei unter SWEII_CASE_TOOL/Dokumentation/</w:t>
      </w:r>
      <w:r w:rsidR="00830A68" w:rsidRPr="00D636DF">
        <w:rPr>
          <w:rFonts w:ascii="Arial" w:hAnsi="Arial" w:cs="Arial"/>
        </w:rPr>
        <w:t>Dokumente/Design/</w:t>
      </w:r>
      <w:r w:rsidR="00E74548" w:rsidRPr="00D636DF">
        <w:rPr>
          <w:rFonts w:ascii="Arial" w:hAnsi="Arial" w:cs="Arial"/>
        </w:rPr>
        <w:t>CASE_TOOL_SystemDesign.vpp</w:t>
      </w:r>
      <w:r w:rsidR="00D636DF">
        <w:rPr>
          <w:rFonts w:ascii="Arial" w:hAnsi="Arial" w:cs="Arial"/>
        </w:rPr>
        <w:t xml:space="preserve"> öffnen.</w:t>
      </w:r>
    </w:p>
    <w:p w14:paraId="08A65124" w14:textId="46E83C26" w:rsidR="00957AFD" w:rsidRPr="00D636DF" w:rsidRDefault="0051562E" w:rsidP="00D636DF">
      <w:pPr>
        <w:spacing w:line="360" w:lineRule="auto"/>
        <w:jc w:val="both"/>
        <w:rPr>
          <w:rFonts w:ascii="Arial" w:hAnsi="Arial" w:cs="Arial"/>
        </w:rPr>
      </w:pPr>
      <w:r w:rsidRPr="00D636DF">
        <w:rPr>
          <w:rFonts w:ascii="Arial" w:hAnsi="Arial" w:cs="Arial"/>
        </w:rPr>
        <w:t xml:space="preserve">Wenn sich Visual Paradigm geöffnet hat sind alle Diagramme im </w:t>
      </w:r>
      <w:r w:rsidRPr="005F6B8F">
        <w:rPr>
          <w:rFonts w:ascii="Arial" w:hAnsi="Arial" w:cs="Arial"/>
        </w:rPr>
        <w:t>Diagram Navigator</w:t>
      </w:r>
      <w:r w:rsidRPr="00D636DF">
        <w:rPr>
          <w:rFonts w:ascii="Arial" w:hAnsi="Arial" w:cs="Arial"/>
        </w:rPr>
        <w:t xml:space="preserve"> unter UML </w:t>
      </w:r>
      <w:r w:rsidRPr="005F6B8F">
        <w:rPr>
          <w:rFonts w:ascii="Arial" w:hAnsi="Arial" w:cs="Arial"/>
        </w:rPr>
        <w:t>Diagrams</w:t>
      </w:r>
      <w:r w:rsidRPr="00D636DF">
        <w:rPr>
          <w:rFonts w:ascii="Arial" w:hAnsi="Arial" w:cs="Arial"/>
        </w:rPr>
        <w:t xml:space="preserve"> zu finden</w:t>
      </w:r>
      <w:r w:rsidR="00C03D79" w:rsidRPr="00D636DF">
        <w:rPr>
          <w:rFonts w:ascii="Arial" w:hAnsi="Arial" w:cs="Arial"/>
        </w:rPr>
        <w:t xml:space="preserve">. Der </w:t>
      </w:r>
      <w:r w:rsidR="00C03D79" w:rsidRPr="00022D77">
        <w:rPr>
          <w:rFonts w:ascii="Arial" w:hAnsi="Arial" w:cs="Arial"/>
        </w:rPr>
        <w:t>Diagram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EE60D5">
      <w:pPr>
        <w:spacing w:line="360" w:lineRule="auto"/>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36290"/>
                    </a:xfrm>
                    <a:prstGeom prst="rect">
                      <a:avLst/>
                    </a:prstGeom>
                  </pic:spPr>
                </pic:pic>
              </a:graphicData>
            </a:graphic>
          </wp:inline>
        </w:drawing>
      </w:r>
    </w:p>
    <w:p w14:paraId="66229AD4" w14:textId="77777777" w:rsidR="00E74548" w:rsidRDefault="00E74548" w:rsidP="00EE60D5">
      <w:pPr>
        <w:spacing w:line="360" w:lineRule="auto"/>
      </w:pPr>
    </w:p>
    <w:p w14:paraId="6F2FACCC" w14:textId="77777777" w:rsidR="00445B17" w:rsidRPr="007F50A3" w:rsidRDefault="00445B17" w:rsidP="007F50A3">
      <w:pPr>
        <w:pStyle w:val="Listenabsatz"/>
        <w:keepNext/>
        <w:keepLines/>
        <w:numPr>
          <w:ilvl w:val="0"/>
          <w:numId w:val="5"/>
        </w:numPr>
        <w:spacing w:before="240" w:after="0" w:line="360" w:lineRule="auto"/>
        <w:contextualSpacing w:val="0"/>
        <w:jc w:val="both"/>
        <w:outlineLvl w:val="0"/>
        <w:rPr>
          <w:ins w:id="23" w:author="Schiffel Florian (inf18235)" w:date="2019-10-10T18:42:00Z"/>
          <w:rFonts w:ascii="Arial" w:eastAsiaTheme="majorEastAsia" w:hAnsi="Arial" w:cs="Arial"/>
          <w:vanish/>
          <w:color w:val="2F5496" w:themeColor="accent1" w:themeShade="BF"/>
          <w:sz w:val="40"/>
          <w:szCs w:val="40"/>
        </w:rPr>
      </w:pPr>
      <w:bookmarkStart w:id="24" w:name="_Toc43290997"/>
      <w:bookmarkStart w:id="25" w:name="_Toc43291086"/>
      <w:bookmarkStart w:id="26" w:name="_Toc43292555"/>
      <w:bookmarkEnd w:id="24"/>
      <w:bookmarkEnd w:id="25"/>
      <w:bookmarkEnd w:id="26"/>
    </w:p>
    <w:p w14:paraId="33FE27DD" w14:textId="54B4BBDF" w:rsidR="006B221A" w:rsidRPr="00997643" w:rsidRDefault="00134FCF" w:rsidP="00997643">
      <w:pPr>
        <w:pStyle w:val="berschrift1"/>
        <w:numPr>
          <w:ilvl w:val="0"/>
          <w:numId w:val="5"/>
        </w:numPr>
        <w:spacing w:line="360" w:lineRule="auto"/>
        <w:jc w:val="both"/>
        <w:rPr>
          <w:rFonts w:ascii="Arial" w:hAnsi="Arial" w:cs="Arial"/>
          <w:color w:val="auto"/>
        </w:rPr>
      </w:pPr>
      <w:r>
        <w:rPr>
          <w:rFonts w:ascii="Arial" w:hAnsi="Arial" w:cs="Arial"/>
          <w:color w:val="auto"/>
        </w:rPr>
        <w:t xml:space="preserve"> </w:t>
      </w:r>
      <w:bookmarkStart w:id="27" w:name="_Toc43292556"/>
      <w:r>
        <w:rPr>
          <w:rFonts w:ascii="Arial" w:hAnsi="Arial" w:cs="Arial"/>
          <w:color w:val="auto"/>
        </w:rPr>
        <w:t>Programmstruktur</w:t>
      </w:r>
      <w:bookmarkEnd w:id="27"/>
    </w:p>
    <w:p w14:paraId="25D1C822" w14:textId="03F05933" w:rsidR="00997643" w:rsidRPr="00997643" w:rsidRDefault="00997643" w:rsidP="00997643">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 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00A17D8F" w:rsidP="00A17D8F">
      <w:pPr>
        <w:spacing w:line="360" w:lineRule="auto"/>
        <w:jc w:val="center"/>
        <w:rPr>
          <w:rFonts w:ascii="Arial" w:hAnsi="Arial" w:cs="Arial"/>
        </w:rPr>
      </w:pPr>
      <w:r>
        <w:rPr>
          <w:noProof/>
        </w:rPr>
        <w:drawing>
          <wp:inline distT="0" distB="0" distL="0" distR="0" wp14:anchorId="5F9C6990" wp14:editId="0E8A8FA2">
            <wp:extent cx="5760720" cy="381254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12540"/>
                    </a:xfrm>
                    <a:prstGeom prst="rect">
                      <a:avLst/>
                    </a:prstGeom>
                  </pic:spPr>
                </pic:pic>
              </a:graphicData>
            </a:graphic>
          </wp:inline>
        </w:drawing>
      </w:r>
      <w:r w:rsidR="00997643" w:rsidRPr="00997643">
        <w:rPr>
          <w:rFonts w:ascii="Arial" w:hAnsi="Arial" w:cs="Arial"/>
        </w:rPr>
        <w:t xml:space="preserve">Nachdem das grobe Softwaregerüst somit festgelegt war, haben wir uns dazu entschieden </w:t>
      </w:r>
      <w:r w:rsidR="00997643" w:rsidRPr="00997643">
        <w:rPr>
          <w:rFonts w:ascii="Arial" w:hAnsi="Arial" w:cs="Arial"/>
        </w:rPr>
        <w:lastRenderedPageBreak/>
        <w:t>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das ein neuer Frame-Controller das Interface implementiert und die Tab-Controller entsprechend ihrer Funktionen benachrichtigt.</w:t>
      </w:r>
    </w:p>
    <w:p w14:paraId="4D64CABB" w14:textId="0F0AAA3B" w:rsidR="00997643" w:rsidRDefault="00997643" w:rsidP="00997643">
      <w:pPr>
        <w:pStyle w:val="berschrift1"/>
        <w:numPr>
          <w:ilvl w:val="1"/>
          <w:numId w:val="5"/>
        </w:numPr>
        <w:spacing w:line="360" w:lineRule="auto"/>
        <w:jc w:val="both"/>
        <w:rPr>
          <w:rFonts w:ascii="Arial" w:hAnsi="Arial" w:cs="Arial"/>
          <w:color w:val="auto"/>
          <w:sz w:val="32"/>
          <w:szCs w:val="24"/>
        </w:rPr>
      </w:pPr>
      <w:bookmarkStart w:id="28" w:name="_Toc43292557"/>
      <w:r w:rsidRPr="00997643">
        <w:rPr>
          <w:rFonts w:ascii="Arial" w:hAnsi="Arial" w:cs="Arial"/>
          <w:color w:val="auto"/>
          <w:sz w:val="32"/>
          <w:szCs w:val="24"/>
        </w:rPr>
        <w:t>MODEL</w:t>
      </w:r>
      <w:bookmarkEnd w:id="28"/>
    </w:p>
    <w:p w14:paraId="60D84CFF" w14:textId="1565B60A" w:rsidR="00471E78" w:rsidRDefault="00BE7083" w:rsidP="00BE7083">
      <w:pPr>
        <w:pStyle w:val="berschrift1"/>
        <w:numPr>
          <w:ilvl w:val="2"/>
          <w:numId w:val="5"/>
        </w:numPr>
        <w:spacing w:line="360" w:lineRule="auto"/>
        <w:jc w:val="both"/>
        <w:rPr>
          <w:rFonts w:ascii="Arial" w:hAnsi="Arial" w:cs="Arial"/>
          <w:color w:val="auto"/>
          <w:sz w:val="28"/>
          <w:szCs w:val="22"/>
        </w:rPr>
      </w:pPr>
      <w:bookmarkStart w:id="29" w:name="_Toc43292558"/>
      <w:r w:rsidRPr="00BE7083">
        <w:rPr>
          <w:rFonts w:ascii="Arial" w:hAnsi="Arial" w:cs="Arial"/>
          <w:color w:val="auto"/>
          <w:sz w:val="28"/>
          <w:szCs w:val="22"/>
        </w:rPr>
        <w:t>Projektdaten</w:t>
      </w:r>
      <w:bookmarkEnd w:id="29"/>
    </w:p>
    <w:p w14:paraId="088110E8" w14:textId="482A0E8B" w:rsidR="00194159" w:rsidRDefault="00194159" w:rsidP="003912C6">
      <w:pPr>
        <w:spacing w:line="360" w:lineRule="auto"/>
        <w:rPr>
          <w:rFonts w:ascii="Arial" w:hAnsi="Arial" w:cs="Arial"/>
        </w:rPr>
      </w:pPr>
      <w:r>
        <w:rPr>
          <w:rFonts w:ascii="Arial" w:hAnsi="Arial" w:cs="Arial"/>
        </w:rPr>
        <w:t>ERKLÄREN WARUM PUBLIC</w:t>
      </w:r>
    </w:p>
    <w:p w14:paraId="3ABD3D0F" w14:textId="69A20AB1" w:rsidR="003912C6" w:rsidRPr="00083A96" w:rsidRDefault="003912C6" w:rsidP="003912C6">
      <w:pPr>
        <w:spacing w:line="360" w:lineRule="auto"/>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Zielbestimmung</w:t>
      </w:r>
    </w:p>
    <w:p w14:paraId="0258800C" w14:textId="4B56F511"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Produktumgebung</w:t>
      </w:r>
    </w:p>
    <w:p w14:paraId="414AE8D1" w14:textId="77777777"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Produktfunktionen</w:t>
      </w:r>
    </w:p>
    <w:p w14:paraId="71D279FB" w14:textId="77777777"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Produktdaten</w:t>
      </w:r>
    </w:p>
    <w:p w14:paraId="329E8D24" w14:textId="77777777"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Aufwandschätzdaten</w:t>
      </w:r>
    </w:p>
    <w:p w14:paraId="07997AC5" w14:textId="77777777" w:rsidR="003912C6" w:rsidRPr="00083A96" w:rsidRDefault="003912C6" w:rsidP="003912C6">
      <w:pPr>
        <w:pStyle w:val="Listenabsatz"/>
        <w:numPr>
          <w:ilvl w:val="0"/>
          <w:numId w:val="20"/>
        </w:numPr>
        <w:spacing w:line="360" w:lineRule="auto"/>
        <w:rPr>
          <w:rFonts w:ascii="Arial" w:hAnsi="Arial" w:cs="Arial"/>
        </w:rPr>
      </w:pPr>
      <w:r w:rsidRPr="00083A96">
        <w:rPr>
          <w:rFonts w:ascii="Arial" w:hAnsi="Arial" w:cs="Arial"/>
        </w:rPr>
        <w:t>Schätzkonfiguration</w:t>
      </w:r>
    </w:p>
    <w:p w14:paraId="26077F21" w14:textId="6854457E" w:rsidR="003912C6" w:rsidRDefault="003912C6" w:rsidP="003912C6">
      <w:pPr>
        <w:spacing w:line="360" w:lineRule="auto"/>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0"/>
      <w:commentRangeStart w:id="31"/>
      <w:r w:rsidRPr="00083A96">
        <w:rPr>
          <w:rFonts w:ascii="Arial" w:hAnsi="Arial" w:cs="Arial"/>
        </w:rPr>
        <w:t xml:space="preserve">allgemeine Beschreibung für Projektinformationen </w:t>
      </w:r>
      <w:r>
        <w:rPr>
          <w:rFonts w:ascii="Arial" w:hAnsi="Arial" w:cs="Arial"/>
        </w:rPr>
        <w:t xml:space="preserve">und Produktinhalte finden. </w:t>
      </w:r>
      <w:commentRangeEnd w:id="30"/>
      <w:r w:rsidR="003F1726">
        <w:rPr>
          <w:rStyle w:val="Kommentarzeichen"/>
        </w:rPr>
        <w:commentReference w:id="30"/>
      </w:r>
      <w:commentRangeEnd w:id="31"/>
      <w:r w:rsidR="00142F36">
        <w:rPr>
          <w:rStyle w:val="Kommentarzeichen"/>
        </w:rPr>
        <w:commentReference w:id="31"/>
      </w:r>
      <w:commentRangeStart w:id="32"/>
      <w:commentRangeStart w:id="33"/>
      <w:r>
        <w:rPr>
          <w:rFonts w:ascii="Arial" w:hAnsi="Arial" w:cs="Arial"/>
        </w:rPr>
        <w:t>Dabei besteht eine Projektinformation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2"/>
      <w:r w:rsidR="003F1726">
        <w:rPr>
          <w:rStyle w:val="Kommentarzeichen"/>
        </w:rPr>
        <w:commentReference w:id="32"/>
      </w:r>
      <w:commentRangeEnd w:id="33"/>
      <w:r w:rsidR="00142F36">
        <w:rPr>
          <w:rStyle w:val="Kommentarzeichen"/>
        </w:rPr>
        <w:commentReference w:id="33"/>
      </w:r>
      <w:r>
        <w:rPr>
          <w:rFonts w:ascii="Arial" w:hAnsi="Arial" w:cs="Arial"/>
        </w:rPr>
        <w:t xml:space="preserve">. Gleiches gilt ebenso für die Produktinhalte. </w:t>
      </w:r>
      <w:commentRangeStart w:id="34"/>
      <w:commentRangeStart w:id="35"/>
      <w:commentRangeStart w:id="36"/>
      <w:r>
        <w:rPr>
          <w:rFonts w:ascii="Arial" w:hAnsi="Arial" w:cs="Arial"/>
        </w:rPr>
        <w:t>Diese lassen sich durch abstrahieren in dem sie alle eine ID besitzen eine DET Gewicht eine Function Point Gewicht sowie eine Function Point Kategorie.</w:t>
      </w:r>
      <w:commentRangeEnd w:id="34"/>
      <w:r w:rsidR="003F1726">
        <w:rPr>
          <w:rStyle w:val="Kommentarzeichen"/>
        </w:rPr>
        <w:commentReference w:id="34"/>
      </w:r>
      <w:commentRangeEnd w:id="35"/>
      <w:r w:rsidR="00EF3F0F">
        <w:rPr>
          <w:rStyle w:val="Kommentarzeichen"/>
        </w:rPr>
        <w:commentReference w:id="35"/>
      </w:r>
      <w:commentRangeEnd w:id="36"/>
      <w:r w:rsidR="00142F36">
        <w:rPr>
          <w:rStyle w:val="Kommentarzeichen"/>
        </w:rPr>
        <w:commentReference w:id="36"/>
      </w:r>
      <w:r w:rsidR="00F25833">
        <w:rPr>
          <w:rFonts w:ascii="Arial" w:hAnsi="Arial" w:cs="Arial"/>
        </w:rPr>
        <w:t xml:space="preserve"> </w:t>
      </w:r>
      <w:r>
        <w:rPr>
          <w:rFonts w:ascii="Arial" w:hAnsi="Arial" w:cs="Arial"/>
        </w:rPr>
        <w:t>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w:t>
      </w:r>
      <w:r>
        <w:rPr>
          <w:rFonts w:ascii="Arial" w:hAnsi="Arial" w:cs="Arial"/>
        </w:rPr>
        <w:lastRenderedPageBreak/>
        <w:t xml:space="preserve">Klassen erbt ebenso ein </w:t>
      </w:r>
      <w:r w:rsidRPr="00B47A86">
        <w:rPr>
          <w:rFonts w:ascii="Arial" w:hAnsi="Arial" w:cs="Arial"/>
          <w:i/>
          <w:iCs/>
        </w:rPr>
        <w:t>calculateWeight</w:t>
      </w:r>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Function Point Methode</w:t>
      </w:r>
      <w:r w:rsidR="00FA6A27">
        <w:rPr>
          <w:rFonts w:ascii="Arial" w:hAnsi="Arial" w:cs="Arial"/>
        </w:rPr>
        <w:t>.</w:t>
      </w:r>
      <w:r>
        <w:rPr>
          <w:rFonts w:ascii="Arial" w:hAnsi="Arial" w:cs="Arial"/>
        </w:rPr>
        <w:t xml:space="preserve"> </w:t>
      </w:r>
      <w:r w:rsidR="00FA6A27">
        <w:rPr>
          <w:rFonts w:ascii="Arial" w:hAnsi="Arial" w:cs="Arial"/>
        </w:rPr>
        <w:t>D</w:t>
      </w:r>
      <w:r>
        <w:rPr>
          <w:rFonts w:ascii="Arial" w:hAnsi="Arial" w:cs="Arial"/>
        </w:rPr>
        <w:t xml:space="preserve">es </w:t>
      </w:r>
      <w:r w:rsidR="00213024">
        <w:rPr>
          <w:rFonts w:ascii="Arial" w:hAnsi="Arial" w:cs="Arial"/>
        </w:rPr>
        <w:t>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08A4EB3C" w14:textId="77777777" w:rsidR="003912C6" w:rsidRDefault="003912C6" w:rsidP="003912C6">
      <w:pPr>
        <w:spacing w:line="360" w:lineRule="auto"/>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3912C6">
      <w:pPr>
        <w:spacing w:line="360" w:lineRule="auto"/>
        <w:rPr>
          <w:rFonts w:ascii="Arial" w:hAnsi="Arial" w:cs="Arial"/>
        </w:rPr>
      </w:pPr>
      <w:commentRangeStart w:id="37"/>
      <w:commentRangeStart w:id="38"/>
      <w:commentRangeEnd w:id="37"/>
      <w:r>
        <w:rPr>
          <w:rStyle w:val="Kommentarzeichen"/>
        </w:rPr>
        <w:commentReference w:id="37"/>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38"/>
      <w:r w:rsidR="00E3213A">
        <w:rPr>
          <w:rStyle w:val="Kommentarzeichen"/>
        </w:rPr>
        <w:commentReference w:id="38"/>
      </w:r>
    </w:p>
    <w:p w14:paraId="0A9EBA94" w14:textId="5F1304FE" w:rsidR="003912C6" w:rsidRDefault="003912C6" w:rsidP="003912C6">
      <w:pPr>
        <w:spacing w:line="360" w:lineRule="auto"/>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7FFCA3FA" w:rsidR="003912C6" w:rsidRDefault="003912C6" w:rsidP="003912C6">
      <w:pPr>
        <w:spacing w:line="360" w:lineRule="auto"/>
        <w:rPr>
          <w:rFonts w:ascii="Arial" w:hAnsi="Arial" w:cs="Arial"/>
          <w:sz w:val="26"/>
          <w:szCs w:val="26"/>
        </w:rPr>
      </w:pPr>
      <w:r w:rsidRPr="00115ACA">
        <w:rPr>
          <w:rFonts w:ascii="Arial" w:hAnsi="Arial" w:cs="Arial"/>
          <w:sz w:val="26"/>
          <w:szCs w:val="26"/>
        </w:rPr>
        <w:t xml:space="preserve">FACTORY </w:t>
      </w:r>
      <w:r w:rsidRPr="008B7290">
        <w:rPr>
          <w:rFonts w:ascii="Arial" w:hAnsi="Arial" w:cs="Arial"/>
          <w:sz w:val="26"/>
          <w:szCs w:val="26"/>
        </w:rPr>
        <w:t>MET</w:t>
      </w:r>
      <w:r w:rsidR="008B7290">
        <w:rPr>
          <w:rFonts w:ascii="Arial" w:hAnsi="Arial" w:cs="Arial"/>
          <w:sz w:val="26"/>
          <w:szCs w:val="26"/>
        </w:rPr>
        <w:t>H</w:t>
      </w:r>
      <w:r w:rsidRPr="008B7290">
        <w:rPr>
          <w:rFonts w:ascii="Arial" w:hAnsi="Arial" w:cs="Arial"/>
          <w:sz w:val="26"/>
          <w:szCs w:val="26"/>
        </w:rPr>
        <w:t xml:space="preserve">ODE </w:t>
      </w:r>
      <w:r w:rsidRPr="00115ACA">
        <w:rPr>
          <w:rFonts w:ascii="Arial" w:hAnsi="Arial" w:cs="Arial"/>
          <w:sz w:val="26"/>
          <w:szCs w:val="26"/>
        </w:rPr>
        <w:t>FÜR PRODUKTINHALTE</w:t>
      </w:r>
    </w:p>
    <w:p w14:paraId="716A3410" w14:textId="1BDD6F26" w:rsidR="003912C6" w:rsidRPr="00115ACA" w:rsidRDefault="003912C6" w:rsidP="003912C6">
      <w:pPr>
        <w:spacing w:line="360" w:lineRule="auto"/>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3912C6"/>
    <w:p w14:paraId="5F1527CC" w14:textId="77777777" w:rsidR="00D01528" w:rsidRDefault="00D01528">
      <w:pPr>
        <w:rPr>
          <w:rFonts w:ascii="Arial" w:eastAsiaTheme="majorEastAsia" w:hAnsi="Arial" w:cs="Arial"/>
          <w:sz w:val="28"/>
        </w:rPr>
      </w:pPr>
      <w:r>
        <w:rPr>
          <w:rFonts w:ascii="Arial" w:hAnsi="Arial" w:cs="Arial"/>
          <w:sz w:val="28"/>
        </w:rPr>
        <w:br w:type="page"/>
      </w:r>
    </w:p>
    <w:p w14:paraId="5FBBE3CD" w14:textId="3A2F2839" w:rsidR="00BE7083" w:rsidRDefault="00163392" w:rsidP="00BE7083">
      <w:pPr>
        <w:pStyle w:val="berschrift1"/>
        <w:numPr>
          <w:ilvl w:val="2"/>
          <w:numId w:val="5"/>
        </w:numPr>
        <w:spacing w:line="360" w:lineRule="auto"/>
        <w:jc w:val="both"/>
        <w:rPr>
          <w:rFonts w:ascii="Arial" w:hAnsi="Arial" w:cs="Arial"/>
          <w:color w:val="auto"/>
          <w:sz w:val="28"/>
          <w:szCs w:val="22"/>
        </w:rPr>
      </w:pPr>
      <w:bookmarkStart w:id="39" w:name="_Toc43292559"/>
      <w:r>
        <w:rPr>
          <w:noProof/>
        </w:rPr>
        <w:lastRenderedPageBreak/>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rPr>
          <w:rFonts w:ascii="Arial" w:hAnsi="Arial" w:cs="Arial"/>
          <w:color w:val="auto"/>
          <w:sz w:val="28"/>
          <w:szCs w:val="22"/>
        </w:rPr>
        <w:t>Aufwand</w:t>
      </w:r>
      <w:r w:rsidR="009E7DAA">
        <w:rPr>
          <w:rFonts w:ascii="Arial" w:hAnsi="Arial" w:cs="Arial"/>
          <w:color w:val="auto"/>
          <w:sz w:val="28"/>
          <w:szCs w:val="22"/>
        </w:rPr>
        <w:t>s</w:t>
      </w:r>
      <w:r w:rsidR="00BE7083" w:rsidRPr="00BE7083">
        <w:rPr>
          <w:rFonts w:ascii="Arial" w:hAnsi="Arial" w:cs="Arial"/>
          <w:color w:val="auto"/>
          <w:sz w:val="28"/>
          <w:szCs w:val="22"/>
        </w:rPr>
        <w:t>abschätzung</w:t>
      </w:r>
      <w:bookmarkEnd w:id="39"/>
    </w:p>
    <w:p w14:paraId="4C6D60DC" w14:textId="46BFCE65" w:rsidR="00D01528" w:rsidRDefault="00BE7083" w:rsidP="00BE7083">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BE7083">
      <w:pPr>
        <w:rPr>
          <w:rFonts w:ascii="Arial" w:hAnsi="Arial" w:cs="Arial"/>
          <w:sz w:val="26"/>
          <w:szCs w:val="26"/>
        </w:rPr>
      </w:pPr>
      <w:r w:rsidRPr="003E1E0B">
        <w:rPr>
          <w:rFonts w:ascii="Arial" w:hAnsi="Arial" w:cs="Arial"/>
          <w:sz w:val="26"/>
          <w:szCs w:val="26"/>
        </w:rPr>
        <w:t>FUNCTIONPOINTESTIMATION</w:t>
      </w:r>
    </w:p>
    <w:p w14:paraId="5C5EF86A" w14:textId="4A70E176" w:rsidR="003E1E0B" w:rsidRDefault="00A62898" w:rsidP="00BE7083">
      <w:r>
        <w:t>Die Klasse der FUNCTIONPOINTESTIMATION umfasst alle dafür nötigen Variablen wie das vorgegebene Gewicht</w:t>
      </w:r>
      <w:r w:rsidR="00A44FF7">
        <w:t xml:space="preserve"> (Variablenname: </w:t>
      </w:r>
      <w:r w:rsidR="00A44FF7">
        <w:rPr>
          <w:i/>
          <w:iCs/>
        </w:rPr>
        <w:t>weight</w:t>
      </w:r>
      <w:r w:rsidR="00A44FF7" w:rsidRPr="00A44FF7">
        <w:rPr>
          <w:i/>
          <w:iCs/>
        </w:rPr>
        <w:t>...</w:t>
      </w:r>
      <w:r w:rsidR="00A44FF7">
        <w:t>)</w:t>
      </w:r>
      <w:r>
        <w:t>, die Anzahl der verschiedenen Function Points</w:t>
      </w:r>
      <w:r w:rsidR="00A44FF7">
        <w:t xml:space="preserve"> (</w:t>
      </w:r>
      <w:r w:rsidR="00A44FF7">
        <w:rPr>
          <w:i/>
          <w:iCs/>
        </w:rPr>
        <w:t>count</w:t>
      </w:r>
      <w:r w:rsidR="00A44FF7" w:rsidRPr="00A44FF7">
        <w:rPr>
          <w:i/>
          <w:iCs/>
        </w:rPr>
        <w:t>...</w:t>
      </w:r>
      <w:r w:rsidR="00A44FF7">
        <w:t>)</w:t>
      </w:r>
      <w:r>
        <w:t xml:space="preserve"> </w:t>
      </w:r>
      <w:r w:rsidR="00FA139C">
        <w:t xml:space="preserve">sowie die </w:t>
      </w:r>
      <w:r w:rsidR="00A44FF7">
        <w:t>gewichtete Summe (</w:t>
      </w:r>
      <w:r w:rsidR="00A44FF7" w:rsidRPr="00A44FF7">
        <w:rPr>
          <w:i/>
          <w:iCs/>
        </w:rPr>
        <w:t>sum…</w:t>
      </w:r>
      <w:r w:rsidR="00A44FF7">
        <w:t xml:space="preserve">). </w:t>
      </w:r>
      <w:r w:rsidR="00DD5775">
        <w:br/>
      </w:r>
      <w:r w:rsidR="00CC7308">
        <w:t xml:space="preserve">Anzahl, Gewicht und Summe können über entsprechende Getter-Methoden </w:t>
      </w:r>
      <w:r w:rsidR="00F4293E">
        <w:t>ausgelesen werden. Für die Anzahlen gibt es zusätzlich eine Setter-Methode um die durch neu eingegebene Function Points geänderte Anzahl zu aktualisieren.</w:t>
      </w:r>
      <w:r w:rsidR="00695C68">
        <w:t xml:space="preserve"> </w:t>
      </w:r>
      <w:r w:rsidR="00DD5775">
        <w:br/>
      </w:r>
      <w:r w:rsidR="00695C68">
        <w:t xml:space="preserve">Durch die Referenz auf </w:t>
      </w:r>
      <w:r w:rsidR="00695C68" w:rsidRPr="00D56AB9">
        <w:rPr>
          <w:i/>
          <w:iCs/>
        </w:rPr>
        <w:t>configData</w:t>
      </w:r>
      <w:r w:rsidR="00695C68">
        <w:t xml:space="preserve"> und somit de</w:t>
      </w:r>
      <w:r w:rsidR="00D56AB9">
        <w:t>n</w:t>
      </w:r>
      <w:r w:rsidR="00695C68">
        <w:t xml:space="preserve"> Zugriff </w:t>
      </w:r>
      <w:r w:rsidR="00D56AB9">
        <w:t>auf die Einflussfaktoren kann die gewichtete Summe e3Sum sowie die Anzahl der Adjusted Function Points (</w:t>
      </w:r>
      <w:r w:rsidR="00D56AB9" w:rsidRPr="00D56AB9">
        <w:rPr>
          <w:i/>
          <w:iCs/>
        </w:rPr>
        <w:t>afp</w:t>
      </w:r>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BE7083">
      <w:pPr>
        <w:rPr>
          <w:rFonts w:ascii="Arial" w:hAnsi="Arial" w:cs="Arial"/>
          <w:sz w:val="26"/>
          <w:szCs w:val="26"/>
        </w:rPr>
      </w:pPr>
      <w:r w:rsidRPr="003E1E0B">
        <w:rPr>
          <w:rFonts w:ascii="Arial" w:hAnsi="Arial" w:cs="Arial"/>
          <w:sz w:val="26"/>
          <w:szCs w:val="26"/>
        </w:rPr>
        <w:t>CONFIGDATA</w:t>
      </w:r>
    </w:p>
    <w:p w14:paraId="244B9670" w14:textId="1B65924B" w:rsidR="003E1E0B" w:rsidRPr="00BE7083" w:rsidRDefault="001A4745" w:rsidP="00BE7083">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r w:rsidR="00DD5775" w:rsidRPr="00DD5775">
        <w:rPr>
          <w:i/>
          <w:iCs/>
        </w:rPr>
        <w:t>factor…</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Integer die Nummer des gewünschten Faktors übergeben </w:t>
      </w:r>
      <w:r w:rsidR="008B3ADF">
        <w:t>wird. Die Getter-Methode gibt daraufhin den Wert des gewählten Faktors zurück, der Setter-Methode wird zusätzlich der zu setzende Wert als Integer übergeben, welche</w:t>
      </w:r>
      <w:r w:rsidR="006D1AF7">
        <w:t>r dann in der entsprechenden Variable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E860A1">
      <w:pPr>
        <w:pStyle w:val="berschrift1"/>
        <w:numPr>
          <w:ilvl w:val="1"/>
          <w:numId w:val="5"/>
        </w:numPr>
        <w:spacing w:line="360" w:lineRule="auto"/>
        <w:jc w:val="both"/>
        <w:rPr>
          <w:rFonts w:ascii="Arial" w:hAnsi="Arial" w:cs="Arial"/>
          <w:color w:val="auto"/>
          <w:sz w:val="32"/>
          <w:szCs w:val="24"/>
        </w:rPr>
      </w:pPr>
      <w:bookmarkStart w:id="40" w:name="_Ref43283281"/>
      <w:bookmarkStart w:id="41" w:name="_Toc43292560"/>
      <w:r w:rsidRPr="00997643">
        <w:rPr>
          <w:rFonts w:ascii="Arial" w:hAnsi="Arial" w:cs="Arial"/>
          <w:color w:val="auto"/>
          <w:sz w:val="32"/>
          <w:szCs w:val="24"/>
        </w:rPr>
        <w:lastRenderedPageBreak/>
        <w:t>VIEW</w:t>
      </w:r>
      <w:bookmarkEnd w:id="40"/>
      <w:bookmarkEnd w:id="41"/>
    </w:p>
    <w:p w14:paraId="5E3AC19D" w14:textId="27AFE102" w:rsidR="00E860A1" w:rsidRDefault="00E860A1">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4">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Hiding)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Interface welches jene Funktionen definiert, die jede View zwangsweise unterstützen muss. Darunter fallen die </w:t>
      </w:r>
      <w:r w:rsidR="00560662" w:rsidRPr="00560662">
        <w:rPr>
          <w:i/>
          <w:iCs/>
        </w:rPr>
        <w:t>show()</w:t>
      </w:r>
      <w:r w:rsidR="00560662">
        <w:t xml:space="preserve"> und </w:t>
      </w:r>
      <w:r w:rsidR="00560662" w:rsidRPr="00560662">
        <w:rPr>
          <w:i/>
          <w:iCs/>
        </w:rPr>
        <w:t>hide()</w:t>
      </w:r>
      <w:r w:rsidR="00560662">
        <w:t xml:space="preserve"> Funktionen.  (Eine erweiterte Ansicht des Klassendiagramms ist der Übersicht halber im Anhang mit angefügt.)</w:t>
      </w:r>
    </w:p>
    <w:p w14:paraId="3F9A3E03" w14:textId="4A1781A2" w:rsidR="0062543F" w:rsidRDefault="005460FD">
      <w:commentRangeStart w:id="42"/>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2"/>
      <w:r w:rsidR="003235D1">
        <w:rPr>
          <w:rStyle w:val="Kommentarzeichen"/>
        </w:rPr>
        <w:commentReference w:id="42"/>
      </w:r>
    </w:p>
    <w:p w14:paraId="06F27209" w14:textId="366CA76D" w:rsidR="00DD4FD4" w:rsidRDefault="0062543F">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 xml:space="preserve">In „Function Points“ wird dem Nutzer eine tabellarische Übersicht der bisher erfassten Function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Function Points, kann der nächste Schritt gewählt werden. Hier kann der Nutzer über Schieberegler die einzelnen Anpassungsfaktoren für sein </w:t>
      </w:r>
      <w:r w:rsidR="00600B58">
        <w:lastRenderedPageBreak/>
        <w:t xml:space="preserve">individuelles Projekt einstellen. Die aktuelle Anzahl aller möglichen </w:t>
      </w:r>
      <w:r w:rsidR="00D31B14">
        <w:t xml:space="preserve">Faktoren wird dem Nutzer in einem Balken inklusive der dadurch verursachten prozentualen Änderung des Projektaufwands angezeigt. </w:t>
      </w:r>
      <w:r w:rsidR="00C26BE2">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r w:rsidR="0040103F">
        <w:t>Function Points oder die</w:t>
      </w:r>
      <w:r w:rsidR="00B629AF">
        <w:t xml:space="preserve"> Anzahl an Adjusted Function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pPr>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6B221A">
      <w:pPr>
        <w:pStyle w:val="berschrift1"/>
        <w:numPr>
          <w:ilvl w:val="1"/>
          <w:numId w:val="5"/>
        </w:numPr>
        <w:spacing w:line="360" w:lineRule="auto"/>
        <w:jc w:val="both"/>
        <w:rPr>
          <w:rFonts w:ascii="Arial" w:hAnsi="Arial" w:cs="Arial"/>
          <w:color w:val="auto"/>
          <w:sz w:val="32"/>
          <w:szCs w:val="24"/>
        </w:rPr>
      </w:pPr>
      <w:bookmarkStart w:id="43" w:name="_Toc43292561"/>
      <w:r w:rsidRPr="00997643">
        <w:rPr>
          <w:rFonts w:ascii="Arial" w:hAnsi="Arial" w:cs="Arial"/>
          <w:color w:val="auto"/>
          <w:sz w:val="32"/>
          <w:szCs w:val="24"/>
        </w:rPr>
        <w:lastRenderedPageBreak/>
        <w:t>CONTROLLER</w:t>
      </w:r>
      <w:bookmarkEnd w:id="43"/>
    </w:p>
    <w:p w14:paraId="7A2EDC13" w14:textId="533DD25A" w:rsidR="00A777FF" w:rsidRPr="00614092" w:rsidRDefault="00045C0A" w:rsidP="00614092">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4" w:name="_Toc21688796"/>
      <w:bookmarkStart w:id="45" w:name="_Toc42508030"/>
      <w:bookmarkStart w:id="46" w:name="_Toc42845985"/>
      <w:bookmarkStart w:id="47" w:name="_Toc42861421"/>
      <w:bookmarkEnd w:id="44"/>
      <w:bookmarkEnd w:id="45"/>
      <w:bookmarkEnd w:id="46"/>
      <w:bookmarkEnd w:id="47"/>
    </w:p>
    <w:p w14:paraId="72768EA0" w14:textId="77777777" w:rsidR="00A777FF" w:rsidRPr="007F50A3" w:rsidRDefault="00A777FF" w:rsidP="007F50A3">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48" w:name="_Toc21688797"/>
      <w:bookmarkStart w:id="49" w:name="_Toc42508031"/>
      <w:bookmarkStart w:id="50" w:name="_Toc42845986"/>
      <w:bookmarkStart w:id="51" w:name="_Toc42861422"/>
      <w:bookmarkStart w:id="52" w:name="_Toc43291004"/>
      <w:bookmarkStart w:id="53" w:name="_Toc43291093"/>
      <w:bookmarkStart w:id="54" w:name="_Toc43292562"/>
      <w:bookmarkEnd w:id="48"/>
      <w:bookmarkEnd w:id="49"/>
      <w:bookmarkEnd w:id="50"/>
      <w:bookmarkEnd w:id="51"/>
      <w:bookmarkEnd w:id="52"/>
      <w:bookmarkEnd w:id="53"/>
      <w:bookmarkEnd w:id="54"/>
    </w:p>
    <w:p w14:paraId="4B7BC4AD" w14:textId="77777777" w:rsidR="00A777FF" w:rsidRPr="007F50A3" w:rsidRDefault="00A777FF" w:rsidP="007F50A3">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5" w:name="_Toc21688798"/>
      <w:bookmarkStart w:id="56" w:name="_Toc42508032"/>
      <w:bookmarkStart w:id="57" w:name="_Toc42845987"/>
      <w:bookmarkStart w:id="58" w:name="_Toc42861423"/>
      <w:bookmarkStart w:id="59" w:name="_Toc43291005"/>
      <w:bookmarkStart w:id="60" w:name="_Toc43291094"/>
      <w:bookmarkStart w:id="61" w:name="_Toc43292563"/>
      <w:bookmarkEnd w:id="55"/>
      <w:bookmarkEnd w:id="56"/>
      <w:bookmarkEnd w:id="57"/>
      <w:bookmarkEnd w:id="58"/>
      <w:bookmarkEnd w:id="59"/>
      <w:bookmarkEnd w:id="60"/>
      <w:bookmarkEnd w:id="61"/>
    </w:p>
    <w:p w14:paraId="26C773EA" w14:textId="2E03BB47" w:rsidR="00FC01FA" w:rsidRDefault="00614092" w:rsidP="002F26CD">
      <w:pPr>
        <w:spacing w:line="360" w:lineRule="auto"/>
        <w:rPr>
          <w:rFonts w:ascii="Arial" w:hAnsi="Arial" w:cs="Arial"/>
        </w:rPr>
      </w:pPr>
      <w:r>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Pr>
          <w:rFonts w:ascii="Arial" w:hAnsi="Arial" w:cs="Arial"/>
        </w:rPr>
        <w:t xml:space="preserve"> dargestellten Views hat einen entsprechenden Controller </w:t>
      </w:r>
      <w:r w:rsidR="00841BA7" w:rsidRPr="00841BA7">
        <w:rPr>
          <w:rFonts w:ascii="Arial" w:hAnsi="Arial" w:cs="Arial"/>
          <w:i/>
          <w:iCs/>
        </w:rPr>
        <w:t>C_VIEWNAME</w:t>
      </w:r>
      <w:r w:rsidR="00841BA7">
        <w:rPr>
          <w:rFonts w:ascii="Arial" w:hAnsi="Arial" w:cs="Arial"/>
        </w:rPr>
        <w:t xml:space="preserve"> die </w:t>
      </w:r>
      <w:r w:rsidR="007F01B2">
        <w:rPr>
          <w:rFonts w:ascii="Arial" w:hAnsi="Arial" w:cs="Arial"/>
        </w:rPr>
        <w:t xml:space="preserve">von der jeweiligen View über Nutzereingaben informiert werden und diese entsprechend verarbeiten. </w:t>
      </w:r>
      <w:r w:rsidR="005401D6">
        <w:rPr>
          <w:rFonts w:ascii="Arial" w:hAnsi="Arial" w:cs="Arial"/>
        </w:rPr>
        <w:t xml:space="preserve">Zusätzlich zu diesem C_FRAME Controller </w:t>
      </w:r>
      <w:r w:rsidR="00311D7E">
        <w:rPr>
          <w:rFonts w:ascii="Arial" w:hAnsi="Arial" w:cs="Arial"/>
        </w:rPr>
        <w:t xml:space="preserve">haben die einzelnen 4 Tabs der Frame View einen entsprechenden Controller der </w:t>
      </w:r>
      <w:r w:rsidR="00340A97">
        <w:rPr>
          <w:rFonts w:ascii="Arial" w:hAnsi="Arial" w:cs="Arial"/>
        </w:rPr>
        <w:t xml:space="preserve">für spezifische Eingaben in diesem Tab zuständig ist. Jeder der TAB-Controller </w:t>
      </w:r>
      <w:r w:rsidR="00113FFF">
        <w:rPr>
          <w:rFonts w:ascii="Arial" w:hAnsi="Arial" w:cs="Arial"/>
        </w:rPr>
        <w:t xml:space="preserve">sowie der C_FRAME Controller werden vom Interface I_C_TAB abgeleitet und müssen somit </w:t>
      </w:r>
      <w:r w:rsidR="000F6AAB">
        <w:rPr>
          <w:rFonts w:ascii="Arial" w:hAnsi="Arial" w:cs="Arial"/>
        </w:rPr>
        <w:t xml:space="preserve">eine Funktion </w:t>
      </w:r>
      <w:r w:rsidR="000F6AAB" w:rsidRPr="00971325">
        <w:rPr>
          <w:rFonts w:ascii="Arial" w:hAnsi="Arial" w:cs="Arial"/>
          <w:i/>
          <w:iCs/>
        </w:rPr>
        <w:t xml:space="preserve">setLinks() </w:t>
      </w:r>
      <w:r w:rsidR="000F6AAB">
        <w:rPr>
          <w:rFonts w:ascii="Arial" w:hAnsi="Arial" w:cs="Arial"/>
        </w:rPr>
        <w:t xml:space="preserve">implementieren, welche die nötigen Referenzen zur Frame View sowie </w:t>
      </w:r>
      <w:r w:rsidR="00971325">
        <w:rPr>
          <w:rFonts w:ascii="Arial" w:hAnsi="Arial" w:cs="Arial"/>
        </w:rPr>
        <w:t xml:space="preserve">den Projektdaten halten. </w:t>
      </w:r>
      <w:r w:rsidR="0097158E">
        <w:rPr>
          <w:rFonts w:ascii="Arial" w:hAnsi="Arial" w:cs="Arial"/>
        </w:rPr>
        <w:t>In der</w:t>
      </w:r>
      <w:r w:rsidR="00971325">
        <w:rPr>
          <w:rFonts w:ascii="Arial" w:hAnsi="Arial" w:cs="Arial"/>
        </w:rPr>
        <w:t xml:space="preserve"> ebenfalls zu implementierende</w:t>
      </w:r>
      <w:r w:rsidR="0097158E">
        <w:rPr>
          <w:rFonts w:ascii="Arial" w:hAnsi="Arial" w:cs="Arial"/>
        </w:rPr>
        <w:t>n</w:t>
      </w:r>
      <w:r w:rsidR="00971325">
        <w:rPr>
          <w:rFonts w:ascii="Arial" w:hAnsi="Arial" w:cs="Arial"/>
        </w:rPr>
        <w:t xml:space="preserve"> </w:t>
      </w:r>
      <w:r w:rsidR="0097158E">
        <w:rPr>
          <w:rFonts w:ascii="Arial" w:hAnsi="Arial" w:cs="Arial"/>
        </w:rPr>
        <w:t xml:space="preserve">Funktion </w:t>
      </w:r>
      <w:r w:rsidR="0097158E" w:rsidRPr="0097158E">
        <w:rPr>
          <w:rFonts w:ascii="Arial" w:hAnsi="Arial" w:cs="Arial"/>
          <w:i/>
          <w:iCs/>
        </w:rPr>
        <w:t>updateProjectData()</w:t>
      </w:r>
      <w:r w:rsidR="0097158E">
        <w:rPr>
          <w:rFonts w:ascii="Arial" w:hAnsi="Arial" w:cs="Arial"/>
        </w:rPr>
        <w:t xml:space="preserve"> aktualisiert seinen speziellen Teil der Projektdaten.</w:t>
      </w:r>
    </w:p>
    <w:p w14:paraId="4138D8C2" w14:textId="0B32BEFE" w:rsidR="003955AD" w:rsidRPr="00841BA7" w:rsidRDefault="00FC01FA" w:rsidP="002F26CD">
      <w:pPr>
        <w:spacing w:line="360" w:lineRule="auto"/>
        <w:rPr>
          <w:rFonts w:ascii="Arial" w:hAnsi="Arial" w:cs="Arial"/>
        </w:rPr>
      </w:pPr>
      <w:r>
        <w:rPr>
          <w:rFonts w:ascii="Arial" w:hAnsi="Arial" w:cs="Arial"/>
        </w:rPr>
        <w:t xml:space="preserve">Zum Start des Programms erzeugt </w:t>
      </w:r>
      <w:r w:rsidRPr="00116665">
        <w:rPr>
          <w:rFonts w:ascii="Arial" w:hAnsi="Arial" w:cs="Arial"/>
          <w:i/>
          <w:iCs/>
        </w:rPr>
        <w:t>C_FRAME</w:t>
      </w:r>
      <w:r>
        <w:rPr>
          <w:rFonts w:ascii="Arial" w:hAnsi="Arial" w:cs="Arial"/>
        </w:rPr>
        <w:t xml:space="preserve"> mit Hilfe des Factory Prinzips </w:t>
      </w:r>
      <w:r w:rsidR="00702F26">
        <w:rPr>
          <w:rFonts w:ascii="Arial" w:hAnsi="Arial" w:cs="Arial"/>
        </w:rPr>
        <w:t xml:space="preserve">in der Klasse </w:t>
      </w:r>
      <w:r w:rsidR="00702F26" w:rsidRPr="00116665">
        <w:rPr>
          <w:rFonts w:ascii="Arial" w:hAnsi="Arial" w:cs="Arial"/>
          <w:i/>
          <w:iCs/>
        </w:rPr>
        <w:t>C_TABCONTROLLERFACTORY</w:t>
      </w:r>
      <w:r w:rsidR="00702F26" w:rsidRPr="00702F26">
        <w:rPr>
          <w:rFonts w:ascii="Arial" w:hAnsi="Arial" w:cs="Arial"/>
        </w:rPr>
        <w:t xml:space="preserve"> </w:t>
      </w:r>
      <w:r w:rsidR="00702F26">
        <w:rPr>
          <w:rFonts w:ascii="Arial" w:hAnsi="Arial" w:cs="Arial"/>
        </w:rPr>
        <w:t xml:space="preserve">die Instanz eines jeden TAB-Controllers. Durch Verwendung des Singleton-Prinzips ist sichergestellt, dass zur Laufzeit des Programms jeweils nur genau ein Controller pro Tab </w:t>
      </w:r>
      <w:r w:rsidR="005D2FE9">
        <w:rPr>
          <w:rFonts w:ascii="Arial" w:hAnsi="Arial" w:cs="Arial"/>
        </w:rPr>
        <w:t xml:space="preserve">existieren kann. Während das Programm läuft hält </w:t>
      </w:r>
      <w:r w:rsidR="005D2FE9" w:rsidRPr="00116665">
        <w:rPr>
          <w:rFonts w:ascii="Arial" w:hAnsi="Arial" w:cs="Arial"/>
          <w:i/>
          <w:iCs/>
        </w:rPr>
        <w:t>C_FRAME</w:t>
      </w:r>
      <w:r w:rsidR="005D2FE9">
        <w:rPr>
          <w:rFonts w:ascii="Arial" w:hAnsi="Arial" w:cs="Arial"/>
        </w:rPr>
        <w:t xml:space="preserve"> eine ständig aktualisierte Referenz auf den aktuell aktiven TAB-Controller in der Variable </w:t>
      </w:r>
      <w:r w:rsidR="005D2FE9" w:rsidRPr="0096125C">
        <w:rPr>
          <w:rFonts w:ascii="Arial" w:hAnsi="Arial" w:cs="Arial"/>
          <w:i/>
          <w:iCs/>
        </w:rPr>
        <w:t>currentController</w:t>
      </w:r>
      <w:r w:rsidR="0096125C">
        <w:rPr>
          <w:rFonts w:ascii="Arial" w:hAnsi="Arial" w:cs="Arial"/>
        </w:rPr>
        <w:t xml:space="preserve">. Wird ein bestimmter Button der </w:t>
      </w:r>
      <w:r w:rsidR="0096125C" w:rsidRPr="00116665">
        <w:rPr>
          <w:rFonts w:ascii="Arial" w:hAnsi="Arial" w:cs="Arial"/>
          <w:i/>
          <w:iCs/>
        </w:rPr>
        <w:t>V_FRAME</w:t>
      </w:r>
      <w:r w:rsidR="0096125C">
        <w:rPr>
          <w:rFonts w:ascii="Arial" w:hAnsi="Arial" w:cs="Arial"/>
        </w:rPr>
        <w:t xml:space="preserve"> betätigt, benachrichtigt die View ihren Controller </w:t>
      </w:r>
      <w:r w:rsidR="0096125C" w:rsidRPr="00116665">
        <w:rPr>
          <w:rFonts w:ascii="Arial" w:hAnsi="Arial" w:cs="Arial"/>
          <w:i/>
          <w:iCs/>
        </w:rPr>
        <w:t>C_FRAME</w:t>
      </w:r>
      <w:r w:rsidR="0096125C">
        <w:rPr>
          <w:rFonts w:ascii="Arial" w:hAnsi="Arial" w:cs="Arial"/>
        </w:rPr>
        <w:t xml:space="preserve"> darüber.</w:t>
      </w:r>
      <w:r w:rsidR="005D2FE9" w:rsidRPr="005D2FE9">
        <w:rPr>
          <w:rFonts w:ascii="Arial" w:hAnsi="Arial" w:cs="Arial"/>
        </w:rPr>
        <w:t xml:space="preserve"> </w:t>
      </w:r>
      <w:r w:rsidR="0096125C">
        <w:rPr>
          <w:rFonts w:ascii="Arial" w:hAnsi="Arial" w:cs="Arial"/>
        </w:rPr>
        <w:t xml:space="preserve">Dieser leitet diese Benachrichtigung abhängig vom aktuell aktiven Controller an den jeweiligen TAB-Controller weiter. Jeder </w:t>
      </w:r>
      <w:r w:rsidR="00DC7598">
        <w:rPr>
          <w:rFonts w:ascii="Arial" w:hAnsi="Arial" w:cs="Arial"/>
        </w:rPr>
        <w:t xml:space="preserve">der TAB-Controller implementiert ein spezielles Interface, gekennzeichnet durch </w:t>
      </w:r>
      <w:r w:rsidR="00DC7598" w:rsidRPr="00116665">
        <w:rPr>
          <w:rFonts w:ascii="Arial" w:hAnsi="Arial" w:cs="Arial"/>
          <w:i/>
          <w:iCs/>
        </w:rPr>
        <w:t>I_C_CONTROLLERNAME</w:t>
      </w:r>
      <w:r w:rsidR="00DC7598">
        <w:rPr>
          <w:rFonts w:ascii="Arial" w:hAnsi="Arial" w:cs="Arial"/>
        </w:rPr>
        <w:t>. Die</w:t>
      </w:r>
      <w:r w:rsidR="00116665">
        <w:rPr>
          <w:rFonts w:ascii="Arial" w:hAnsi="Arial" w:cs="Arial"/>
        </w:rPr>
        <w:t>s</w:t>
      </w:r>
      <w:r w:rsidR="00DC7598">
        <w:rPr>
          <w:rFonts w:ascii="Arial" w:hAnsi="Arial" w:cs="Arial"/>
        </w:rPr>
        <w:t xml:space="preserve"> ermöglicht das Prinzip des Information Hidings und </w:t>
      </w:r>
      <w:r w:rsidR="00116665">
        <w:rPr>
          <w:rFonts w:ascii="Arial" w:hAnsi="Arial" w:cs="Arial"/>
        </w:rPr>
        <w:t>vereinfacht das Austauschen einzelner Funktionen wesentlich.</w:t>
      </w:r>
      <w:r w:rsidR="003955AD">
        <w:rPr>
          <w:rFonts w:ascii="Arial" w:hAnsi="Arial" w:cs="Arial"/>
        </w:rPr>
        <w:br w:type="page"/>
      </w:r>
    </w:p>
    <w:p w14:paraId="08EB65BA" w14:textId="34D5D118" w:rsidR="00657F85" w:rsidRDefault="00116665" w:rsidP="00134FCF">
      <w:pPr>
        <w:pStyle w:val="berschrift1"/>
        <w:numPr>
          <w:ilvl w:val="0"/>
          <w:numId w:val="5"/>
        </w:numPr>
        <w:spacing w:line="360" w:lineRule="auto"/>
        <w:jc w:val="both"/>
        <w:rPr>
          <w:rFonts w:ascii="Arial" w:hAnsi="Arial" w:cs="Arial"/>
          <w:color w:val="auto"/>
        </w:rPr>
      </w:pPr>
      <w:r>
        <w:rPr>
          <w:rFonts w:ascii="Arial" w:hAnsi="Arial" w:cs="Arial"/>
          <w:color w:val="auto"/>
        </w:rPr>
        <w:lastRenderedPageBreak/>
        <w:t xml:space="preserve"> </w:t>
      </w:r>
      <w:bookmarkStart w:id="62" w:name="_Toc43292564"/>
      <w:r w:rsidR="00CC04F1">
        <w:rPr>
          <w:rFonts w:ascii="Arial" w:hAnsi="Arial" w:cs="Arial"/>
          <w:color w:val="auto"/>
        </w:rPr>
        <w:t>Prinzipien und Muster</w:t>
      </w:r>
      <w:bookmarkEnd w:id="62"/>
    </w:p>
    <w:p w14:paraId="4E4EFB48" w14:textId="706B1522" w:rsidR="00657F85" w:rsidRDefault="00E27202" w:rsidP="00E27202">
      <w:pPr>
        <w:pStyle w:val="berschrift1"/>
        <w:numPr>
          <w:ilvl w:val="1"/>
          <w:numId w:val="5"/>
        </w:numPr>
        <w:spacing w:line="360" w:lineRule="auto"/>
        <w:jc w:val="both"/>
        <w:rPr>
          <w:rFonts w:ascii="Arial" w:hAnsi="Arial" w:cs="Arial"/>
          <w:color w:val="auto"/>
          <w:sz w:val="32"/>
          <w:szCs w:val="24"/>
        </w:rPr>
      </w:pPr>
      <w:bookmarkStart w:id="63" w:name="_Toc43292565"/>
      <w:r>
        <w:rPr>
          <w:rFonts w:ascii="Arial" w:hAnsi="Arial" w:cs="Arial"/>
          <w:color w:val="auto"/>
          <w:sz w:val="32"/>
          <w:szCs w:val="24"/>
        </w:rPr>
        <w:t>Interfaces</w:t>
      </w:r>
      <w:bookmarkEnd w:id="63"/>
    </w:p>
    <w:p w14:paraId="6CF14B6F" w14:textId="17463099" w:rsidR="004A437E" w:rsidRDefault="004A437E" w:rsidP="003725AF">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3725AF">
      <w:r>
        <w:t xml:space="preserve">Durch die Nutzung von Interfaces ist jedoch nicht nur die gewünschte Modularität gewährleistet, sondern auch das </w:t>
      </w:r>
      <w:r w:rsidR="00CC04F1">
        <w:t>Entwurfsprinzip des Information Hiding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3725AF">
      <w:pPr>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E27202">
      <w:pPr>
        <w:pStyle w:val="berschrift1"/>
        <w:numPr>
          <w:ilvl w:val="1"/>
          <w:numId w:val="5"/>
        </w:numPr>
        <w:spacing w:line="360" w:lineRule="auto"/>
        <w:jc w:val="both"/>
        <w:rPr>
          <w:rFonts w:ascii="Arial" w:hAnsi="Arial" w:cs="Arial"/>
          <w:color w:val="auto"/>
          <w:sz w:val="32"/>
          <w:szCs w:val="24"/>
        </w:rPr>
      </w:pPr>
      <w:bookmarkStart w:id="64" w:name="_Toc43292566"/>
      <w:r>
        <w:rPr>
          <w:rFonts w:ascii="Arial" w:hAnsi="Arial" w:cs="Arial"/>
          <w:color w:val="auto"/>
          <w:sz w:val="32"/>
          <w:szCs w:val="24"/>
        </w:rPr>
        <w:t>Singleton</w:t>
      </w:r>
      <w:bookmarkEnd w:id="64"/>
    </w:p>
    <w:p w14:paraId="03112511" w14:textId="77777777" w:rsidR="00107061" w:rsidRDefault="00A25702" w:rsidP="00A25702">
      <w:r>
        <w:t xml:space="preserve">Da </w:t>
      </w:r>
      <w:r w:rsidR="00FD3214">
        <w:t>sowohl die Controller,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A25702">
      <w:r>
        <w:t xml:space="preserve">Hierfür haben die Klassen eine </w:t>
      </w:r>
      <w:r w:rsidRPr="00AA5225">
        <w:rPr>
          <w:i/>
          <w:iCs/>
        </w:rPr>
        <w:t xml:space="preserve">private static </w:t>
      </w:r>
      <w:r>
        <w:t>Referenz auf ihr Objekt</w:t>
      </w:r>
      <w:r w:rsidR="00107061">
        <w:t xml:space="preserve">, einen privaten Konstruktor sowie eine </w:t>
      </w:r>
      <w:r w:rsidR="00107061" w:rsidRPr="00AA5225">
        <w:rPr>
          <w:i/>
          <w:iCs/>
        </w:rPr>
        <w:t>public</w:t>
      </w:r>
      <w:r w:rsidR="00107061">
        <w:t xml:space="preserve"> Methode </w:t>
      </w:r>
      <w:r w:rsidR="00107061" w:rsidRPr="00AA5225">
        <w:rPr>
          <w:i/>
          <w:iCs/>
        </w:rPr>
        <w:t>getInstance</w:t>
      </w:r>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r w:rsidR="00240B8E" w:rsidRPr="00AA5225">
        <w:rPr>
          <w:i/>
          <w:iCs/>
        </w:rPr>
        <w:t>getInstance</w:t>
      </w:r>
      <w:r w:rsidR="00240B8E">
        <w:t xml:space="preserve"> Methode mit den entsprechenden Übergabep</w:t>
      </w:r>
      <w:r w:rsidR="00AA5225">
        <w:t>a</w:t>
      </w:r>
      <w:r w:rsidR="00240B8E">
        <w:t xml:space="preserve">rametern oder </w:t>
      </w:r>
      <w:r w:rsidR="00BE568E">
        <w:t xml:space="preserve">mit einer entsprechend zu implementierenden Funktion </w:t>
      </w:r>
      <w:r w:rsidR="00BE568E" w:rsidRPr="00AA5225">
        <w:rPr>
          <w:i/>
          <w:iCs/>
        </w:rPr>
        <w:t>setLinks()</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r w:rsidR="004E2971" w:rsidRPr="004E2971">
        <w:rPr>
          <w:i/>
          <w:iCs/>
        </w:rPr>
        <w:t>setLinks()</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r w:rsidR="004E2971" w:rsidRPr="004E2971">
        <w:rPr>
          <w:i/>
          <w:iCs/>
        </w:rPr>
        <w:t>setLinks()</w:t>
      </w:r>
      <w:r w:rsidR="004E2971">
        <w:t xml:space="preserve"> aufgerufen werden muss,</w:t>
      </w:r>
      <w:r w:rsidR="008F72CA">
        <w:t xml:space="preserve"> wird das Programm ein</w:t>
      </w:r>
      <w:r w:rsidR="00E27363">
        <w:t xml:space="preserve">e </w:t>
      </w:r>
      <w:r w:rsidR="00E27363" w:rsidRPr="00B21635">
        <w:rPr>
          <w:i/>
          <w:iCs/>
        </w:rPr>
        <w:t>NullPointerException</w:t>
      </w:r>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997643">
      <w:pPr>
        <w:pStyle w:val="berschrift1"/>
        <w:numPr>
          <w:ilvl w:val="1"/>
          <w:numId w:val="5"/>
        </w:numPr>
        <w:spacing w:line="360" w:lineRule="auto"/>
        <w:jc w:val="both"/>
        <w:rPr>
          <w:rFonts w:ascii="Arial" w:hAnsi="Arial" w:cs="Arial"/>
          <w:color w:val="auto"/>
          <w:sz w:val="32"/>
          <w:szCs w:val="24"/>
        </w:rPr>
      </w:pPr>
      <w:bookmarkStart w:id="65" w:name="_Toc43292567"/>
      <w:commentRangeStart w:id="66"/>
      <w:r w:rsidRPr="00997643">
        <w:rPr>
          <w:rFonts w:ascii="Arial" w:hAnsi="Arial" w:cs="Arial"/>
          <w:color w:val="auto"/>
          <w:sz w:val="32"/>
          <w:szCs w:val="24"/>
        </w:rPr>
        <w:lastRenderedPageBreak/>
        <w:t>Factory</w:t>
      </w:r>
      <w:commentRangeEnd w:id="66"/>
      <w:r w:rsidR="004F7EA0">
        <w:rPr>
          <w:rStyle w:val="Kommentarzeichen"/>
          <w:rFonts w:asciiTheme="minorHAnsi" w:eastAsiaTheme="minorHAnsi" w:hAnsiTheme="minorHAnsi" w:cstheme="minorBidi"/>
          <w:color w:val="auto"/>
        </w:rPr>
        <w:commentReference w:id="66"/>
      </w:r>
      <w:bookmarkEnd w:id="65"/>
    </w:p>
    <w:p w14:paraId="492F6CB0" w14:textId="6C872BB7" w:rsidR="00A25702" w:rsidRDefault="00A25702" w:rsidP="00A25702">
      <w:pPr>
        <w:rPr>
          <w:color w:val="C00000"/>
        </w:rPr>
      </w:pPr>
      <w:r w:rsidRPr="00E47010">
        <w:rPr>
          <w:color w:val="C00000"/>
        </w:rPr>
        <w:t>bei Model import/export</w:t>
      </w:r>
      <w:r w:rsidR="00E47010">
        <w:rPr>
          <w:color w:val="C00000"/>
        </w:rPr>
        <w:t xml:space="preserve"> + kurze Erklärung</w:t>
      </w:r>
    </w:p>
    <w:p w14:paraId="7E9205D7" w14:textId="77777777" w:rsidR="000A7A36" w:rsidRDefault="000A7A36" w:rsidP="00A25702">
      <w:pPr>
        <w:rPr>
          <w:color w:val="C00000"/>
        </w:rPr>
      </w:pPr>
    </w:p>
    <w:p w14:paraId="19527747" w14:textId="4E20C794" w:rsidR="000A7A36" w:rsidRDefault="000A7A36" w:rsidP="00A25702">
      <w:pPr>
        <w:rPr>
          <w:color w:val="C00000"/>
        </w:rPr>
      </w:pPr>
      <w:r>
        <w:rPr>
          <w:color w:val="C00000"/>
        </w:rPr>
        <w:t>evtl. Decorator bei den Controllern?</w:t>
      </w:r>
    </w:p>
    <w:p w14:paraId="5671034F" w14:textId="4C25D88D" w:rsidR="00214966" w:rsidRDefault="00214966" w:rsidP="00A25702">
      <w:pPr>
        <w:rPr>
          <w:color w:val="C00000"/>
        </w:rPr>
      </w:pPr>
      <w:r>
        <w:rPr>
          <w:color w:val="C00000"/>
        </w:rPr>
        <w:t>evtl. Observer wenn es darum geht, wie Projektdaten geändert werden (updateProjectData (push) Methode und updateView (pull))</w:t>
      </w:r>
    </w:p>
    <w:p w14:paraId="027790F7" w14:textId="7779008B" w:rsidR="00AC73FE" w:rsidRDefault="00AC73FE" w:rsidP="00A25702">
      <w:pPr>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A25702">
      <w:pPr>
        <w:rPr>
          <w:color w:val="C00000"/>
        </w:rPr>
      </w:pPr>
      <w:r>
        <w:rPr>
          <w:color w:val="C00000"/>
        </w:rPr>
        <w:t>Komponenten (eig. überall) Haben wir Ports?</w:t>
      </w:r>
    </w:p>
    <w:p w14:paraId="59D490AB" w14:textId="73BF782D" w:rsidR="00E27202" w:rsidRPr="00E27202" w:rsidRDefault="00E27202" w:rsidP="00E27202">
      <w:pPr>
        <w:pStyle w:val="berschrift1"/>
        <w:numPr>
          <w:ilvl w:val="0"/>
          <w:numId w:val="5"/>
        </w:numPr>
        <w:spacing w:line="360" w:lineRule="auto"/>
        <w:jc w:val="both"/>
        <w:rPr>
          <w:rFonts w:ascii="Arial" w:hAnsi="Arial" w:cs="Arial"/>
          <w:color w:val="auto"/>
        </w:rPr>
      </w:pPr>
      <w:r>
        <w:rPr>
          <w:rFonts w:ascii="Arial" w:hAnsi="Arial" w:cs="Arial"/>
          <w:color w:val="auto"/>
        </w:rPr>
        <w:t xml:space="preserve"> </w:t>
      </w:r>
      <w:bookmarkStart w:id="67" w:name="_Toc43292568"/>
      <w:commentRangeStart w:id="68"/>
      <w:r w:rsidRPr="00E27202">
        <w:rPr>
          <w:rFonts w:ascii="Arial" w:hAnsi="Arial" w:cs="Arial"/>
          <w:color w:val="auto"/>
        </w:rPr>
        <w:t>Programmtests</w:t>
      </w:r>
      <w:commentRangeEnd w:id="68"/>
      <w:r w:rsidR="00414BE3">
        <w:rPr>
          <w:rStyle w:val="Kommentarzeichen"/>
          <w:rFonts w:asciiTheme="minorHAnsi" w:eastAsiaTheme="minorHAnsi" w:hAnsiTheme="minorHAnsi" w:cstheme="minorBidi"/>
          <w:color w:val="auto"/>
        </w:rPr>
        <w:commentReference w:id="68"/>
      </w:r>
      <w:bookmarkEnd w:id="67"/>
    </w:p>
    <w:p w14:paraId="4A26D1F4" w14:textId="348535C6" w:rsidR="00E27202" w:rsidRDefault="00E27202" w:rsidP="00E27202">
      <w:pPr>
        <w:pStyle w:val="berschrift1"/>
        <w:numPr>
          <w:ilvl w:val="1"/>
          <w:numId w:val="5"/>
        </w:numPr>
        <w:spacing w:line="360" w:lineRule="auto"/>
        <w:jc w:val="both"/>
        <w:rPr>
          <w:rFonts w:ascii="Arial" w:hAnsi="Arial" w:cs="Arial"/>
          <w:color w:val="auto"/>
          <w:sz w:val="32"/>
          <w:szCs w:val="24"/>
        </w:rPr>
      </w:pPr>
      <w:bookmarkStart w:id="69" w:name="_Toc43292569"/>
      <w:r w:rsidRPr="00E27202">
        <w:rPr>
          <w:rFonts w:ascii="Arial" w:hAnsi="Arial" w:cs="Arial"/>
          <w:color w:val="auto"/>
          <w:sz w:val="32"/>
          <w:szCs w:val="24"/>
        </w:rPr>
        <w:t>Import/Export</w:t>
      </w:r>
      <w:bookmarkEnd w:id="69"/>
    </w:p>
    <w:p w14:paraId="1B386706" w14:textId="1402E353" w:rsidR="002D0B6C" w:rsidRDefault="002D0B6C" w:rsidP="002D0B6C">
      <w:r>
        <w:t>Für den Export und Import wurde die JAXB API verwendet. Diese ermöglicht es JAVA Objekte in XML-Dateien und XML-Dateien in JAVA Objekte zu konvertieren.</w:t>
      </w:r>
    </w:p>
    <w:p w14:paraId="098317B4" w14:textId="2A4A4219" w:rsidR="00BB4BE4" w:rsidRDefault="002D0B6C" w:rsidP="002D0B6C">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C0798A">
      <w:pPr>
        <w:pStyle w:val="berschrift1"/>
        <w:numPr>
          <w:ilvl w:val="2"/>
          <w:numId w:val="5"/>
        </w:numPr>
        <w:spacing w:line="360" w:lineRule="auto"/>
        <w:jc w:val="both"/>
        <w:rPr>
          <w:rFonts w:ascii="Arial" w:hAnsi="Arial" w:cs="Arial"/>
          <w:color w:val="auto"/>
          <w:sz w:val="28"/>
          <w:szCs w:val="22"/>
        </w:rPr>
      </w:pPr>
      <w:bookmarkStart w:id="70" w:name="_Toc43292570"/>
      <w:r w:rsidRPr="00C0798A">
        <w:rPr>
          <w:rFonts w:ascii="Arial" w:hAnsi="Arial" w:cs="Arial"/>
          <w:color w:val="auto"/>
          <w:sz w:val="28"/>
          <w:szCs w:val="22"/>
        </w:rPr>
        <w:t>Import</w:t>
      </w:r>
      <w:bookmarkEnd w:id="70"/>
    </w:p>
    <w:p w14:paraId="527046DC" w14:textId="43BB8F73" w:rsidR="00C5765B" w:rsidRDefault="00BB4BE4" w:rsidP="002D0B6C">
      <w:commentRangeStart w:id="71"/>
      <w:r>
        <w:t>In M_IMPORT gibt es die beiden</w:t>
      </w:r>
      <w:r w:rsidR="00FF72A4">
        <w:t xml:space="preserve"> überladenden</w:t>
      </w:r>
      <w:r>
        <w:t xml:space="preserve"> Methoden </w:t>
      </w:r>
      <w:r w:rsidRPr="00414BE3">
        <w:rPr>
          <w:i/>
          <w:iCs/>
        </w:rPr>
        <w:t>importProject</w:t>
      </w:r>
      <w:r w:rsidR="00C5765B">
        <w:t xml:space="preserve">. </w:t>
      </w:r>
      <w:commentRangeEnd w:id="71"/>
      <w:r w:rsidR="00BE6272">
        <w:rPr>
          <w:rStyle w:val="Kommentarzeichen"/>
        </w:rPr>
        <w:commentReference w:id="71"/>
      </w:r>
    </w:p>
    <w:p w14:paraId="147B33E5" w14:textId="398BA24E" w:rsidR="002D0B6C" w:rsidRDefault="00C5765B" w:rsidP="002D0B6C">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ED3DFC">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A903A5">
      <w:pPr>
        <w:pStyle w:val="Listenabsatz"/>
        <w:numPr>
          <w:ilvl w:val="0"/>
          <w:numId w:val="13"/>
        </w:numPr>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A903A5">
      <w:pPr>
        <w:pStyle w:val="Listenabsatz"/>
        <w:rPr>
          <w:b/>
          <w:bCs/>
        </w:rPr>
      </w:pPr>
      <w:r>
        <w:t>→</w:t>
      </w:r>
      <w:r w:rsidR="009F15FA">
        <w:t xml:space="preserve"> falls dies eintritt wird eine </w:t>
      </w:r>
      <w:r w:rsidR="009F15FA" w:rsidRPr="00414BE3">
        <w:rPr>
          <w:i/>
          <w:iCs/>
        </w:rPr>
        <w:t>InvalidPathException</w:t>
      </w:r>
      <w:r w:rsidR="009F15FA">
        <w:t xml:space="preserve"> geworfen, auf welche </w:t>
      </w:r>
      <w:r w:rsidR="00EA2DAC">
        <w:t>beim Testen</w:t>
      </w:r>
      <w:r w:rsidR="009F15FA">
        <w:t xml:space="preserve"> geprüft wird</w:t>
      </w:r>
    </w:p>
    <w:p w14:paraId="5965862B" w14:textId="5507790B" w:rsidR="00A903A5" w:rsidRDefault="008D0E66" w:rsidP="00A20AB1">
      <w:pPr>
        <w:pStyle w:val="Listenabsatz"/>
        <w:numPr>
          <w:ilvl w:val="0"/>
          <w:numId w:val="13"/>
        </w:numPr>
        <w:rPr>
          <w:b/>
          <w:bCs/>
        </w:rPr>
      </w:pPr>
      <w:r>
        <w:rPr>
          <w:b/>
          <w:bCs/>
        </w:rPr>
        <w:t xml:space="preserve">Der </w:t>
      </w:r>
      <w:r w:rsidR="00456FD9">
        <w:rPr>
          <w:b/>
          <w:bCs/>
        </w:rPr>
        <w:t>Dateip</w:t>
      </w:r>
      <w:r>
        <w:rPr>
          <w:b/>
          <w:bCs/>
        </w:rPr>
        <w:t>fad ist „null“</w:t>
      </w:r>
    </w:p>
    <w:p w14:paraId="26F35CF4" w14:textId="77777777" w:rsidR="00EA2DAC" w:rsidRPr="00A903A5" w:rsidRDefault="008D0E66" w:rsidP="00EA2DAC">
      <w:pPr>
        <w:pStyle w:val="Listenabsatz"/>
        <w:rPr>
          <w:b/>
          <w:bCs/>
        </w:rPr>
      </w:pPr>
      <w:r>
        <w:t>→</w:t>
      </w:r>
      <w:r w:rsidR="009F15FA">
        <w:t xml:space="preserve"> falls dies eintritt wird eine </w:t>
      </w:r>
      <w:r w:rsidR="009F15FA" w:rsidRPr="00414BE3">
        <w:rPr>
          <w:i/>
          <w:iCs/>
        </w:rPr>
        <w:t>NullPointerException</w:t>
      </w:r>
      <w:r w:rsidR="009F15FA">
        <w:t xml:space="preserve"> geworfen</w:t>
      </w:r>
      <w:r w:rsidR="00EA2DAC">
        <w:t>, auf welche beim Testen geprüft wird</w:t>
      </w:r>
    </w:p>
    <w:p w14:paraId="16FF8F80" w14:textId="6141B210" w:rsidR="008D0E66" w:rsidRPr="00AB6A29" w:rsidRDefault="00A910D5" w:rsidP="00EA2DAC">
      <w:pPr>
        <w:pStyle w:val="Listenabsatz"/>
        <w:rPr>
          <w:b/>
          <w:bCs/>
        </w:rPr>
      </w:pPr>
      <w:r>
        <w:rPr>
          <w:b/>
          <w:bCs/>
        </w:rPr>
        <w:t>Bei der Konvertierung mit JAXB tritt ein Problem auf</w:t>
      </w:r>
    </w:p>
    <w:p w14:paraId="6530D7AC" w14:textId="2C839EED" w:rsidR="008D0E66" w:rsidRPr="00EA2DAC" w:rsidRDefault="008D0E66" w:rsidP="00EA2DAC">
      <w:pPr>
        <w:pStyle w:val="Listenabsatz"/>
        <w:rPr>
          <w:b/>
          <w:bCs/>
        </w:rPr>
      </w:pPr>
      <w:r>
        <w:t>→</w:t>
      </w:r>
      <w:r w:rsidR="00456FD9">
        <w:t xml:space="preserve"> falls dies eintritt wird eine </w:t>
      </w:r>
      <w:r w:rsidR="00456FD9" w:rsidRPr="00414BE3">
        <w:rPr>
          <w:i/>
          <w:iCs/>
        </w:rPr>
        <w:t>JAXBException</w:t>
      </w:r>
      <w:r w:rsidR="00456FD9">
        <w:t xml:space="preserve"> von JAXB geworfen, welche abgefangen wird. Dann wird eine </w:t>
      </w:r>
      <w:r w:rsidR="00456FD9" w:rsidRPr="00414BE3">
        <w:rPr>
          <w:i/>
          <w:iCs/>
        </w:rPr>
        <w:t>IllegalStateException</w:t>
      </w:r>
      <w:r w:rsidR="00456FD9">
        <w:t xml:space="preserve"> geworfen, </w:t>
      </w:r>
      <w:r w:rsidR="00EA2DAC">
        <w:t>auf welche beim Testen geprüft wird</w:t>
      </w:r>
    </w:p>
    <w:p w14:paraId="52644171" w14:textId="33DB872F" w:rsidR="008D0E66" w:rsidRDefault="00A910D5" w:rsidP="008D0E66">
      <w:pPr>
        <w:pStyle w:val="Listenabsatz"/>
        <w:numPr>
          <w:ilvl w:val="0"/>
          <w:numId w:val="13"/>
        </w:numPr>
        <w:rPr>
          <w:b/>
          <w:bCs/>
        </w:rPr>
      </w:pPr>
      <w:r>
        <w:rPr>
          <w:b/>
          <w:bCs/>
        </w:rPr>
        <w:t>Die Methode wirft keinen Fehler</w:t>
      </w:r>
    </w:p>
    <w:p w14:paraId="644A63B8" w14:textId="4EBEA7C1" w:rsidR="00A910D5" w:rsidRDefault="00A910D5" w:rsidP="00A910D5">
      <w:pPr>
        <w:pStyle w:val="Listenabsatz"/>
      </w:pPr>
      <w:r>
        <w:t>→</w:t>
      </w:r>
      <w:r w:rsidR="00456FD9">
        <w:t xml:space="preserve"> falls dies eintritt wird erwartet, dass keine </w:t>
      </w:r>
      <w:r w:rsidR="00414BE3">
        <w:t>E</w:t>
      </w:r>
      <w:r w:rsidR="00456FD9">
        <w:t>xception geworfen wird</w:t>
      </w:r>
      <w:r w:rsidR="00EA2DAC">
        <w:t xml:space="preserve"> und darauf wird getestet</w:t>
      </w:r>
    </w:p>
    <w:p w14:paraId="08E55432" w14:textId="4DA08976" w:rsidR="00B76FCD" w:rsidRPr="00C0798A" w:rsidRDefault="00B76FCD" w:rsidP="00B76FCD">
      <w:pPr>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Exception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A910D5">
      <w:pPr>
        <w:pStyle w:val="Listenabsatz"/>
        <w:rPr>
          <w:b/>
          <w:bCs/>
        </w:rPr>
      </w:pPr>
      <w:r w:rsidRPr="0047024F">
        <w:rPr>
          <w:b/>
          <w:bCs/>
          <w:noProof/>
          <w:lang w:val="en-GB"/>
        </w:rPr>
        <w:lastRenderedPageBreak/>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ED3DFC"/>
    <w:p w14:paraId="18996328" w14:textId="77777777" w:rsidR="0047024F" w:rsidRDefault="0047024F">
      <w:r>
        <w:br w:type="page"/>
      </w:r>
    </w:p>
    <w:p w14:paraId="1EB59882" w14:textId="57CA2AA1" w:rsidR="0047024F" w:rsidRDefault="00C5765B" w:rsidP="002D0B6C">
      <w:r>
        <w:lastRenderedPageBreak/>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7024F">
      <w:r>
        <w:t>Bei der Ausführung dieser Methode kann es zu 5 Fällen kommen, welche auch die Äquivalenzklassen darstellen:</w:t>
      </w:r>
    </w:p>
    <w:p w14:paraId="4FD95653" w14:textId="77777777" w:rsidR="0047024F" w:rsidRDefault="0047024F" w:rsidP="0047024F">
      <w:pPr>
        <w:pStyle w:val="Listenabsatz"/>
        <w:numPr>
          <w:ilvl w:val="0"/>
          <w:numId w:val="13"/>
        </w:numPr>
        <w:rPr>
          <w:b/>
          <w:bCs/>
        </w:rPr>
      </w:pPr>
      <w:r>
        <w:rPr>
          <w:b/>
          <w:bCs/>
        </w:rPr>
        <w:t>Die Datei, welche durch den Dateipfad gegeben ist, existiert nicht</w:t>
      </w:r>
    </w:p>
    <w:p w14:paraId="5FD188E4" w14:textId="77777777" w:rsidR="0047024F" w:rsidRPr="00A903A5" w:rsidRDefault="0047024F" w:rsidP="0047024F">
      <w:pPr>
        <w:pStyle w:val="Listenabsatz"/>
        <w:rPr>
          <w:b/>
          <w:bCs/>
        </w:rPr>
      </w:pPr>
      <w:r>
        <w:t>→ falls dies eintritt wird eine InvalidPathException geworfen, auf welche beim Testen geprüft wird</w:t>
      </w:r>
    </w:p>
    <w:p w14:paraId="047D6B66" w14:textId="77777777" w:rsidR="0047024F" w:rsidRDefault="0047024F" w:rsidP="0047024F">
      <w:pPr>
        <w:pStyle w:val="Listenabsatz"/>
        <w:numPr>
          <w:ilvl w:val="0"/>
          <w:numId w:val="13"/>
        </w:numPr>
        <w:rPr>
          <w:b/>
          <w:bCs/>
        </w:rPr>
      </w:pPr>
      <w:r>
        <w:rPr>
          <w:b/>
          <w:bCs/>
        </w:rPr>
        <w:t>Der Dateipfad ist „null“</w:t>
      </w:r>
    </w:p>
    <w:p w14:paraId="5A8DCFFD" w14:textId="4E9E2ADF" w:rsidR="0047024F" w:rsidRDefault="0047024F" w:rsidP="0047024F">
      <w:pPr>
        <w:pStyle w:val="Listenabsatz"/>
      </w:pPr>
      <w:r>
        <w:t>→ falls dies eintritt wird eine NullPointerException geworfen, auf welche beim Testen geprüft wird</w:t>
      </w:r>
    </w:p>
    <w:p w14:paraId="2E2B4C08" w14:textId="59B063E9" w:rsidR="00A6229F" w:rsidRDefault="00A6229F" w:rsidP="00A6229F">
      <w:pPr>
        <w:pStyle w:val="Listenabsatz"/>
        <w:numPr>
          <w:ilvl w:val="0"/>
          <w:numId w:val="13"/>
        </w:numPr>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9D0912">
      <w:pPr>
        <w:pStyle w:val="Listenabsatz"/>
        <w:rPr>
          <w:b/>
          <w:bCs/>
        </w:rPr>
      </w:pPr>
      <w:r>
        <w:t xml:space="preserve">→ </w:t>
      </w:r>
      <w:r w:rsidR="009D0912">
        <w:t>falls dies eintritt wird eine NullPointerException geworfen, auf welche beim Testen geprüft wird</w:t>
      </w:r>
    </w:p>
    <w:p w14:paraId="7AD76BA4" w14:textId="529FA157" w:rsidR="00A6229F" w:rsidRPr="00A6229F" w:rsidRDefault="00A6229F" w:rsidP="00A6229F">
      <w:pPr>
        <w:pStyle w:val="Listenabsatz"/>
        <w:numPr>
          <w:ilvl w:val="0"/>
          <w:numId w:val="13"/>
        </w:numPr>
        <w:rPr>
          <w:b/>
          <w:bCs/>
        </w:rPr>
      </w:pPr>
      <w:r>
        <w:rPr>
          <w:b/>
          <w:bCs/>
        </w:rPr>
        <w:t>Bei der Konvertierung mit JAXB tritt ein Problem auf</w:t>
      </w:r>
    </w:p>
    <w:p w14:paraId="46659F7E" w14:textId="7531A0F9" w:rsidR="0047024F" w:rsidRPr="00EA2DAC" w:rsidRDefault="0047024F" w:rsidP="0047024F">
      <w:pPr>
        <w:pStyle w:val="Listenabsatz"/>
        <w:rPr>
          <w:b/>
          <w:bCs/>
        </w:rPr>
      </w:pPr>
      <w:r>
        <w:t xml:space="preserve">→ falls dies eintritt wird eine JAXBException von JAXB geworfen, welche abgefangen wird. Dann wird eine IllegalStateException geworfen, auf welche beim </w:t>
      </w:r>
      <w:r w:rsidR="009D0912">
        <w:t>T</w:t>
      </w:r>
      <w:r>
        <w:t>esten geprüft wird</w:t>
      </w:r>
    </w:p>
    <w:p w14:paraId="43A48608" w14:textId="77777777" w:rsidR="0047024F" w:rsidRDefault="0047024F" w:rsidP="0047024F">
      <w:pPr>
        <w:pStyle w:val="Listenabsatz"/>
        <w:numPr>
          <w:ilvl w:val="0"/>
          <w:numId w:val="13"/>
        </w:numPr>
        <w:rPr>
          <w:b/>
          <w:bCs/>
        </w:rPr>
      </w:pPr>
      <w:r>
        <w:rPr>
          <w:b/>
          <w:bCs/>
        </w:rPr>
        <w:t>Die Methode wirft keinen Fehler</w:t>
      </w:r>
    </w:p>
    <w:p w14:paraId="19B6B1E8" w14:textId="77777777" w:rsidR="0047024F" w:rsidRDefault="0047024F" w:rsidP="0047024F">
      <w:pPr>
        <w:pStyle w:val="Listenabsatz"/>
      </w:pPr>
      <w:r>
        <w:t>→ falls dies eintritt wird erwartet, dass keine exception geworfen wird und darauf wird getestet</w:t>
      </w:r>
    </w:p>
    <w:p w14:paraId="10D3D252" w14:textId="202471F5" w:rsidR="0047024F" w:rsidRPr="009D0912" w:rsidRDefault="0047024F" w:rsidP="0047024F">
      <w:pPr>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einen bestimmten Zweig durchläuft und entweder eine Exception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2D0B6C"/>
    <w:p w14:paraId="1B4B6F83" w14:textId="77777777" w:rsidR="00242621" w:rsidRDefault="00242621" w:rsidP="0047024F"/>
    <w:p w14:paraId="352028C0" w14:textId="77777777" w:rsidR="00242621" w:rsidRDefault="00242621" w:rsidP="0047024F"/>
    <w:p w14:paraId="7198498D" w14:textId="77777777" w:rsidR="00242621" w:rsidRDefault="00242621" w:rsidP="0047024F"/>
    <w:p w14:paraId="1CBFD6B2" w14:textId="77777777" w:rsidR="00242621" w:rsidRDefault="00242621" w:rsidP="0047024F"/>
    <w:p w14:paraId="3775D126" w14:textId="77777777" w:rsidR="00486FB0" w:rsidRDefault="007852FB" w:rsidP="00486FB0">
      <w:pPr>
        <w:pStyle w:val="berschrift1"/>
        <w:spacing w:line="360" w:lineRule="auto"/>
        <w:jc w:val="both"/>
      </w:pPr>
      <w:bookmarkStart w:id="72" w:name="_Toc43292571"/>
      <w:r w:rsidRPr="007852FB">
        <w:rPr>
          <w:noProof/>
        </w:rPr>
        <w:lastRenderedPageBreak/>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2"/>
      <w:r w:rsidR="00242621">
        <w:br w:type="page"/>
      </w:r>
    </w:p>
    <w:p w14:paraId="6BA38CB3" w14:textId="3DE574E6" w:rsidR="00225B05" w:rsidRPr="00486FB0" w:rsidRDefault="00225B05" w:rsidP="00486FB0">
      <w:pPr>
        <w:pStyle w:val="berschrift1"/>
        <w:numPr>
          <w:ilvl w:val="2"/>
          <w:numId w:val="5"/>
        </w:numPr>
        <w:spacing w:line="360" w:lineRule="auto"/>
        <w:jc w:val="both"/>
        <w:rPr>
          <w:rFonts w:ascii="Arial" w:hAnsi="Arial" w:cs="Arial"/>
          <w:color w:val="auto"/>
          <w:sz w:val="28"/>
          <w:szCs w:val="22"/>
        </w:rPr>
      </w:pPr>
      <w:bookmarkStart w:id="73" w:name="_Toc43292572"/>
      <w:r w:rsidRPr="00486FB0">
        <w:rPr>
          <w:rFonts w:ascii="Arial" w:hAnsi="Arial" w:cs="Arial"/>
          <w:color w:val="auto"/>
          <w:sz w:val="28"/>
          <w:szCs w:val="22"/>
        </w:rPr>
        <w:lastRenderedPageBreak/>
        <w:t>Export</w:t>
      </w:r>
      <w:bookmarkEnd w:id="73"/>
    </w:p>
    <w:p w14:paraId="6657B9F8" w14:textId="4448BE4D" w:rsidR="00225B05" w:rsidRDefault="00225B05" w:rsidP="00225B05">
      <w:r>
        <w:t>In M_</w:t>
      </w:r>
      <w:r w:rsidR="00F5081D">
        <w:t>EXPOR</w:t>
      </w:r>
      <w:r>
        <w:t xml:space="preserve">T gibt es die beiden </w:t>
      </w:r>
      <w:r w:rsidR="00CD77F8">
        <w:t xml:space="preserve">überladenden </w:t>
      </w:r>
      <w:r>
        <w:t xml:space="preserve">Methoden </w:t>
      </w:r>
      <w:r w:rsidR="00E4272F">
        <w:t>expor</w:t>
      </w:r>
      <w:r w:rsidR="00554D6F">
        <w:t>t.</w:t>
      </w:r>
    </w:p>
    <w:p w14:paraId="4E864E23" w14:textId="41247919" w:rsidR="00225B05" w:rsidRDefault="00225B05" w:rsidP="00225B05">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225B05">
      <w:r>
        <w:t xml:space="preserve">Bei der Ausführung dieser Methode kann es zu </w:t>
      </w:r>
      <w:r w:rsidR="009B2E95">
        <w:t>4</w:t>
      </w:r>
      <w:r>
        <w:t xml:space="preserve"> Fällen kommen, welche auch die Äquivalenzklassen darstellen:</w:t>
      </w:r>
    </w:p>
    <w:p w14:paraId="2267C296" w14:textId="43504FC0" w:rsidR="00225B05" w:rsidRDefault="00225B05" w:rsidP="00225B05">
      <w:pPr>
        <w:pStyle w:val="Listenabsatz"/>
        <w:numPr>
          <w:ilvl w:val="0"/>
          <w:numId w:val="13"/>
        </w:numPr>
        <w:rPr>
          <w:b/>
          <w:bCs/>
        </w:rPr>
      </w:pPr>
      <w:r>
        <w:rPr>
          <w:b/>
          <w:bCs/>
        </w:rPr>
        <w:t>D</w:t>
      </w:r>
      <w:r w:rsidR="00DF7CEE">
        <w:rPr>
          <w:b/>
          <w:bCs/>
        </w:rPr>
        <w:t>er Dateipfad ist leer oder besteht nur aus Leerzeichen</w:t>
      </w:r>
    </w:p>
    <w:p w14:paraId="01A0B9A8" w14:textId="77777777" w:rsidR="00225B05" w:rsidRPr="00A903A5" w:rsidRDefault="00225B05" w:rsidP="00225B05">
      <w:pPr>
        <w:pStyle w:val="Listenabsatz"/>
        <w:rPr>
          <w:b/>
          <w:bCs/>
        </w:rPr>
      </w:pPr>
      <w:r>
        <w:t>→ falls dies eintritt wird eine InvalidPathException geworfen, auf welche beim Testen geprüft wird</w:t>
      </w:r>
    </w:p>
    <w:p w14:paraId="0DFF0840" w14:textId="77777777" w:rsidR="00225B05" w:rsidRDefault="00225B05" w:rsidP="00225B05">
      <w:pPr>
        <w:pStyle w:val="Listenabsatz"/>
        <w:numPr>
          <w:ilvl w:val="0"/>
          <w:numId w:val="13"/>
        </w:numPr>
        <w:rPr>
          <w:b/>
          <w:bCs/>
        </w:rPr>
      </w:pPr>
      <w:r>
        <w:rPr>
          <w:b/>
          <w:bCs/>
        </w:rPr>
        <w:t>Der Dateipfad ist „null“</w:t>
      </w:r>
    </w:p>
    <w:p w14:paraId="0BEC24CB" w14:textId="376426AB" w:rsidR="00225B05" w:rsidRDefault="00225B05" w:rsidP="00225B05">
      <w:pPr>
        <w:pStyle w:val="Listenabsatz"/>
      </w:pPr>
      <w:r>
        <w:t>→ falls dies eintritt wird eine NullPointerException geworfen, auf welche beim Testen geprüft wird</w:t>
      </w:r>
    </w:p>
    <w:p w14:paraId="767272CB" w14:textId="410EBAA2" w:rsidR="003F373B" w:rsidRDefault="003F373B" w:rsidP="003F373B">
      <w:pPr>
        <w:pStyle w:val="Listenabsatz"/>
        <w:numPr>
          <w:ilvl w:val="0"/>
          <w:numId w:val="13"/>
        </w:numPr>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3F373B">
      <w:pPr>
        <w:pStyle w:val="Listenabsatz"/>
        <w:rPr>
          <w:b/>
          <w:bCs/>
        </w:rPr>
      </w:pPr>
      <w:r>
        <w:t>→ falls dies eintritt wird eine NullPointerException geworfen, auf welche beim Testen geprüft wird</w:t>
      </w:r>
    </w:p>
    <w:p w14:paraId="5A7FC1D9" w14:textId="77777777" w:rsidR="00225B05" w:rsidRDefault="00225B05" w:rsidP="00225B05">
      <w:pPr>
        <w:pStyle w:val="Listenabsatz"/>
        <w:numPr>
          <w:ilvl w:val="0"/>
          <w:numId w:val="13"/>
        </w:numPr>
        <w:rPr>
          <w:b/>
          <w:bCs/>
        </w:rPr>
      </w:pPr>
      <w:r>
        <w:rPr>
          <w:b/>
          <w:bCs/>
        </w:rPr>
        <w:t>Die Methode wirft keinen Fehler</w:t>
      </w:r>
    </w:p>
    <w:p w14:paraId="723C7AEB" w14:textId="77777777" w:rsidR="00225B05" w:rsidRDefault="00225B05" w:rsidP="00225B05">
      <w:pPr>
        <w:pStyle w:val="Listenabsatz"/>
      </w:pPr>
      <w:r>
        <w:t>→ falls dies eintritt wird erwartet, dass keine exception geworfen wird und darauf wird getestet</w:t>
      </w:r>
    </w:p>
    <w:p w14:paraId="61D8D68B" w14:textId="77777777" w:rsidR="005B1330" w:rsidRDefault="00225B05" w:rsidP="00225B05">
      <w:pPr>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Exception erwartet oder nicht.</w:t>
      </w:r>
    </w:p>
    <w:p w14:paraId="0E0B200C" w14:textId="7EF9949D" w:rsidR="005B1330" w:rsidRDefault="005B1330" w:rsidP="00225B05">
      <w:pPr>
        <w:rPr>
          <w:bCs/>
        </w:rPr>
      </w:pPr>
      <w:r>
        <w:rPr>
          <w:bCs/>
        </w:rPr>
        <w:t>Auf eine JAXBExeption kann hier nicht getestet werden, da</w:t>
      </w:r>
      <w:r w:rsidR="004A0DE6">
        <w:rPr>
          <w:bCs/>
        </w:rPr>
        <w:t xml:space="preserve"> eine JAXBException bei der Konvertierung von Objekt nach XML nur in zwei Fällen geworfen wird:</w:t>
      </w:r>
    </w:p>
    <w:p w14:paraId="47C74970" w14:textId="62529DC0" w:rsidR="004A0DE6" w:rsidRDefault="004A0DE6" w:rsidP="004A0DE6">
      <w:pPr>
        <w:pStyle w:val="Listenabsatz"/>
        <w:numPr>
          <w:ilvl w:val="0"/>
          <w:numId w:val="19"/>
        </w:numPr>
        <w:rPr>
          <w:bCs/>
        </w:rPr>
      </w:pPr>
      <w:r>
        <w:rPr>
          <w:bCs/>
        </w:rPr>
        <w:t xml:space="preserve">Ein Invalides Objekt soll konvertiert werden </w:t>
      </w:r>
      <w:r w:rsidRPr="004A0DE6">
        <w:rPr>
          <w:rFonts w:ascii="Wingdings" w:eastAsia="Wingdings" w:hAnsi="Wingdings" w:cs="Wingdings"/>
        </w:rPr>
        <w:sym w:font="Wingdings" w:char="F0E0"/>
      </w:r>
      <w:r>
        <w:rPr>
          <w:bCs/>
        </w:rPr>
        <w:t xml:space="preserve"> dies ist nicht möglich, da hierfür eine falsche Klasse an die export </w:t>
      </w:r>
      <w:r w:rsidR="005165F5">
        <w:rPr>
          <w:bCs/>
        </w:rPr>
        <w:t>Methode</w:t>
      </w:r>
      <w:r>
        <w:rPr>
          <w:bCs/>
        </w:rPr>
        <w:t xml:space="preserve"> übergeben werden müsste</w:t>
      </w:r>
    </w:p>
    <w:p w14:paraId="167ABFD2" w14:textId="009CE673" w:rsidR="005165F5" w:rsidRPr="004A0DE6" w:rsidRDefault="00CA690C" w:rsidP="004A0DE6">
      <w:pPr>
        <w:pStyle w:val="Listenabsatz"/>
        <w:numPr>
          <w:ilvl w:val="0"/>
          <w:numId w:val="19"/>
        </w:numPr>
        <w:rPr>
          <w:bCs/>
        </w:rPr>
      </w:pPr>
      <w:r>
        <w:rPr>
          <w:bCs/>
        </w:rPr>
        <w:t>Wenn der Output der Konvertierung an einen geschlossenen Outputstream übergeben wird</w:t>
      </w:r>
      <w:r w:rsidR="001C1F76">
        <w:rPr>
          <w:bCs/>
        </w:rPr>
        <w:t xml:space="preserve"> </w:t>
      </w:r>
      <w:r w:rsidR="001C1F76" w:rsidRPr="001C1F76">
        <w:rPr>
          <w:rFonts w:ascii="Wingdings" w:eastAsia="Wingdings" w:hAnsi="Wingdings" w:cs="Wingdings"/>
        </w:rPr>
        <w:sym w:font="Wingdings" w:char="F0E0"/>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225B05">
      <w:pPr>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7024F"/>
    <w:p w14:paraId="6D135A8C" w14:textId="44D57776" w:rsidR="00F2525C" w:rsidRDefault="001B11BF" w:rsidP="00F2525C">
      <w:r w:rsidRPr="001B11BF">
        <w:rPr>
          <w:noProof/>
        </w:rPr>
        <w:lastRenderedPageBreak/>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lastRenderedPageBreak/>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F2525C">
      <w:r>
        <w:t>Bei der Ausführung dieser Methode kann es zu 4 Fällen kommen, welche auch die Äquivalenzklassen darstellen:</w:t>
      </w:r>
    </w:p>
    <w:p w14:paraId="1272F169" w14:textId="77777777" w:rsidR="00F2525C" w:rsidRDefault="00F2525C" w:rsidP="00F2525C">
      <w:pPr>
        <w:pStyle w:val="Listenabsatz"/>
        <w:numPr>
          <w:ilvl w:val="0"/>
          <w:numId w:val="13"/>
        </w:numPr>
        <w:rPr>
          <w:b/>
          <w:bCs/>
        </w:rPr>
      </w:pPr>
      <w:r>
        <w:rPr>
          <w:b/>
          <w:bCs/>
        </w:rPr>
        <w:t>Der Dateipfad ist leer oder besteht nur aus Leerzeichen</w:t>
      </w:r>
    </w:p>
    <w:p w14:paraId="5EA40E14" w14:textId="77777777" w:rsidR="00F2525C" w:rsidRPr="00A903A5" w:rsidRDefault="00F2525C" w:rsidP="00F2525C">
      <w:pPr>
        <w:pStyle w:val="Listenabsatz"/>
        <w:rPr>
          <w:b/>
          <w:bCs/>
        </w:rPr>
      </w:pPr>
      <w:r>
        <w:t>→ falls dies eintritt wird eine InvalidPathException geworfen, auf welche beim Testen geprüft wird</w:t>
      </w:r>
    </w:p>
    <w:p w14:paraId="56BCF34D" w14:textId="77777777" w:rsidR="00F2525C" w:rsidRDefault="00F2525C" w:rsidP="00F2525C">
      <w:pPr>
        <w:pStyle w:val="Listenabsatz"/>
        <w:numPr>
          <w:ilvl w:val="0"/>
          <w:numId w:val="13"/>
        </w:numPr>
        <w:rPr>
          <w:b/>
          <w:bCs/>
        </w:rPr>
      </w:pPr>
      <w:r>
        <w:rPr>
          <w:b/>
          <w:bCs/>
        </w:rPr>
        <w:t>Der Dateipfad ist „null“</w:t>
      </w:r>
    </w:p>
    <w:p w14:paraId="29CEA93D" w14:textId="77777777" w:rsidR="00F2525C" w:rsidRDefault="00F2525C" w:rsidP="00F2525C">
      <w:pPr>
        <w:pStyle w:val="Listenabsatz"/>
      </w:pPr>
      <w:r>
        <w:t>→ falls dies eintritt wird eine NullPointerException geworfen, auf welche beim Testen geprüft wird</w:t>
      </w:r>
    </w:p>
    <w:p w14:paraId="783F61F2" w14:textId="62B3C699" w:rsidR="00F2525C" w:rsidRDefault="00F2525C" w:rsidP="00F2525C">
      <w:pPr>
        <w:pStyle w:val="Listenabsatz"/>
        <w:numPr>
          <w:ilvl w:val="0"/>
          <w:numId w:val="13"/>
        </w:numPr>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F2525C">
      <w:pPr>
        <w:pStyle w:val="Listenabsatz"/>
        <w:rPr>
          <w:b/>
          <w:bCs/>
        </w:rPr>
      </w:pPr>
      <w:r>
        <w:t>→ falls dies eintritt wird eine NullPointerException geworfen, auf welche beim Testen geprüft wird</w:t>
      </w:r>
    </w:p>
    <w:p w14:paraId="60D67D67" w14:textId="77777777" w:rsidR="00F2525C" w:rsidRDefault="00F2525C" w:rsidP="00F2525C">
      <w:pPr>
        <w:pStyle w:val="Listenabsatz"/>
        <w:numPr>
          <w:ilvl w:val="0"/>
          <w:numId w:val="13"/>
        </w:numPr>
        <w:rPr>
          <w:b/>
          <w:bCs/>
        </w:rPr>
      </w:pPr>
      <w:r>
        <w:rPr>
          <w:b/>
          <w:bCs/>
        </w:rPr>
        <w:t>Die Methode wirft keinen Fehler</w:t>
      </w:r>
    </w:p>
    <w:p w14:paraId="1F95C7C4" w14:textId="77777777" w:rsidR="00F2525C" w:rsidRDefault="00F2525C" w:rsidP="00F2525C">
      <w:pPr>
        <w:pStyle w:val="Listenabsatz"/>
      </w:pPr>
      <w:r>
        <w:t>→ falls dies eintritt wird erwartet, dass keine exception geworfen wird und darauf wird getestet</w:t>
      </w:r>
    </w:p>
    <w:p w14:paraId="501D5A88" w14:textId="77777777" w:rsidR="00F2525C" w:rsidRDefault="00F2525C" w:rsidP="00F2525C">
      <w:pPr>
        <w:rPr>
          <w:bCs/>
        </w:rPr>
      </w:pPr>
      <w:r>
        <w:rPr>
          <w:bCs/>
        </w:rPr>
        <w:t>Es wurden also 3 Tests konstruiert (ein Test prüft die ersten beiden Äquivalenzklassen), wobei jeder jeweils einen bestimmten Zweig durchläuft und entweder eine Exception erwartet oder nicht.</w:t>
      </w:r>
    </w:p>
    <w:p w14:paraId="1126F351" w14:textId="77777777" w:rsidR="00F2525C" w:rsidRDefault="00F2525C" w:rsidP="00F2525C">
      <w:pPr>
        <w:rPr>
          <w:bCs/>
        </w:rPr>
      </w:pPr>
      <w:r>
        <w:rPr>
          <w:bCs/>
        </w:rPr>
        <w:t>Auf eine JAXBExeption kann hier nicht getestet werden, da eine JAXBException bei der Konvertierung von Objekt nach XML nur in zwei Fällen geworfen wird:</w:t>
      </w:r>
    </w:p>
    <w:p w14:paraId="1E513116" w14:textId="77777777" w:rsidR="00F2525C" w:rsidRDefault="00F2525C" w:rsidP="00F2525C">
      <w:pPr>
        <w:pStyle w:val="Listenabsatz"/>
        <w:numPr>
          <w:ilvl w:val="0"/>
          <w:numId w:val="19"/>
        </w:numPr>
        <w:rPr>
          <w:bCs/>
        </w:rPr>
      </w:pPr>
      <w:r>
        <w:rPr>
          <w:bCs/>
        </w:rPr>
        <w:t xml:space="preserve">Ein Invalides Objekt soll konvertiert werden </w:t>
      </w:r>
      <w:r w:rsidRPr="004A0DE6">
        <w:rPr>
          <w:rFonts w:ascii="Wingdings" w:eastAsia="Wingdings" w:hAnsi="Wingdings" w:cs="Wingdings"/>
        </w:rPr>
        <w:sym w:font="Wingdings" w:char="F0E0"/>
      </w:r>
      <w:r>
        <w:rPr>
          <w:bCs/>
        </w:rPr>
        <w:t xml:space="preserve"> dies ist nicht möglich, da hierfür eine falsche Klasse an die export Methode übergeben werden müsste</w:t>
      </w:r>
    </w:p>
    <w:p w14:paraId="2BD4D77C" w14:textId="36250566" w:rsidR="00F2525C" w:rsidRPr="004A0DE6" w:rsidRDefault="00F2525C" w:rsidP="00F2525C">
      <w:pPr>
        <w:pStyle w:val="Listenabsatz"/>
        <w:numPr>
          <w:ilvl w:val="0"/>
          <w:numId w:val="19"/>
        </w:numPr>
        <w:rPr>
          <w:bCs/>
        </w:rPr>
      </w:pPr>
      <w:r>
        <w:rPr>
          <w:bCs/>
        </w:rPr>
        <w:t xml:space="preserve">Wenn der Output der Konvertierung an einen geschlossenen Outputstream übergeben wird </w:t>
      </w:r>
      <w:r w:rsidRPr="001C1F76">
        <w:rPr>
          <w:rFonts w:ascii="Wingdings" w:eastAsia="Wingdings" w:hAnsi="Wingdings" w:cs="Wingdings"/>
        </w:rPr>
        <w:sym w:font="Wingdings" w:char="F0E0"/>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F2525C">
      <w:pPr>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7024F">
      <w:r w:rsidRPr="004774C6">
        <w:rPr>
          <w:noProof/>
        </w:rPr>
        <w:lastRenderedPageBreak/>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7024F">
      <w:r>
        <w:br w:type="page"/>
      </w:r>
    </w:p>
    <w:p w14:paraId="60A1AE9A" w14:textId="12328429" w:rsidR="00E27202" w:rsidRDefault="00E27202" w:rsidP="00E27202">
      <w:pPr>
        <w:pStyle w:val="berschrift1"/>
        <w:numPr>
          <w:ilvl w:val="1"/>
          <w:numId w:val="5"/>
        </w:numPr>
        <w:spacing w:line="360" w:lineRule="auto"/>
        <w:jc w:val="both"/>
        <w:rPr>
          <w:rFonts w:ascii="Arial" w:hAnsi="Arial" w:cs="Arial"/>
          <w:color w:val="auto"/>
          <w:sz w:val="32"/>
          <w:szCs w:val="24"/>
        </w:rPr>
      </w:pPr>
      <w:bookmarkStart w:id="74" w:name="_Ref43217952"/>
      <w:bookmarkStart w:id="75" w:name="_Toc43292573"/>
      <w:r w:rsidRPr="00E27202">
        <w:rPr>
          <w:rFonts w:ascii="Arial" w:hAnsi="Arial" w:cs="Arial"/>
          <w:color w:val="auto"/>
          <w:sz w:val="32"/>
          <w:szCs w:val="24"/>
        </w:rPr>
        <w:lastRenderedPageBreak/>
        <w:t>Selbstoptimierung</w:t>
      </w:r>
      <w:bookmarkEnd w:id="74"/>
      <w:bookmarkEnd w:id="75"/>
    </w:p>
    <w:p w14:paraId="314D1790" w14:textId="5B09F76D" w:rsidR="00EB3A25" w:rsidRDefault="00997643" w:rsidP="00997643">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r w:rsidR="00183FBE" w:rsidRPr="004A3694">
        <w:rPr>
          <w:i/>
          <w:iCs/>
        </w:rPr>
        <w:t>Math</w:t>
      </w:r>
      <w:r w:rsidR="00D8293E" w:rsidRPr="004A3694">
        <w:rPr>
          <w:i/>
          <w:iCs/>
        </w:rPr>
        <w:t>.log()</w:t>
      </w:r>
      <w:r w:rsidR="00780F75">
        <w:t>-</w:t>
      </w:r>
      <w:r w:rsidR="00D8293E">
        <w:t>Funktion</w:t>
      </w:r>
      <w:r w:rsidR="00AA62B3">
        <w:t xml:space="preserve">, in der </w:t>
      </w:r>
      <w:r w:rsidR="00AA62B3" w:rsidRPr="00AA62B3">
        <w:rPr>
          <w:i/>
          <w:iCs/>
        </w:rPr>
        <w:t>calcCorrection()</w:t>
      </w:r>
      <w:r w:rsidR="00AA62B3">
        <w:t xml:space="preserve"> Funktion</w:t>
      </w:r>
      <w:r w:rsidR="00D8293E">
        <w:t xml:space="preserve"> ein Korrekturfaktor berechnet.</w:t>
      </w:r>
      <w:r w:rsidR="00EA0BB1">
        <w:t xml:space="preserve"> </w:t>
      </w:r>
    </w:p>
    <w:p w14:paraId="579C3AAE" w14:textId="2D827027" w:rsidR="00EB3A25" w:rsidRDefault="00EB3A25" w:rsidP="00997643">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997643">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997643">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997643">
      <w:r>
        <w:t xml:space="preserve">Aus dem Korrekturfaktor kann </w:t>
      </w:r>
      <w:r w:rsidR="00150F34">
        <w:t xml:space="preserve">durch Umformung der Formel für </w:t>
      </w:r>
      <w:r w:rsidR="00EC0CED">
        <w:t xml:space="preserve">die </w:t>
      </w:r>
      <w:r w:rsidR="00150F34" w:rsidRPr="004A3694">
        <w:rPr>
          <w:i/>
          <w:iCs/>
        </w:rPr>
        <w:t>correctedDuration</w:t>
      </w:r>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997643">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A75348">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Integer gecastet um einen, den Vorgaben der Faktoren entsprechenden, Wert zu erhalten. </w:t>
      </w:r>
    </w:p>
    <w:p w14:paraId="4E56B832" w14:textId="57A0772A" w:rsidR="00A75348" w:rsidRPr="00A75348" w:rsidRDefault="00A75348" w:rsidP="00A75348">
      <w:pPr>
        <w:pStyle w:val="HTMLVorformatiert"/>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r w:rsidRPr="00A75348">
        <w:rPr>
          <w:rFonts w:ascii="Menlo" w:hAnsi="Menlo" w:cs="Menlo"/>
          <w:b/>
          <w:bCs/>
          <w:color w:val="000080"/>
        </w:rPr>
        <w:t>int</w:t>
      </w:r>
      <w:r w:rsidRPr="00A75348">
        <w:rPr>
          <w:rFonts w:ascii="Menlo" w:hAnsi="Menlo" w:cs="Menlo"/>
          <w:color w:val="000000"/>
        </w:rPr>
        <w:t>) (((Math.</w:t>
      </w:r>
      <w:r w:rsidRPr="00A75348">
        <w:rPr>
          <w:rFonts w:ascii="Menlo" w:hAnsi="Menlo" w:cs="Menlo"/>
          <w:i/>
          <w:iCs/>
          <w:color w:val="000000"/>
        </w:rPr>
        <w:t>pow</w:t>
      </w:r>
      <w:r w:rsidRPr="00A75348">
        <w:rPr>
          <w:rFonts w:ascii="Menlo" w:hAnsi="Menlo" w:cs="Menlo"/>
          <w:color w:val="000000"/>
        </w:rPr>
        <w:t>((realTime / (Math.</w:t>
      </w:r>
      <w:r w:rsidRPr="00A75348">
        <w:rPr>
          <w:rFonts w:ascii="Menlo" w:hAnsi="Menlo" w:cs="Menlo"/>
          <w:i/>
          <w:iCs/>
          <w:color w:val="000000"/>
        </w:rPr>
        <w:t>exp</w:t>
      </w:r>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r w:rsidRPr="00A75348">
        <w:rPr>
          <w:rFonts w:ascii="Menlo" w:hAnsi="Menlo" w:cs="Menlo"/>
          <w:b/>
          <w:bCs/>
          <w:color w:val="660E7A"/>
        </w:rPr>
        <w:t>jonesPersonNo</w:t>
      </w:r>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A75348">
      <w:pPr>
        <w:pStyle w:val="HTMLVorformatiert"/>
        <w:shd w:val="clear" w:color="auto" w:fill="FFFFFF"/>
        <w:rPr>
          <w:rFonts w:ascii="Menlo" w:hAnsi="Menlo" w:cs="Menlo"/>
          <w:color w:val="000000"/>
        </w:rPr>
      </w:pPr>
    </w:p>
    <w:p w14:paraId="63428D73" w14:textId="4647E732" w:rsidR="00EA0BB1" w:rsidRDefault="008A2CCC" w:rsidP="00997643">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beruht auf der Implementierung einer mathematischen Umformung. Da die Math.log</w:t>
      </w:r>
      <w:r w:rsidR="00B16E80">
        <w:rPr>
          <w:color w:val="000000" w:themeColor="text1"/>
        </w:rPr>
        <w:t>()-</w:t>
      </w:r>
      <w:r w:rsidR="006A7D75">
        <w:rPr>
          <w:color w:val="000000" w:themeColor="text1"/>
        </w:rPr>
        <w:t xml:space="preserve"> sowie die </w:t>
      </w:r>
      <w:r w:rsidR="00B16E80">
        <w:rPr>
          <w:color w:val="000000" w:themeColor="text1"/>
        </w:rPr>
        <w:t xml:space="preserve">Math.exp()-Funktionen als korrekt angenommen werden können, </w:t>
      </w:r>
      <w:commentRangeStart w:id="76"/>
      <w:r w:rsidR="00B16E80">
        <w:rPr>
          <w:color w:val="000000" w:themeColor="text1"/>
        </w:rPr>
        <w:t xml:space="preserve">wird dieser Teil der Berechnung als korrekt angenommen. </w:t>
      </w:r>
      <w:commentRangeEnd w:id="76"/>
      <w:r w:rsidR="004A3694">
        <w:rPr>
          <w:rStyle w:val="Kommentarzeichen"/>
        </w:rPr>
        <w:commentReference w:id="76"/>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EA0BB1">
      <w:pPr>
        <w:pStyle w:val="Listenabsatz"/>
        <w:numPr>
          <w:ilvl w:val="0"/>
          <w:numId w:val="12"/>
        </w:numPr>
        <w:rPr>
          <w:i/>
          <w:iCs/>
        </w:rPr>
      </w:pPr>
      <w:r w:rsidRPr="004A3694">
        <w:rPr>
          <w:i/>
          <w:iCs/>
        </w:rPr>
        <w:t>notifyAdjustFactors()</w:t>
      </w:r>
    </w:p>
    <w:p w14:paraId="39163751" w14:textId="2EE548A3" w:rsidR="00997643" w:rsidRPr="004A3694" w:rsidRDefault="00EA0BB1" w:rsidP="00EA0BB1">
      <w:pPr>
        <w:pStyle w:val="Listenabsatz"/>
        <w:numPr>
          <w:ilvl w:val="0"/>
          <w:numId w:val="12"/>
        </w:numPr>
        <w:rPr>
          <w:i/>
          <w:iCs/>
        </w:rPr>
      </w:pPr>
      <w:r w:rsidRPr="004A3694">
        <w:rPr>
          <w:i/>
          <w:iCs/>
        </w:rPr>
        <w:t>increaseFactors()</w:t>
      </w:r>
    </w:p>
    <w:p w14:paraId="2D206CF5" w14:textId="3F889537" w:rsidR="00EA0BB1" w:rsidRPr="004A3694" w:rsidRDefault="00EA0BB1" w:rsidP="00EA0BB1">
      <w:pPr>
        <w:pStyle w:val="Listenabsatz"/>
        <w:numPr>
          <w:ilvl w:val="0"/>
          <w:numId w:val="12"/>
        </w:numPr>
        <w:rPr>
          <w:i/>
          <w:iCs/>
        </w:rPr>
      </w:pPr>
      <w:r w:rsidRPr="004A3694">
        <w:rPr>
          <w:i/>
          <w:iCs/>
        </w:rPr>
        <w:t>decreaseFactors()</w:t>
      </w:r>
    </w:p>
    <w:p w14:paraId="3306DCC5" w14:textId="77777777" w:rsidR="007857F1" w:rsidRDefault="007857F1">
      <w:pPr>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482442">
      <w:pPr>
        <w:pStyle w:val="berschrift1"/>
        <w:numPr>
          <w:ilvl w:val="2"/>
          <w:numId w:val="5"/>
        </w:numPr>
        <w:spacing w:line="360" w:lineRule="auto"/>
        <w:jc w:val="both"/>
        <w:rPr>
          <w:rFonts w:ascii="Arial" w:hAnsi="Arial" w:cs="Arial"/>
          <w:color w:val="auto"/>
          <w:sz w:val="28"/>
          <w:szCs w:val="22"/>
        </w:rPr>
      </w:pPr>
      <w:bookmarkStart w:id="77" w:name="_Toc43292574"/>
      <w:r w:rsidRPr="00482442">
        <w:rPr>
          <w:rFonts w:ascii="Arial" w:hAnsi="Arial" w:cs="Arial"/>
          <w:color w:val="auto"/>
          <w:sz w:val="28"/>
          <w:szCs w:val="22"/>
        </w:rPr>
        <w:lastRenderedPageBreak/>
        <w:t>notifyAdjust</w:t>
      </w:r>
      <w:r w:rsidR="00482442" w:rsidRPr="00482442">
        <w:rPr>
          <w:rFonts w:ascii="Arial" w:hAnsi="Arial" w:cs="Arial"/>
          <w:color w:val="auto"/>
          <w:sz w:val="28"/>
          <w:szCs w:val="22"/>
        </w:rPr>
        <w:t>Factors()</w:t>
      </w:r>
      <w:bookmarkEnd w:id="77"/>
    </w:p>
    <w:p w14:paraId="75D13273" w14:textId="5B7F71DB" w:rsidR="00EA0BB1" w:rsidRDefault="00EA0BB1" w:rsidP="00EA0BB1">
      <w:r>
        <w:t xml:space="preserve">In der Methode </w:t>
      </w:r>
      <w:r w:rsidRPr="004A3694">
        <w:rPr>
          <w:i/>
          <w:iCs/>
        </w:rPr>
        <w:t>notifyAdjustFactors()</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r w:rsidR="00B1232A" w:rsidRPr="00A942B9">
        <w:rPr>
          <w:i/>
          <w:iCs/>
        </w:rPr>
        <w:t>notifyAdjustFactors()</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8C2801">
      <w:pPr>
        <w:pStyle w:val="Listenabsatz"/>
        <w:numPr>
          <w:ilvl w:val="0"/>
          <w:numId w:val="13"/>
        </w:numPr>
        <w:rPr>
          <w:b/>
          <w:bCs/>
        </w:rPr>
      </w:pPr>
      <w:r w:rsidRPr="00AB6A29">
        <w:rPr>
          <w:b/>
          <w:bCs/>
        </w:rPr>
        <w:t>e2Failure &gt; 0</w:t>
      </w:r>
    </w:p>
    <w:p w14:paraId="4EC0E19F" w14:textId="4D26F213" w:rsidR="00642172" w:rsidRPr="00AB6A29" w:rsidRDefault="00CF0F82" w:rsidP="00642172">
      <w:pPr>
        <w:pStyle w:val="Listenabsatz"/>
        <w:numPr>
          <w:ilvl w:val="1"/>
          <w:numId w:val="13"/>
        </w:numPr>
        <w:rPr>
          <w:b/>
          <w:bCs/>
        </w:rPr>
      </w:pPr>
      <w:r w:rsidRPr="00AB6A29">
        <w:rPr>
          <w:b/>
          <w:bCs/>
        </w:rPr>
        <w:t>e2Sum - e2Failure &gt;= 0</w:t>
      </w:r>
    </w:p>
    <w:p w14:paraId="6A2197CB" w14:textId="5D987CA2" w:rsidR="008255C2" w:rsidRDefault="000028A2" w:rsidP="008255C2">
      <w:pPr>
        <w:ind w:left="1440"/>
      </w:pPr>
      <w:r>
        <w:t xml:space="preserve">→ </w:t>
      </w:r>
      <w:r w:rsidRPr="006A4EBC">
        <w:rPr>
          <w:i/>
          <w:iCs/>
        </w:rPr>
        <w:t>e2Sum</w:t>
      </w:r>
      <w:r>
        <w:t xml:space="preserve"> kann und sollte reduziert werden, die Methode </w:t>
      </w:r>
      <w:r w:rsidR="006A3D16" w:rsidRPr="003405F4">
        <w:rPr>
          <w:i/>
          <w:iCs/>
        </w:rPr>
        <w:t>decreaseFactors()</w:t>
      </w:r>
      <w:r w:rsidR="006A3D16">
        <w:t xml:space="preserve"> </w:t>
      </w:r>
      <w:r w:rsidR="00386001">
        <w:t xml:space="preserve">wird </w:t>
      </w:r>
      <w:r w:rsidR="006A3D16">
        <w:t xml:space="preserve">mit dem Wert </w:t>
      </w:r>
      <w:r w:rsidR="006A3D16" w:rsidRPr="003405F4">
        <w:rPr>
          <w:i/>
          <w:iCs/>
        </w:rPr>
        <w:t>Math.abs(e2Failure)</w:t>
      </w:r>
      <w:r w:rsidR="006A3D16">
        <w:t xml:space="preserve"> aufgerufen</w:t>
      </w:r>
      <w:r w:rsidR="00386001">
        <w:t xml:space="preserve"> und der </w:t>
      </w:r>
      <w:r w:rsidR="00386001" w:rsidRPr="00193BF1">
        <w:rPr>
          <w:i/>
          <w:iCs/>
        </w:rPr>
        <w:t>output</w:t>
      </w:r>
      <w:r w:rsidR="00386001">
        <w:t>-String auf „</w:t>
      </w:r>
      <w:r w:rsidR="00386001" w:rsidRPr="00386001">
        <w:t>e2Sum needs to be decreased - Corrected factors</w:t>
      </w:r>
      <w:r w:rsidR="00386001">
        <w:t>“ gesetzt</w:t>
      </w:r>
    </w:p>
    <w:p w14:paraId="3DF2372E" w14:textId="6E315B32" w:rsidR="00394843" w:rsidRDefault="00EF483F" w:rsidP="00EF483F">
      <w:pPr>
        <w:ind w:left="1416"/>
      </w:pPr>
      <w:r>
        <w:t xml:space="preserve">→ </w:t>
      </w:r>
      <w:r w:rsidRPr="00EF483F">
        <w:rPr>
          <w:b/>
          <w:bCs/>
        </w:rPr>
        <w:t>gewählte Werte im Model</w:t>
      </w:r>
      <w:r>
        <w:t xml:space="preserve">: </w:t>
      </w:r>
      <w:r w:rsidRPr="003405F4">
        <w:rPr>
          <w:i/>
          <w:iCs/>
        </w:rPr>
        <w:t xml:space="preserve">int e2Sum = 10; int e2Correction = </w:t>
      </w:r>
      <w:r w:rsidR="00531EF7" w:rsidRPr="003405F4">
        <w:rPr>
          <w:i/>
          <w:iCs/>
        </w:rPr>
        <w:t>5</w:t>
      </w:r>
      <w:r w:rsidRPr="003405F4">
        <w:rPr>
          <w:i/>
          <w:iCs/>
        </w:rPr>
        <w:t>;</w:t>
      </w:r>
    </w:p>
    <w:p w14:paraId="03E68EC9" w14:textId="414A8421" w:rsidR="002A447F" w:rsidRPr="00E455C8" w:rsidRDefault="002A447F" w:rsidP="00642172">
      <w:pPr>
        <w:pStyle w:val="Listenabsatz"/>
        <w:numPr>
          <w:ilvl w:val="1"/>
          <w:numId w:val="13"/>
        </w:numPr>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187E0A">
      <w:pPr>
        <w:ind w:left="1440"/>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r w:rsidR="00187E0A" w:rsidRPr="00193BF1">
        <w:rPr>
          <w:i/>
          <w:iCs/>
        </w:rPr>
        <w:t>output</w:t>
      </w:r>
      <w:r w:rsidR="00187E0A">
        <w:t>-String auf „</w:t>
      </w:r>
      <w:r w:rsidR="00187E0A" w:rsidRPr="00386001">
        <w:t xml:space="preserve">e2Sum needs to be decreased - </w:t>
      </w:r>
      <w:r w:rsidR="00737C66" w:rsidRPr="00737C66">
        <w:t>Failure can't be corrected by just adjusting factors</w:t>
      </w:r>
      <w:r w:rsidR="00187E0A">
        <w:t>“ gesetzt</w:t>
      </w:r>
    </w:p>
    <w:p w14:paraId="34B6B60C" w14:textId="23108E43"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10; int e2Correction = </w:t>
      </w:r>
      <w:r w:rsidR="007968ED" w:rsidRPr="00193BF1">
        <w:rPr>
          <w:i/>
          <w:iCs/>
        </w:rPr>
        <w:t>-</w:t>
      </w:r>
      <w:r w:rsidRPr="00193BF1">
        <w:rPr>
          <w:i/>
          <w:iCs/>
        </w:rPr>
        <w:t>10;</w:t>
      </w:r>
    </w:p>
    <w:p w14:paraId="70ADB363" w14:textId="6D5E0974" w:rsidR="008C2801" w:rsidRPr="00AB6A29" w:rsidRDefault="008C2801" w:rsidP="008C2801">
      <w:pPr>
        <w:pStyle w:val="Listenabsatz"/>
        <w:numPr>
          <w:ilvl w:val="0"/>
          <w:numId w:val="13"/>
        </w:numPr>
        <w:rPr>
          <w:b/>
          <w:bCs/>
        </w:rPr>
      </w:pPr>
      <w:r w:rsidRPr="00AB6A29">
        <w:rPr>
          <w:b/>
          <w:bCs/>
        </w:rPr>
        <w:t>e2Failure</w:t>
      </w:r>
      <w:r w:rsidR="00351B6D" w:rsidRPr="00AB6A29">
        <w:rPr>
          <w:b/>
          <w:bCs/>
        </w:rPr>
        <w:t xml:space="preserve"> &lt; 0</w:t>
      </w:r>
    </w:p>
    <w:p w14:paraId="4B9D9942" w14:textId="3CE61685" w:rsidR="0093748F" w:rsidRPr="00AB6A29" w:rsidRDefault="0093748F" w:rsidP="0093748F">
      <w:pPr>
        <w:pStyle w:val="Listenabsatz"/>
        <w:numPr>
          <w:ilvl w:val="1"/>
          <w:numId w:val="13"/>
        </w:numPr>
        <w:rPr>
          <w:b/>
          <w:bCs/>
        </w:rPr>
      </w:pPr>
      <w:r w:rsidRPr="00AB6A29">
        <w:rPr>
          <w:b/>
          <w:bCs/>
        </w:rPr>
        <w:t>e2Sum + Math.abs(e2Failure) &lt;= 60</w:t>
      </w:r>
    </w:p>
    <w:p w14:paraId="61FAC0D5" w14:textId="757A0F19" w:rsidR="00386001" w:rsidRDefault="00AB6A29" w:rsidP="00AB6A29">
      <w:pPr>
        <w:ind w:left="1440"/>
      </w:pPr>
      <w:r>
        <w:t xml:space="preserve">→ </w:t>
      </w:r>
      <w:r w:rsidRPr="0051697E">
        <w:rPr>
          <w:i/>
          <w:iCs/>
        </w:rPr>
        <w:t>e2Sum</w:t>
      </w:r>
      <w:r>
        <w:t xml:space="preserve"> kann und sollte erhöht werden, die Methode in</w:t>
      </w:r>
      <w:r w:rsidRPr="006A3D16">
        <w:t>creaseFactors(</w:t>
      </w:r>
      <w:r>
        <w:t xml:space="preserve">) wird mit dem Wert </w:t>
      </w:r>
      <w:r w:rsidRPr="00193BF1">
        <w:rPr>
          <w:i/>
          <w:iCs/>
        </w:rPr>
        <w:t>Math.abs(e2Failure)</w:t>
      </w:r>
      <w:r>
        <w:t xml:space="preserve"> aufgerufen und der </w:t>
      </w:r>
      <w:r w:rsidRPr="00193BF1">
        <w:rPr>
          <w:i/>
          <w:iCs/>
        </w:rPr>
        <w:t>output</w:t>
      </w:r>
      <w:r>
        <w:t>-String auf „</w:t>
      </w:r>
      <w:r w:rsidRPr="00386001">
        <w:t xml:space="preserve">e2Sum needs to be </w:t>
      </w:r>
      <w:r>
        <w:t>in</w:t>
      </w:r>
      <w:r w:rsidRPr="00386001">
        <w:t>creased - Corrected factors</w:t>
      </w:r>
      <w:r>
        <w:t>“ gesetzt</w:t>
      </w:r>
    </w:p>
    <w:p w14:paraId="66A22CBD" w14:textId="54A52325"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w:t>
      </w:r>
      <w:r w:rsidR="007968ED" w:rsidRPr="00193BF1">
        <w:rPr>
          <w:i/>
          <w:iCs/>
        </w:rPr>
        <w:t>5</w:t>
      </w:r>
      <w:r w:rsidRPr="00193BF1">
        <w:rPr>
          <w:i/>
          <w:iCs/>
        </w:rPr>
        <w:t>; int e2Correction = 10;</w:t>
      </w:r>
    </w:p>
    <w:p w14:paraId="79A1E297" w14:textId="7978F1D5" w:rsidR="0093748F" w:rsidRDefault="0093748F" w:rsidP="0093748F">
      <w:pPr>
        <w:pStyle w:val="Listenabsatz"/>
        <w:numPr>
          <w:ilvl w:val="1"/>
          <w:numId w:val="13"/>
        </w:numPr>
        <w:rPr>
          <w:b/>
          <w:bCs/>
        </w:rPr>
      </w:pPr>
      <w:r w:rsidRPr="00AB6A29">
        <w:rPr>
          <w:b/>
          <w:bCs/>
        </w:rPr>
        <w:t xml:space="preserve">e2Sum + Math.abs(e2Failure) </w:t>
      </w:r>
      <w:r w:rsidR="008255C2" w:rsidRPr="00AB6A29">
        <w:rPr>
          <w:b/>
          <w:bCs/>
        </w:rPr>
        <w:t>&gt;</w:t>
      </w:r>
      <w:r w:rsidRPr="00AB6A29">
        <w:rPr>
          <w:b/>
          <w:bCs/>
        </w:rPr>
        <w:t xml:space="preserve"> 60</w:t>
      </w:r>
    </w:p>
    <w:p w14:paraId="2FE2737D" w14:textId="4E219EE1" w:rsidR="00E455C8" w:rsidRDefault="00E455C8" w:rsidP="00E455C8">
      <w:pPr>
        <w:ind w:left="1416"/>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r w:rsidR="00400C9C" w:rsidRPr="0051697E">
        <w:rPr>
          <w:i/>
          <w:iCs/>
        </w:rPr>
        <w:t>output</w:t>
      </w:r>
      <w:r w:rsidR="00400C9C">
        <w:t>-String auf „</w:t>
      </w:r>
      <w:r w:rsidR="00400C9C" w:rsidRPr="00386001">
        <w:t xml:space="preserve">e2Sum needs to be decreased - </w:t>
      </w:r>
      <w:r w:rsidR="00737C66" w:rsidRPr="00737C66">
        <w:t>Failure can't be corrected by just adjusting factors</w:t>
      </w:r>
      <w:r w:rsidR="00400C9C">
        <w:t>“ gesetzt</w:t>
      </w:r>
    </w:p>
    <w:p w14:paraId="3A631FA3" w14:textId="6BFB8038" w:rsidR="00EF483F" w:rsidRPr="00E455C8" w:rsidRDefault="00EF483F" w:rsidP="00EF483F">
      <w:pPr>
        <w:ind w:left="1416"/>
      </w:pPr>
      <w:r>
        <w:t xml:space="preserve">→ </w:t>
      </w:r>
      <w:r w:rsidRPr="00EF483F">
        <w:rPr>
          <w:b/>
          <w:bCs/>
        </w:rPr>
        <w:t>gewählte Werte im Model</w:t>
      </w:r>
      <w:r>
        <w:t xml:space="preserve">: int e2Sum = 10; int e2Correction = </w:t>
      </w:r>
      <w:r w:rsidR="00403297">
        <w:t>80</w:t>
      </w:r>
      <w:r>
        <w:t>;</w:t>
      </w:r>
    </w:p>
    <w:p w14:paraId="1959096F" w14:textId="2831CC17" w:rsidR="00351B6D" w:rsidRPr="00187E0A" w:rsidRDefault="00351B6D" w:rsidP="008C2801">
      <w:pPr>
        <w:pStyle w:val="Listenabsatz"/>
        <w:numPr>
          <w:ilvl w:val="0"/>
          <w:numId w:val="13"/>
        </w:numPr>
        <w:rPr>
          <w:b/>
          <w:bCs/>
        </w:rPr>
      </w:pPr>
      <w:r w:rsidRPr="00187E0A">
        <w:rPr>
          <w:b/>
          <w:bCs/>
        </w:rPr>
        <w:t>e2Failure = 0</w:t>
      </w:r>
    </w:p>
    <w:p w14:paraId="38882B34" w14:textId="54250289" w:rsidR="00987A2C" w:rsidRDefault="00187E0A" w:rsidP="00987A2C">
      <w:pPr>
        <w:ind w:left="1416"/>
      </w:pPr>
      <w:r>
        <w:t xml:space="preserve">→ </w:t>
      </w:r>
      <w:r w:rsidR="00987A2C" w:rsidRPr="0051697E">
        <w:rPr>
          <w:i/>
          <w:iCs/>
        </w:rPr>
        <w:t>e2Sum</w:t>
      </w:r>
      <w:r w:rsidR="00987A2C">
        <w:t xml:space="preserve"> muss nicht geändert werden, da der tatsächliche Aufwand bereits erreicht wurde, deshalb wird der </w:t>
      </w:r>
      <w:r w:rsidR="00987A2C" w:rsidRPr="0051697E">
        <w:rPr>
          <w:i/>
          <w:iCs/>
        </w:rPr>
        <w:t>output</w:t>
      </w:r>
      <w:r w:rsidR="00987A2C">
        <w:t>-String auf „</w:t>
      </w:r>
      <w:r w:rsidR="009D15C2" w:rsidRPr="009D15C2">
        <w:t>No failure to correct</w:t>
      </w:r>
      <w:r w:rsidR="00987A2C">
        <w:t>“ gesetzt</w:t>
      </w:r>
    </w:p>
    <w:p w14:paraId="2ADF23B4" w14:textId="18541F74" w:rsidR="00EF483F" w:rsidRPr="00E455C8" w:rsidRDefault="00EF483F" w:rsidP="00EF483F">
      <w:pPr>
        <w:ind w:left="1416"/>
      </w:pPr>
      <w:r>
        <w:t xml:space="preserve">→ </w:t>
      </w:r>
      <w:r w:rsidRPr="00EF483F">
        <w:rPr>
          <w:b/>
          <w:bCs/>
        </w:rPr>
        <w:t>gewählte Werte im Model</w:t>
      </w:r>
      <w:r>
        <w:t>: int e2Sum = 10; int e2Correction = 10;</w:t>
      </w:r>
    </w:p>
    <w:p w14:paraId="454E7F14" w14:textId="6345F37A" w:rsidR="004C2A5C" w:rsidRDefault="00884A42" w:rsidP="004C2A5C">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C2A5C">
      <w:r w:rsidRPr="007A5F12">
        <w:rPr>
          <w:rFonts w:ascii="Arial" w:eastAsiaTheme="majorEastAsia" w:hAnsi="Arial" w:cs="Arial"/>
          <w:noProof/>
          <w:sz w:val="28"/>
        </w:rPr>
        <w:lastRenderedPageBreak/>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pPr>
        <w:rPr>
          <w:rFonts w:ascii="Arial" w:eastAsiaTheme="majorEastAsia" w:hAnsi="Arial" w:cs="Arial"/>
          <w:sz w:val="28"/>
        </w:rPr>
      </w:pPr>
      <w:r>
        <w:rPr>
          <w:rFonts w:ascii="Arial" w:hAnsi="Arial" w:cs="Arial"/>
          <w:sz w:val="28"/>
        </w:rPr>
        <w:br w:type="page"/>
      </w:r>
    </w:p>
    <w:p w14:paraId="0B8329A6" w14:textId="29503DD8" w:rsidR="004C2A5C" w:rsidRDefault="004C2A5C" w:rsidP="004C2A5C">
      <w:pPr>
        <w:pStyle w:val="berschrift1"/>
        <w:numPr>
          <w:ilvl w:val="2"/>
          <w:numId w:val="5"/>
        </w:numPr>
        <w:spacing w:line="360" w:lineRule="auto"/>
        <w:jc w:val="both"/>
        <w:rPr>
          <w:rFonts w:ascii="Arial" w:hAnsi="Arial" w:cs="Arial"/>
          <w:color w:val="auto"/>
          <w:sz w:val="28"/>
          <w:szCs w:val="22"/>
        </w:rPr>
      </w:pPr>
      <w:bookmarkStart w:id="78" w:name="_Toc43292575"/>
      <w:r w:rsidRPr="00482442">
        <w:rPr>
          <w:rFonts w:ascii="Arial" w:hAnsi="Arial" w:cs="Arial"/>
          <w:color w:val="auto"/>
          <w:sz w:val="28"/>
          <w:szCs w:val="22"/>
        </w:rPr>
        <w:lastRenderedPageBreak/>
        <w:t>increaseFactors()</w:t>
      </w:r>
      <w:bookmarkEnd w:id="78"/>
    </w:p>
    <w:p w14:paraId="6CB1E2BC" w14:textId="5113F294" w:rsidR="00581802" w:rsidRDefault="00581802" w:rsidP="00581802">
      <w:r>
        <w:t xml:space="preserve">Die Methode </w:t>
      </w:r>
      <w:r w:rsidR="00EB3243" w:rsidRPr="0051697E">
        <w:rPr>
          <w:i/>
          <w:iCs/>
        </w:rPr>
        <w:t>in</w:t>
      </w:r>
      <w:r w:rsidRPr="0051697E">
        <w:rPr>
          <w:i/>
          <w:iCs/>
        </w:rPr>
        <w:t>creaseFactors()</w:t>
      </w:r>
      <w:r>
        <w:t xml:space="preserve"> wird mit dem Integer-Wert, um den die Faktoren erhöht werden sollen</w:t>
      </w:r>
      <w:r w:rsidR="001F1D4F">
        <w:t xml:space="preserve"> (</w:t>
      </w:r>
      <w:r w:rsidR="001F1D4F" w:rsidRPr="002A6E00">
        <w:rPr>
          <w:i/>
          <w:iCs/>
        </w:rPr>
        <w:t>int increase</w:t>
      </w:r>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935BBB">
      <w:pPr>
        <w:pStyle w:val="Listenabsatz"/>
        <w:numPr>
          <w:ilvl w:val="0"/>
          <w:numId w:val="13"/>
        </w:numPr>
        <w:rPr>
          <w:b/>
          <w:bCs/>
        </w:rPr>
      </w:pPr>
      <w:r w:rsidRPr="00B30438">
        <w:rPr>
          <w:b/>
          <w:bCs/>
        </w:rPr>
        <w:t>increase &lt; 0</w:t>
      </w:r>
      <w:r w:rsidR="00935BBB">
        <w:rPr>
          <w:b/>
          <w:bCs/>
        </w:rPr>
        <w:t xml:space="preserve"> | (e</w:t>
      </w:r>
      <w:r w:rsidR="00935BBB" w:rsidRPr="00BF6A52">
        <w:rPr>
          <w:b/>
          <w:bCs/>
        </w:rPr>
        <w:t>2Sum() + increase) &gt; 60</w:t>
      </w:r>
    </w:p>
    <w:p w14:paraId="3D932734" w14:textId="367956F2" w:rsidR="003D1D05" w:rsidRPr="003D1D05" w:rsidRDefault="003D1D05" w:rsidP="003D1D05">
      <w:pPr>
        <w:ind w:left="708"/>
      </w:pPr>
      <w:r w:rsidRPr="003D1D05">
        <w:t>→</w:t>
      </w:r>
      <w:r>
        <w:t xml:space="preserve"> durch diese Abfrage kann verhindert werden, dass ein Methodenaufruf mit einem </w:t>
      </w:r>
      <w:r w:rsidR="00935BBB">
        <w:t>fälschlicherweise negativen</w:t>
      </w:r>
      <w:r w:rsidR="002A6E00">
        <w:t xml:space="preserve"> </w:t>
      </w:r>
      <w:r>
        <w:t>Wert für increase Daten im Model verändert</w:t>
      </w:r>
      <w:r w:rsidR="00935BBB">
        <w:t>. Stattdessen wird</w:t>
      </w:r>
      <w:r>
        <w:t xml:space="preserve"> der Fehler </w:t>
      </w:r>
      <w:r w:rsidR="000436F8" w:rsidRPr="002A6E00">
        <w:rPr>
          <w:i/>
          <w:iCs/>
        </w:rPr>
        <w:t>IllegalArgumentException("increase out of bounds")</w:t>
      </w:r>
      <w:r w:rsidR="000436F8">
        <w:t xml:space="preserve"> erzeugt</w:t>
      </w:r>
      <w:r w:rsidR="00935BBB">
        <w:t>.</w:t>
      </w:r>
    </w:p>
    <w:p w14:paraId="0CFC0209" w14:textId="2BD5463F" w:rsidR="00BF6A52" w:rsidRPr="002A6E00" w:rsidRDefault="007506A7" w:rsidP="00B42F8C">
      <w:pPr>
        <w:ind w:left="708"/>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r w:rsidRPr="002A6E00">
        <w:rPr>
          <w:i/>
          <w:iCs/>
        </w:rPr>
        <w:t xml:space="preserve">int increase = </w:t>
      </w:r>
      <w:r w:rsidR="003D1D05" w:rsidRPr="002A6E00">
        <w:rPr>
          <w:i/>
          <w:iCs/>
        </w:rPr>
        <w:t>-1</w:t>
      </w:r>
    </w:p>
    <w:p w14:paraId="2324314F" w14:textId="5CE563B0" w:rsidR="00B30438" w:rsidRDefault="00B30438" w:rsidP="00B30438">
      <w:pPr>
        <w:pStyle w:val="Listenabsatz"/>
        <w:numPr>
          <w:ilvl w:val="0"/>
          <w:numId w:val="13"/>
        </w:numPr>
        <w:rPr>
          <w:b/>
          <w:bCs/>
        </w:rPr>
      </w:pPr>
      <w:r w:rsidRPr="00B30438">
        <w:rPr>
          <w:b/>
          <w:bCs/>
        </w:rPr>
        <w:t>increase &gt;= 0</w:t>
      </w:r>
    </w:p>
    <w:p w14:paraId="56A3E93F" w14:textId="59F24E28" w:rsidR="00B163EF" w:rsidRDefault="00B163EF" w:rsidP="00B163EF">
      <w:pPr>
        <w:pStyle w:val="Listenabsatz"/>
        <w:numPr>
          <w:ilvl w:val="1"/>
          <w:numId w:val="13"/>
        </w:numPr>
        <w:rPr>
          <w:b/>
          <w:bCs/>
        </w:rPr>
      </w:pPr>
      <w:r w:rsidRPr="00B30438">
        <w:rPr>
          <w:b/>
          <w:bCs/>
        </w:rPr>
        <w:t>increase = 0</w:t>
      </w:r>
    </w:p>
    <w:p w14:paraId="3FAD3111" w14:textId="222A2DCD" w:rsidR="00935BBB" w:rsidRPr="002A6E00" w:rsidRDefault="00935BBB" w:rsidP="00C94EE1">
      <w:pPr>
        <w:ind w:left="1416"/>
        <w:rPr>
          <w:i/>
          <w:iCs/>
        </w:rPr>
      </w:pPr>
      <w:r w:rsidRPr="00935BBB">
        <w:rPr>
          <w:b/>
          <w:bCs/>
        </w:rPr>
        <w:t>→ gewählter Wert im Model</w:t>
      </w:r>
      <w:r>
        <w:t xml:space="preserve">: </w:t>
      </w:r>
      <w:r w:rsidRPr="002A6E00">
        <w:rPr>
          <w:i/>
          <w:iCs/>
        </w:rPr>
        <w:t>int increase = 0</w:t>
      </w:r>
    </w:p>
    <w:p w14:paraId="6937F1AC" w14:textId="380C6D8E" w:rsidR="00B163EF" w:rsidRDefault="00B163EF" w:rsidP="00B163EF">
      <w:pPr>
        <w:pStyle w:val="Listenabsatz"/>
        <w:numPr>
          <w:ilvl w:val="1"/>
          <w:numId w:val="13"/>
        </w:numPr>
        <w:rPr>
          <w:b/>
          <w:bCs/>
        </w:rPr>
      </w:pPr>
      <w:r w:rsidRPr="00B30438">
        <w:rPr>
          <w:b/>
          <w:bCs/>
        </w:rPr>
        <w:t>increase &gt;= 0</w:t>
      </w:r>
    </w:p>
    <w:p w14:paraId="4FD3A645" w14:textId="4F5EE39A" w:rsidR="00E011BD" w:rsidRDefault="00E011BD" w:rsidP="00E011BD">
      <w:pPr>
        <w:pStyle w:val="Listenabsatz"/>
        <w:numPr>
          <w:ilvl w:val="2"/>
          <w:numId w:val="13"/>
        </w:numPr>
        <w:rPr>
          <w:b/>
          <w:bCs/>
        </w:rPr>
      </w:pPr>
      <w:r>
        <w:rPr>
          <w:b/>
          <w:bCs/>
        </w:rPr>
        <w:t xml:space="preserve">factorIterator == </w:t>
      </w:r>
      <w:r w:rsidR="00762C4A">
        <w:rPr>
          <w:b/>
          <w:bCs/>
        </w:rPr>
        <w:t>0 | 1 | 2 | 3 | 4 | 5 | 6 | 7 | 8 | 9</w:t>
      </w:r>
    </w:p>
    <w:p w14:paraId="7726266A" w14:textId="0103FB10" w:rsidR="00272843" w:rsidRDefault="00341548" w:rsidP="00341548">
      <w:pPr>
        <w:ind w:left="2160"/>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341548">
      <w:pPr>
        <w:pStyle w:val="Listenabsatz"/>
        <w:ind w:left="2160"/>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922309">
      <w:pPr>
        <w:pStyle w:val="Listenabsatz"/>
        <w:ind w:left="2160"/>
      </w:pPr>
      <w:r>
        <w:t xml:space="preserve">→ nach jedem erfolgreichen Schleifendurchgang wird </w:t>
      </w:r>
      <w:r w:rsidRPr="002A6E00">
        <w:rPr>
          <w:i/>
          <w:iCs/>
        </w:rPr>
        <w:t>increase</w:t>
      </w:r>
      <w:r>
        <w:t xml:space="preserve"> um 1 verringert, </w:t>
      </w:r>
      <w:r w:rsidR="00922309">
        <w:t xml:space="preserve">sodass </w:t>
      </w:r>
      <w:r>
        <w:t xml:space="preserve">sobald </w:t>
      </w:r>
      <w:r w:rsidR="00922309" w:rsidRPr="002A6E00">
        <w:rPr>
          <w:i/>
          <w:iCs/>
        </w:rPr>
        <w:t>increase</w:t>
      </w:r>
      <w:r w:rsidR="00922309">
        <w:t xml:space="preserve"> nichtmehr &gt; 0 ist die Methode erfolgreich abgeschlossen wurde</w:t>
      </w:r>
    </w:p>
    <w:p w14:paraId="2165827D" w14:textId="519E6F14" w:rsidR="00684C77" w:rsidRPr="002A6E00" w:rsidRDefault="00C94EE1" w:rsidP="00684C77">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2A6E00">
        <w:rPr>
          <w:i/>
          <w:iCs/>
        </w:rPr>
        <w:t xml:space="preserve">int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684C77">
      <w:pPr>
        <w:ind w:left="2124"/>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E011BD">
      <w:pPr>
        <w:pStyle w:val="Listenabsatz"/>
        <w:numPr>
          <w:ilvl w:val="2"/>
          <w:numId w:val="13"/>
        </w:numPr>
        <w:rPr>
          <w:b/>
          <w:bCs/>
        </w:rPr>
      </w:pPr>
      <w:r>
        <w:rPr>
          <w:b/>
          <w:bCs/>
        </w:rPr>
        <w:t>factorIterator != 0 | 1 | 2 | 3 | 4 | 5 | 6 | 7 | 8 | 9</w:t>
      </w:r>
    </w:p>
    <w:p w14:paraId="672E344C" w14:textId="70CDADD4" w:rsidR="00B42F8C" w:rsidRDefault="006D51C1" w:rsidP="006D51C1">
      <w:pPr>
        <w:ind w:left="2124"/>
      </w:pPr>
      <w:r w:rsidRPr="006D51C1">
        <w:t>→</w:t>
      </w:r>
      <w:r>
        <w:t xml:space="preserve"> </w:t>
      </w:r>
      <w:r w:rsidR="005E334A">
        <w:t>D</w:t>
      </w:r>
      <w:r>
        <w:t xml:space="preserve">ieser Zweig wird nur aufgerufen, falls der zu Anfang mit </w:t>
      </w:r>
      <w:r w:rsidR="00407D1E">
        <w:t xml:space="preserve">0 initialisierte </w:t>
      </w:r>
      <w:r w:rsidR="00407D1E" w:rsidRPr="002A6E00">
        <w:rPr>
          <w:i/>
          <w:iCs/>
        </w:rPr>
        <w:t>factorIterator</w:t>
      </w:r>
      <w:r w:rsidR="00407D1E">
        <w:t xml:space="preserve"> außerhalb der </w:t>
      </w:r>
      <w:r w:rsidR="005E334A">
        <w:t>Faktoren (0-9) liegt. Dies k</w:t>
      </w:r>
      <w:r w:rsidR="00434A74">
        <w:t>önnte</w:t>
      </w:r>
      <w:r w:rsidR="005E334A">
        <w:t xml:space="preserve"> zum Beispiel auftreten, wenn</w:t>
      </w:r>
      <w:r w:rsidR="00434A74">
        <w:t xml:space="preserve"> </w:t>
      </w:r>
      <w:r w:rsidR="00434A74" w:rsidRPr="002A6E00">
        <w:rPr>
          <w:i/>
          <w:iCs/>
        </w:rPr>
        <w:t>increase</w:t>
      </w:r>
      <w:r w:rsidR="00434A74">
        <w:t xml:space="preserve"> n</w:t>
      </w:r>
      <w:r w:rsidR="00A55869">
        <w:t xml:space="preserve">och nicht Null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r w:rsidR="00092F18" w:rsidRPr="00DF2283">
        <w:rPr>
          <w:i/>
          <w:iCs/>
        </w:rPr>
        <w:t>RuntimeException("factorIterator out of bounds")</w:t>
      </w:r>
      <w:r w:rsidR="007506A7">
        <w:t xml:space="preserve"> auftreten und die Endlosschleife verhindert</w:t>
      </w:r>
    </w:p>
    <w:p w14:paraId="1B7C4013" w14:textId="77777777" w:rsidR="0083732A" w:rsidRPr="00164064" w:rsidRDefault="00C94EE1" w:rsidP="0083732A">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83732A" w:rsidRPr="00164064">
        <w:rPr>
          <w:i/>
          <w:iCs/>
        </w:rPr>
        <w:t>int e2Sum = 10, int e2Correction = 60</w:t>
      </w:r>
    </w:p>
    <w:p w14:paraId="4CF84D14" w14:textId="15AF7B69" w:rsidR="00581802" w:rsidRPr="00581802" w:rsidRDefault="0083732A" w:rsidP="0083732A">
      <w:pPr>
        <w:ind w:left="3540" w:firstLine="708"/>
      </w:pPr>
      <w:r>
        <w:t xml:space="preserve">→ </w:t>
      </w:r>
      <w:r w:rsidRPr="00164064">
        <w:rPr>
          <w:i/>
          <w:iCs/>
        </w:rPr>
        <w:t>int increase = 50</w:t>
      </w:r>
      <w:r>
        <w:t>, alle Faktoren bereits maximal</w:t>
      </w:r>
    </w:p>
    <w:p w14:paraId="1B25FAF9" w14:textId="56595A7C" w:rsidR="00A97C10" w:rsidRDefault="00E57A49">
      <w:pPr>
        <w:rPr>
          <w:rFonts w:ascii="Arial" w:eastAsiaTheme="majorEastAsia" w:hAnsi="Arial" w:cs="Arial"/>
          <w:sz w:val="28"/>
        </w:rPr>
      </w:pPr>
      <w:r>
        <w:rPr>
          <w:rFonts w:ascii="Arial" w:eastAsiaTheme="majorEastAsia" w:hAnsi="Arial" w:cs="Arial"/>
          <w:noProof/>
          <w:sz w:val="28"/>
        </w:rPr>
        <w:lastRenderedPageBreak/>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581802">
      <w:pPr>
        <w:pStyle w:val="berschrift1"/>
        <w:numPr>
          <w:ilvl w:val="2"/>
          <w:numId w:val="5"/>
        </w:numPr>
        <w:spacing w:line="360" w:lineRule="auto"/>
        <w:jc w:val="both"/>
        <w:rPr>
          <w:rFonts w:ascii="Arial" w:hAnsi="Arial" w:cs="Arial"/>
          <w:color w:val="auto"/>
          <w:sz w:val="28"/>
          <w:szCs w:val="22"/>
        </w:rPr>
      </w:pPr>
      <w:bookmarkStart w:id="79" w:name="_Toc43292576"/>
      <w:r w:rsidRPr="00482442">
        <w:rPr>
          <w:rFonts w:ascii="Arial" w:hAnsi="Arial" w:cs="Arial"/>
          <w:color w:val="auto"/>
          <w:sz w:val="28"/>
          <w:szCs w:val="22"/>
        </w:rPr>
        <w:lastRenderedPageBreak/>
        <w:t>decreaseFactors()</w:t>
      </w:r>
      <w:bookmarkEnd w:id="79"/>
    </w:p>
    <w:p w14:paraId="4C83B724" w14:textId="210DF64B" w:rsidR="001E6EB6" w:rsidRDefault="001E6EB6" w:rsidP="001E6EB6">
      <w:r>
        <w:t>Vergleichbar zu increaseFactors wird die Methode de</w:t>
      </w:r>
      <w:r w:rsidRPr="00EA0BB1">
        <w:t>creaseFactors</w:t>
      </w:r>
      <w:r>
        <w:t xml:space="preserve">() ebenfalls mit dem Integer-Wert, um den die Faktoren </w:t>
      </w:r>
      <w:r w:rsidR="00EB3243">
        <w:t>verringert</w:t>
      </w:r>
      <w:r>
        <w:t xml:space="preserve"> werden sollen (int decrease), als Eingabeparameter aufgerufen. Für diese Funktion lassen sich erneut </w:t>
      </w:r>
      <w:r w:rsidR="00134A46">
        <w:t>5</w:t>
      </w:r>
      <w:r>
        <w:t xml:space="preserve"> Äquivalenzklassen bilden:</w:t>
      </w:r>
    </w:p>
    <w:p w14:paraId="7415BF76" w14:textId="3E298AFC" w:rsidR="001E6EB6" w:rsidRPr="00935BBB" w:rsidRDefault="00EB3243" w:rsidP="001E6EB6">
      <w:pPr>
        <w:pStyle w:val="Listenabsatz"/>
        <w:numPr>
          <w:ilvl w:val="0"/>
          <w:numId w:val="13"/>
        </w:numPr>
        <w:rPr>
          <w:b/>
          <w:bCs/>
        </w:rPr>
      </w:pPr>
      <w:r>
        <w:rPr>
          <w:b/>
          <w:bCs/>
        </w:rPr>
        <w:t>de</w:t>
      </w:r>
      <w:r w:rsidR="001E6EB6" w:rsidRPr="00B30438">
        <w:rPr>
          <w:b/>
          <w:bCs/>
        </w:rPr>
        <w:t>crease &lt; 0</w:t>
      </w:r>
      <w:r w:rsidR="001E6EB6">
        <w:rPr>
          <w:b/>
          <w:bCs/>
        </w:rPr>
        <w:t xml:space="preserve"> | (e</w:t>
      </w:r>
      <w:r w:rsidR="001E6EB6" w:rsidRPr="00BF6A52">
        <w:rPr>
          <w:b/>
          <w:bCs/>
        </w:rPr>
        <w:t xml:space="preserve">2Sum() </w:t>
      </w:r>
      <w:r>
        <w:rPr>
          <w:b/>
          <w:bCs/>
        </w:rPr>
        <w:t>-</w:t>
      </w:r>
      <w:r w:rsidR="001E6EB6" w:rsidRPr="00BF6A52">
        <w:rPr>
          <w:b/>
          <w:bCs/>
        </w:rPr>
        <w:t xml:space="preserve"> </w:t>
      </w:r>
      <w:r>
        <w:rPr>
          <w:b/>
          <w:bCs/>
        </w:rPr>
        <w:t>de</w:t>
      </w:r>
      <w:r w:rsidR="001E6EB6" w:rsidRPr="00BF6A52">
        <w:rPr>
          <w:b/>
          <w:bCs/>
        </w:rPr>
        <w:t xml:space="preserve">crease) </w:t>
      </w:r>
      <w:r>
        <w:rPr>
          <w:b/>
          <w:bCs/>
        </w:rPr>
        <w:t>&lt;</w:t>
      </w:r>
      <w:r w:rsidR="001E6EB6" w:rsidRPr="00BF6A52">
        <w:rPr>
          <w:b/>
          <w:bCs/>
        </w:rPr>
        <w:t xml:space="preserve"> 0</w:t>
      </w:r>
    </w:p>
    <w:p w14:paraId="015EF47A" w14:textId="3C4CCB6F" w:rsidR="001E6EB6" w:rsidRPr="003D1D05" w:rsidRDefault="001E6EB6" w:rsidP="001E6EB6">
      <w:pPr>
        <w:ind w:left="708"/>
      </w:pPr>
      <w:r w:rsidRPr="003D1D05">
        <w:t>→</w:t>
      </w:r>
      <w:r>
        <w:t xml:space="preserve"> durch diese Abfrage kann verhindert werden, dass ein Methodenaufruf mit einem fälschlicherweise negativen</w:t>
      </w:r>
      <w:r w:rsidR="009475B4">
        <w:t xml:space="preserve"> </w:t>
      </w:r>
      <w:r>
        <w:t xml:space="preserve">Wert für </w:t>
      </w:r>
      <w:r w:rsidR="00EB3243" w:rsidRPr="009475B4">
        <w:rPr>
          <w:i/>
          <w:iCs/>
        </w:rPr>
        <w:t>de</w:t>
      </w:r>
      <w:r w:rsidRPr="009475B4">
        <w:rPr>
          <w:i/>
          <w:iCs/>
        </w:rPr>
        <w:t>crease</w:t>
      </w:r>
      <w:r>
        <w:t xml:space="preserve"> Daten im Model verändert. Stattdessen wird der Fehler </w:t>
      </w:r>
      <w:r w:rsidRPr="009475B4">
        <w:rPr>
          <w:i/>
          <w:iCs/>
        </w:rPr>
        <w:t>IllegalArgumentException("</w:t>
      </w:r>
      <w:r w:rsidR="00EB3243" w:rsidRPr="009475B4">
        <w:rPr>
          <w:i/>
          <w:iCs/>
        </w:rPr>
        <w:t>de</w:t>
      </w:r>
      <w:r w:rsidRPr="009475B4">
        <w:rPr>
          <w:i/>
          <w:iCs/>
        </w:rPr>
        <w:t>crease out of bounds")</w:t>
      </w:r>
      <w:r>
        <w:t xml:space="preserve"> erzeugt.</w:t>
      </w:r>
    </w:p>
    <w:p w14:paraId="32D5A14C" w14:textId="34C3A59E" w:rsidR="001E6EB6" w:rsidRPr="00B42F8C" w:rsidRDefault="001E6EB6" w:rsidP="001E6EB6">
      <w:pPr>
        <w:ind w:left="708"/>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crease = -1</w:t>
      </w:r>
    </w:p>
    <w:p w14:paraId="4899A432" w14:textId="2C12DDF4" w:rsidR="001E6EB6" w:rsidRDefault="00EB3243" w:rsidP="001E6EB6">
      <w:pPr>
        <w:pStyle w:val="Listenabsatz"/>
        <w:numPr>
          <w:ilvl w:val="0"/>
          <w:numId w:val="13"/>
        </w:numPr>
        <w:rPr>
          <w:b/>
          <w:bCs/>
        </w:rPr>
      </w:pPr>
      <w:r>
        <w:rPr>
          <w:b/>
          <w:bCs/>
        </w:rPr>
        <w:t>de</w:t>
      </w:r>
      <w:r w:rsidR="001E6EB6" w:rsidRPr="00B30438">
        <w:rPr>
          <w:b/>
          <w:bCs/>
        </w:rPr>
        <w:t>crease &gt;= 0</w:t>
      </w:r>
    </w:p>
    <w:p w14:paraId="493CF15C" w14:textId="214BB40C" w:rsidR="001E6EB6" w:rsidRDefault="00EB3243" w:rsidP="001E6EB6">
      <w:pPr>
        <w:pStyle w:val="Listenabsatz"/>
        <w:numPr>
          <w:ilvl w:val="1"/>
          <w:numId w:val="13"/>
        </w:numPr>
        <w:rPr>
          <w:b/>
          <w:bCs/>
        </w:rPr>
      </w:pPr>
      <w:r>
        <w:rPr>
          <w:b/>
          <w:bCs/>
        </w:rPr>
        <w:t>de</w:t>
      </w:r>
      <w:r w:rsidR="001E6EB6" w:rsidRPr="00B30438">
        <w:rPr>
          <w:b/>
          <w:bCs/>
        </w:rPr>
        <w:t>crease = 0</w:t>
      </w:r>
    </w:p>
    <w:p w14:paraId="42043AD3" w14:textId="190E41BF" w:rsidR="001E6EB6" w:rsidRPr="0054011B" w:rsidRDefault="001E6EB6" w:rsidP="001E6EB6">
      <w:pPr>
        <w:ind w:left="1416"/>
        <w:rPr>
          <w:i/>
          <w:iCs/>
        </w:rPr>
      </w:pPr>
      <w:r w:rsidRPr="00935BBB">
        <w:rPr>
          <w:b/>
          <w:bCs/>
        </w:rPr>
        <w:t>→ gewählter Wert im Model</w:t>
      </w:r>
      <w:r>
        <w:t xml:space="preserve">: </w:t>
      </w:r>
      <w:r w:rsidRPr="0054011B">
        <w:rPr>
          <w:i/>
          <w:iCs/>
        </w:rPr>
        <w:t xml:space="preserve">int </w:t>
      </w:r>
      <w:r w:rsidR="00EB3243" w:rsidRPr="0054011B">
        <w:rPr>
          <w:i/>
          <w:iCs/>
        </w:rPr>
        <w:t>de</w:t>
      </w:r>
      <w:r w:rsidRPr="0054011B">
        <w:rPr>
          <w:i/>
          <w:iCs/>
        </w:rPr>
        <w:t>crease = 0</w:t>
      </w:r>
    </w:p>
    <w:p w14:paraId="375199C7" w14:textId="6D73EA29" w:rsidR="001E6EB6" w:rsidRDefault="00EB3243" w:rsidP="001E6EB6">
      <w:pPr>
        <w:pStyle w:val="Listenabsatz"/>
        <w:numPr>
          <w:ilvl w:val="1"/>
          <w:numId w:val="13"/>
        </w:numPr>
        <w:rPr>
          <w:b/>
          <w:bCs/>
        </w:rPr>
      </w:pPr>
      <w:r>
        <w:rPr>
          <w:b/>
          <w:bCs/>
        </w:rPr>
        <w:t>de</w:t>
      </w:r>
      <w:r w:rsidR="001E6EB6" w:rsidRPr="00B30438">
        <w:rPr>
          <w:b/>
          <w:bCs/>
        </w:rPr>
        <w:t>crease &gt;= 0</w:t>
      </w:r>
    </w:p>
    <w:p w14:paraId="50853B10" w14:textId="77777777" w:rsidR="001E6EB6" w:rsidRDefault="001E6EB6" w:rsidP="001E6EB6">
      <w:pPr>
        <w:pStyle w:val="Listenabsatz"/>
        <w:numPr>
          <w:ilvl w:val="2"/>
          <w:numId w:val="13"/>
        </w:numPr>
        <w:rPr>
          <w:b/>
          <w:bCs/>
        </w:rPr>
      </w:pPr>
      <w:r>
        <w:rPr>
          <w:b/>
          <w:bCs/>
        </w:rPr>
        <w:t>factorIterator == 0 | 1 | 2 | 3 | 4 | 5 | 6 | 7 | 8 | 9</w:t>
      </w:r>
    </w:p>
    <w:p w14:paraId="2237B180" w14:textId="77777777" w:rsidR="001E6EB6" w:rsidRDefault="001E6EB6" w:rsidP="001E6EB6">
      <w:pPr>
        <w:ind w:left="2160"/>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1E6EB6">
      <w:pPr>
        <w:pStyle w:val="Listenabsatz"/>
        <w:ind w:left="2160"/>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1E6EB6">
      <w:pPr>
        <w:pStyle w:val="Listenabsatz"/>
        <w:ind w:left="2160"/>
      </w:pPr>
      <w:r>
        <w:t xml:space="preserve">→ nach jedem erfolgreichen Schleifendurchgang wird </w:t>
      </w:r>
      <w:r w:rsidR="00EB3243" w:rsidRPr="0054011B">
        <w:rPr>
          <w:i/>
          <w:iCs/>
        </w:rPr>
        <w:t>de</w:t>
      </w:r>
      <w:r w:rsidRPr="0054011B">
        <w:rPr>
          <w:i/>
          <w:iCs/>
        </w:rPr>
        <w:t>crease</w:t>
      </w:r>
      <w:r>
        <w:t xml:space="preserve"> um 1 verringert, sodass sobald </w:t>
      </w:r>
      <w:r w:rsidR="00EB3243" w:rsidRPr="0054011B">
        <w:rPr>
          <w:i/>
          <w:iCs/>
        </w:rPr>
        <w:t>de</w:t>
      </w:r>
      <w:r w:rsidRPr="0054011B">
        <w:rPr>
          <w:i/>
          <w:iCs/>
        </w:rPr>
        <w:t>crease</w:t>
      </w:r>
      <w:r>
        <w:t xml:space="preserve"> nichtmehr &gt; 0 ist die Methode erfolgreich abgeschlossen wurde</w:t>
      </w:r>
    </w:p>
    <w:p w14:paraId="46AF0491" w14:textId="1DC2EBDA" w:rsidR="001E6EB6" w:rsidRPr="0054011B" w:rsidRDefault="001E6EB6" w:rsidP="001E6EB6">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 xml:space="preserve">crease = 60 </w:t>
      </w:r>
    </w:p>
    <w:p w14:paraId="434F0E0F" w14:textId="77777777" w:rsidR="001E6EB6" w:rsidRPr="00272843" w:rsidRDefault="001E6EB6" w:rsidP="001E6EB6">
      <w:pPr>
        <w:ind w:left="2124"/>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1E6EB6">
      <w:pPr>
        <w:pStyle w:val="Listenabsatz"/>
        <w:numPr>
          <w:ilvl w:val="2"/>
          <w:numId w:val="13"/>
        </w:numPr>
        <w:rPr>
          <w:b/>
          <w:bCs/>
        </w:rPr>
      </w:pPr>
      <w:r>
        <w:rPr>
          <w:b/>
          <w:bCs/>
        </w:rPr>
        <w:t xml:space="preserve">factorIterator != </w:t>
      </w:r>
      <w:r w:rsidR="008D2318">
        <w:rPr>
          <w:b/>
          <w:bCs/>
        </w:rPr>
        <w:t>(</w:t>
      </w:r>
      <w:r>
        <w:rPr>
          <w:b/>
          <w:bCs/>
        </w:rPr>
        <w:t>0 | 1 | 2 | 3 | 4 | 5 | 6 | 7 | 8 | 9</w:t>
      </w:r>
      <w:r w:rsidR="008D2318">
        <w:rPr>
          <w:b/>
          <w:bCs/>
        </w:rPr>
        <w:t>)</w:t>
      </w:r>
    </w:p>
    <w:p w14:paraId="1522F8AA" w14:textId="33AD6DE9" w:rsidR="00BB0253" w:rsidRDefault="00BB0253" w:rsidP="001B74CD">
      <w:pPr>
        <w:ind w:left="2124" w:firstLine="36"/>
      </w:pPr>
      <w:r w:rsidRPr="006D51C1">
        <w:t>→</w:t>
      </w:r>
      <w:r>
        <w:t xml:space="preserve"> Dieser Zweig wird nur aufgerufen, falls der zu Anfang mit 0 initialisierte </w:t>
      </w:r>
      <w:r w:rsidRPr="003D1473">
        <w:rPr>
          <w:i/>
          <w:iCs/>
        </w:rPr>
        <w:t>factorIterator</w:t>
      </w:r>
      <w:r>
        <w:t xml:space="preserve"> außerhalb der Faktoren (0-9) liegt. Dies könnte zum Beispiel auftreten, wenn </w:t>
      </w:r>
      <w:r w:rsidR="001B74CD" w:rsidRPr="0054011B">
        <w:rPr>
          <w:i/>
          <w:iCs/>
        </w:rPr>
        <w:t>de</w:t>
      </w:r>
      <w:r w:rsidRPr="0054011B">
        <w:rPr>
          <w:i/>
          <w:iCs/>
        </w:rPr>
        <w:t>crease</w:t>
      </w:r>
      <w:r>
        <w:t xml:space="preserve"> noch nicht Null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r w:rsidRPr="003D1473">
        <w:rPr>
          <w:i/>
          <w:iCs/>
        </w:rPr>
        <w:t>RuntimeException("factorIterator out of bounds")</w:t>
      </w:r>
      <w:r>
        <w:t xml:space="preserve"> auftreten und die Endlosschleife verhindert</w:t>
      </w:r>
    </w:p>
    <w:p w14:paraId="7C2093FB" w14:textId="17FC11E5" w:rsidR="00FB4C6C" w:rsidRPr="003D1473" w:rsidRDefault="001E6EB6" w:rsidP="00FB4C6C">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FB4C6C" w:rsidRPr="003D1473">
        <w:rPr>
          <w:i/>
          <w:iCs/>
        </w:rPr>
        <w:t xml:space="preserve">int e2Sum = 10, int e2Correction = </w:t>
      </w:r>
      <w:r w:rsidR="006B0ACA" w:rsidRPr="003D1473">
        <w:rPr>
          <w:i/>
          <w:iCs/>
        </w:rPr>
        <w:t>5</w:t>
      </w:r>
    </w:p>
    <w:p w14:paraId="08D9F2DB" w14:textId="77777777" w:rsidR="00FB4C6C" w:rsidRPr="00581802" w:rsidRDefault="00FB4C6C" w:rsidP="00FB4C6C">
      <w:pPr>
        <w:ind w:left="3540" w:firstLine="708"/>
      </w:pPr>
      <w:r>
        <w:t xml:space="preserve">→ </w:t>
      </w:r>
      <w:r w:rsidRPr="003D1473">
        <w:rPr>
          <w:i/>
          <w:iCs/>
        </w:rPr>
        <w:t xml:space="preserve">int </w:t>
      </w:r>
      <w:r w:rsidR="006B0ACA" w:rsidRPr="003D1473">
        <w:rPr>
          <w:i/>
          <w:iCs/>
        </w:rPr>
        <w:t>de</w:t>
      </w:r>
      <w:r w:rsidRPr="003D1473">
        <w:rPr>
          <w:i/>
          <w:iCs/>
        </w:rPr>
        <w:t>crease = 5</w:t>
      </w:r>
      <w:r>
        <w:t xml:space="preserve">, alle Faktoren bereits </w:t>
      </w:r>
      <w:r w:rsidR="006B0ACA">
        <w:t>minimal</w:t>
      </w:r>
    </w:p>
    <w:p w14:paraId="3977502E" w14:textId="5297C39A" w:rsidR="00077C3E" w:rsidRPr="00741E8B" w:rsidRDefault="001450DE" w:rsidP="00CA5974">
      <w:r>
        <w:rPr>
          <w:noProof/>
        </w:rPr>
        <w:lastRenderedPageBreak/>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A5BC1D1" w:rsidR="00BA09CD" w:rsidRPr="00D82101" w:rsidRDefault="00E27202" w:rsidP="00E27202">
      <w:pPr>
        <w:pStyle w:val="berschrift1"/>
        <w:numPr>
          <w:ilvl w:val="0"/>
          <w:numId w:val="5"/>
        </w:numPr>
        <w:spacing w:line="360" w:lineRule="auto"/>
        <w:jc w:val="both"/>
        <w:rPr>
          <w:rFonts w:ascii="Arial" w:hAnsi="Arial" w:cs="Arial"/>
          <w:color w:val="auto"/>
        </w:rPr>
      </w:pPr>
      <w:r>
        <w:rPr>
          <w:rFonts w:ascii="Arial" w:hAnsi="Arial" w:cs="Arial"/>
          <w:color w:val="auto"/>
        </w:rPr>
        <w:lastRenderedPageBreak/>
        <w:t xml:space="preserve"> </w:t>
      </w:r>
      <w:bookmarkStart w:id="80" w:name="_Toc43292577"/>
      <w:r w:rsidR="008A0FFC">
        <w:rPr>
          <w:rFonts w:ascii="Arial" w:hAnsi="Arial" w:cs="Arial"/>
          <w:color w:val="auto"/>
        </w:rPr>
        <w:t>Anhang</w:t>
      </w:r>
      <w:bookmarkEnd w:id="80"/>
    </w:p>
    <w:p w14:paraId="5389214A" w14:textId="606587F9" w:rsidR="00077A29" w:rsidRDefault="008A0FFC" w:rsidP="008A0FFC">
      <w:pPr>
        <w:pStyle w:val="berschrift1"/>
        <w:numPr>
          <w:ilvl w:val="1"/>
          <w:numId w:val="5"/>
        </w:numPr>
        <w:spacing w:line="360" w:lineRule="auto"/>
        <w:jc w:val="both"/>
        <w:rPr>
          <w:rFonts w:ascii="Arial" w:hAnsi="Arial" w:cs="Arial"/>
          <w:color w:val="auto"/>
          <w:sz w:val="32"/>
          <w:szCs w:val="24"/>
        </w:rPr>
      </w:pPr>
      <w:bookmarkStart w:id="81" w:name="_Toc43292578"/>
      <w:r w:rsidRPr="008A0FFC">
        <w:rPr>
          <w:rFonts w:ascii="Arial" w:hAnsi="Arial" w:cs="Arial"/>
          <w:color w:val="auto"/>
          <w:sz w:val="32"/>
          <w:szCs w:val="24"/>
        </w:rPr>
        <w:t>Klassendiagramme</w:t>
      </w:r>
      <w:bookmarkEnd w:id="81"/>
    </w:p>
    <w:p w14:paraId="321E512C" w14:textId="36B73620" w:rsidR="008A0FFC" w:rsidRPr="008A0FFC" w:rsidRDefault="008A0FFC" w:rsidP="008A0FFC">
      <w:pPr>
        <w:pStyle w:val="berschrift1"/>
        <w:numPr>
          <w:ilvl w:val="2"/>
          <w:numId w:val="5"/>
        </w:numPr>
        <w:spacing w:line="360" w:lineRule="auto"/>
        <w:jc w:val="both"/>
        <w:rPr>
          <w:rFonts w:ascii="Arial" w:hAnsi="Arial" w:cs="Arial"/>
          <w:color w:val="auto"/>
          <w:sz w:val="28"/>
          <w:szCs w:val="22"/>
        </w:rPr>
      </w:pPr>
      <w:bookmarkStart w:id="82" w:name="_Toc43292579"/>
      <w:r w:rsidRPr="008A0FFC">
        <w:rPr>
          <w:rFonts w:ascii="Arial" w:hAnsi="Arial" w:cs="Arial"/>
          <w:color w:val="auto"/>
          <w:sz w:val="28"/>
          <w:szCs w:val="22"/>
        </w:rPr>
        <w:t>MODEL</w:t>
      </w:r>
      <w:bookmarkEnd w:id="82"/>
    </w:p>
    <w:p w14:paraId="2DA44809" w14:textId="6D10598B" w:rsidR="008A0FFC" w:rsidRPr="008A0FFC" w:rsidRDefault="008A0FFC" w:rsidP="008A0FFC">
      <w:pPr>
        <w:pStyle w:val="berschrift1"/>
        <w:numPr>
          <w:ilvl w:val="2"/>
          <w:numId w:val="5"/>
        </w:numPr>
        <w:spacing w:line="360" w:lineRule="auto"/>
        <w:jc w:val="both"/>
        <w:rPr>
          <w:rFonts w:ascii="Arial" w:hAnsi="Arial" w:cs="Arial"/>
          <w:color w:val="auto"/>
          <w:sz w:val="28"/>
          <w:szCs w:val="22"/>
        </w:rPr>
      </w:pPr>
      <w:bookmarkStart w:id="83" w:name="_Toc43292580"/>
      <w:r w:rsidRPr="008A0FFC">
        <w:rPr>
          <w:rFonts w:ascii="Arial" w:hAnsi="Arial" w:cs="Arial"/>
          <w:color w:val="auto"/>
          <w:sz w:val="28"/>
          <w:szCs w:val="22"/>
        </w:rPr>
        <w:t>VIEW</w:t>
      </w:r>
      <w:bookmarkEnd w:id="83"/>
    </w:p>
    <w:p w14:paraId="670B745F" w14:textId="77777777" w:rsidR="008A0FFC" w:rsidRDefault="008A0FFC" w:rsidP="008A0FFC"/>
    <w:p w14:paraId="6B47A7F0" w14:textId="24C106A6" w:rsidR="008A0FFC" w:rsidRPr="008A0FFC" w:rsidRDefault="008A0FFC" w:rsidP="008A0FFC">
      <w:pPr>
        <w:pStyle w:val="berschrift1"/>
        <w:numPr>
          <w:ilvl w:val="2"/>
          <w:numId w:val="5"/>
        </w:numPr>
        <w:spacing w:line="360" w:lineRule="auto"/>
        <w:jc w:val="both"/>
        <w:rPr>
          <w:rFonts w:ascii="Arial" w:hAnsi="Arial" w:cs="Arial"/>
          <w:color w:val="auto"/>
          <w:sz w:val="28"/>
          <w:szCs w:val="22"/>
        </w:rPr>
      </w:pPr>
      <w:bookmarkStart w:id="84" w:name="_Toc43292581"/>
      <w:r w:rsidRPr="008A0FFC">
        <w:rPr>
          <w:rFonts w:ascii="Arial" w:hAnsi="Arial" w:cs="Arial"/>
          <w:color w:val="auto"/>
          <w:sz w:val="28"/>
          <w:szCs w:val="22"/>
        </w:rPr>
        <w:t>CONTROLLER</w:t>
      </w:r>
      <w:bookmarkEnd w:id="84"/>
    </w:p>
    <w:sectPr w:rsidR="008A0FFC" w:rsidRPr="008A0FFC" w:rsidSect="009522C6">
      <w:headerReference w:type="default" r:id="rId43"/>
      <w:footerReference w:type="default" r:id="rId4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chiffel Florian (inf18235)" w:date="2020-06-17T13:22:00Z" w:initials="SF(">
    <w:p w14:paraId="437909BB" w14:textId="4E094C6D" w:rsidR="00022D77" w:rsidRDefault="00022D77">
      <w:pPr>
        <w:pStyle w:val="Kommentartext"/>
      </w:pPr>
      <w:r>
        <w:rPr>
          <w:rStyle w:val="Kommentarzeichen"/>
        </w:rPr>
        <w:annotationRef/>
      </w:r>
      <w:r w:rsidR="0081535B">
        <w:t>Schön wären Einrückungen für Unterkapitel</w:t>
      </w:r>
    </w:p>
  </w:comment>
  <w:comment w:id="4" w:author="Schiffel Florian (inf18235)" w:date="2020-06-17T13:22:00Z" w:initials="SF(">
    <w:p w14:paraId="477ACDF2" w14:textId="33078B55" w:rsidR="00C40AB7" w:rsidRDefault="00C40AB7">
      <w:pPr>
        <w:pStyle w:val="Kommentartext"/>
      </w:pPr>
      <w:r>
        <w:rPr>
          <w:rStyle w:val="Kommentarzeichen"/>
        </w:rPr>
        <w:annotationRef/>
      </w:r>
      <w:r>
        <w:t xml:space="preserve">Müssen die Unterpunkte der </w:t>
      </w:r>
      <w:r w:rsidR="00022D77">
        <w:t>Installation im Inhaltsverzeichnis stehen?</w:t>
      </w:r>
    </w:p>
  </w:comment>
  <w:comment w:id="6" w:author="Schiffel Florian (inf18235)" w:date="2020-06-17T13:23:00Z" w:initials="SF(">
    <w:p w14:paraId="5E77A050" w14:textId="508C9699" w:rsidR="00A43A40" w:rsidRDefault="00A43A40">
      <w:pPr>
        <w:pStyle w:val="Kommentartext"/>
      </w:pPr>
      <w:r>
        <w:rPr>
          <w:rStyle w:val="Kommentarzeichen"/>
        </w:rPr>
        <w:annotationRef/>
      </w:r>
      <w:r>
        <w:t>Ist das so?</w:t>
      </w:r>
    </w:p>
  </w:comment>
  <w:comment w:id="12" w:author="Schiffel Florian (inf18235)" w:date="2020-06-17T13:09:00Z" w:initials="SF(">
    <w:p w14:paraId="2ECFCEF5" w14:textId="4C1B28BE" w:rsidR="00495CF4" w:rsidRDefault="00495CF4">
      <w:pPr>
        <w:pStyle w:val="Kommentartext"/>
      </w:pPr>
      <w:r>
        <w:rPr>
          <w:rStyle w:val="Kommentarzeichen"/>
        </w:rPr>
        <w:annotationRef/>
      </w:r>
      <w:r>
        <w:t>Das Kit oder?</w:t>
      </w:r>
      <w:r>
        <w:br/>
        <w:t>(Vorher stand hier die SDK)</w:t>
      </w:r>
    </w:p>
  </w:comment>
  <w:comment w:id="15" w:author="Schiffel Florian (inf18235)" w:date="2020-06-17T13:14:00Z" w:initials="SF(">
    <w:p w14:paraId="52806DDC" w14:textId="20113C58" w:rsidR="002D52F2" w:rsidRDefault="002D52F2">
      <w:pPr>
        <w:pStyle w:val="Kommentartext"/>
      </w:pPr>
      <w:r>
        <w:rPr>
          <w:rStyle w:val="Kommentarzeichen"/>
        </w:rPr>
        <w:annotationRef/>
      </w:r>
      <w:r>
        <w:t>ich würde eher auswählen schreiben, das ist unmissverständlicher</w:t>
      </w:r>
    </w:p>
  </w:comment>
  <w:comment w:id="14" w:author="Schiffel Florian (inf18235)" w:date="2020-06-17T13:13:00Z" w:initials="SF(">
    <w:p w14:paraId="798791A6" w14:textId="3AD52A7D" w:rsidR="003F7521" w:rsidRDefault="003F7521">
      <w:pPr>
        <w:pStyle w:val="Kommentartext"/>
      </w:pPr>
      <w:r>
        <w:rPr>
          <w:rStyle w:val="Kommentarzeichen"/>
        </w:rPr>
        <w:annotationRef/>
      </w:r>
      <w:r w:rsidR="003E4B2C">
        <w:t>warum Fett?</w:t>
      </w:r>
    </w:p>
  </w:comment>
  <w:comment w:id="30" w:author="Schiffel Florian (inf18235)" w:date="2020-06-16T20:25:00Z" w:initials="SF(">
    <w:p w14:paraId="4F0243D7" w14:textId="54169E98" w:rsidR="003F1726" w:rsidRDefault="003F1726">
      <w:pPr>
        <w:pStyle w:val="Kommentartext"/>
      </w:pPr>
      <w:r>
        <w:rPr>
          <w:rStyle w:val="Kommentarzeichen"/>
        </w:rPr>
        <w:annotationRef/>
      </w:r>
      <w:r>
        <w:t>?</w:t>
      </w:r>
      <w:r w:rsidR="00EF3F0F" w:rsidRPr="00EF3F0F">
        <w:t xml:space="preserve"> </w:t>
      </w:r>
      <w:r w:rsidR="00EF3F0F">
        <w:t>S. XML Strutkur aufbau und Klassenstruktur</w:t>
      </w:r>
    </w:p>
  </w:comment>
  <w:comment w:id="31" w:author="Schiffel Florian (inf18235)" w:date="2020-06-17T12:09:00Z" w:initials="SF(">
    <w:p w14:paraId="013A2A47" w14:textId="77777777" w:rsidR="00142F36" w:rsidRDefault="00142F36" w:rsidP="00142F36">
      <w:pPr>
        <w:pStyle w:val="Kommentartext"/>
      </w:pPr>
      <w:r>
        <w:rPr>
          <w:rStyle w:val="Kommentarzeichen"/>
        </w:rPr>
        <w:annotationRef/>
      </w:r>
      <w:r>
        <w:rPr>
          <w:rStyle w:val="Kommentarzeichen"/>
        </w:rPr>
        <w:annotationRef/>
      </w:r>
      <w:r>
        <w:t>Der Satzbau macht hier einfach keinen Sinn in meinen Augen</w:t>
      </w:r>
    </w:p>
    <w:p w14:paraId="4BEF29AD" w14:textId="2F748EB5" w:rsidR="00142F36" w:rsidRDefault="00142F36">
      <w:pPr>
        <w:pStyle w:val="Kommentartext"/>
      </w:pPr>
    </w:p>
  </w:comment>
  <w:comment w:id="32" w:author="Schiffel Florian (inf18235)" w:date="2020-06-16T20:25:00Z" w:initials="SF(">
    <w:p w14:paraId="796E3FD2" w14:textId="2294C7E0" w:rsidR="003F1726" w:rsidRDefault="003F1726">
      <w:pPr>
        <w:pStyle w:val="Kommentartext"/>
      </w:pPr>
      <w:r>
        <w:rPr>
          <w:rStyle w:val="Kommentarzeichen"/>
        </w:rPr>
        <w:annotationRef/>
      </w:r>
      <w:r>
        <w:t>?</w:t>
      </w:r>
      <w:r w:rsidR="00EF3F0F" w:rsidRPr="00EF3F0F">
        <w:t xml:space="preserve"> </w:t>
      </w:r>
      <w:r w:rsidR="00EF3F0F">
        <w:t>S. XML Strutkur aufbau und Klassenstruktur</w:t>
      </w:r>
    </w:p>
  </w:comment>
  <w:comment w:id="33" w:author="Schiffel Florian (inf18235)" w:date="2020-06-17T12:09:00Z" w:initials="SF(">
    <w:p w14:paraId="5DBAFE3E" w14:textId="6F1DE22D" w:rsidR="00142F36" w:rsidRDefault="00142F36">
      <w:pPr>
        <w:pStyle w:val="Kommentartext"/>
      </w:pPr>
      <w:r>
        <w:rPr>
          <w:rStyle w:val="Kommentarzeichen"/>
        </w:rPr>
        <w:annotationRef/>
      </w:r>
      <w:r>
        <w:t>Der Satzbau macht hier einfach keinen Sinn in meinen Augen</w:t>
      </w:r>
    </w:p>
  </w:comment>
  <w:comment w:id="34" w:author="Schiffel Florian (inf18235)" w:date="2020-06-16T20:26:00Z" w:initials="SF(">
    <w:p w14:paraId="3A6C2DCE" w14:textId="46DCE762" w:rsidR="003F1726" w:rsidRDefault="003F1726">
      <w:pPr>
        <w:pStyle w:val="Kommentartext"/>
      </w:pPr>
      <w:r>
        <w:rPr>
          <w:rStyle w:val="Kommentarzeichen"/>
        </w:rPr>
        <w:annotationRef/>
      </w:r>
      <w:r>
        <w:t>?</w:t>
      </w:r>
    </w:p>
  </w:comment>
  <w:comment w:id="35" w:author="Maier Stefan (inf18229)" w:date="2020-06-17T11:28:00Z" w:initials="MS(">
    <w:p w14:paraId="5BFAA760" w14:textId="35E64FA3" w:rsidR="00EF3F0F" w:rsidRDefault="00EF3F0F">
      <w:pPr>
        <w:pStyle w:val="Kommentartext"/>
      </w:pPr>
      <w:r>
        <w:t>S. XML Strutkur aufbau und Klassenstruktur</w:t>
      </w:r>
    </w:p>
  </w:comment>
  <w:comment w:id="36" w:author="Schiffel Florian (inf18235)" w:date="2020-06-17T12:09:00Z" w:initials="SF(">
    <w:p w14:paraId="25936FFA" w14:textId="25DFD316" w:rsidR="00142F36" w:rsidRDefault="00142F36">
      <w:pPr>
        <w:pStyle w:val="Kommentartext"/>
      </w:pPr>
      <w:r>
        <w:rPr>
          <w:rStyle w:val="Kommentarzeichen"/>
        </w:rPr>
        <w:annotationRef/>
      </w:r>
      <w:r w:rsidR="001C438B">
        <w:rPr>
          <w:rStyle w:val="Kommentarzeichen"/>
        </w:rPr>
        <w:annotationRef/>
      </w:r>
      <w:r w:rsidR="001C438B">
        <w:t>Der Satzbau macht hier einfach keinen Sinn in meinen Augen</w:t>
      </w:r>
    </w:p>
  </w:comment>
  <w:comment w:id="37" w:author="Schiffel Florian (inf18235)" w:date="2020-06-16T20:31:00Z" w:initials="SF(">
    <w:p w14:paraId="50EF7F5A" w14:textId="1CE74629" w:rsidR="009974C7" w:rsidRDefault="009974C7">
      <w:pPr>
        <w:pStyle w:val="Kommentartext"/>
      </w:pPr>
      <w:r>
        <w:rPr>
          <w:rStyle w:val="Kommentarzeichen"/>
        </w:rPr>
        <w:annotationRef/>
      </w:r>
      <w:r>
        <w:t>Ich würde alles im hellen Modus exportieren</w:t>
      </w:r>
    </w:p>
  </w:comment>
  <w:comment w:id="38" w:author="Schiffel Florian (inf18235)" w:date="2020-06-17T12:07:00Z" w:initials="SF(">
    <w:p w14:paraId="04CE7AEA" w14:textId="4BF5B325" w:rsidR="00E3213A" w:rsidRDefault="00E3213A">
      <w:pPr>
        <w:pStyle w:val="Kommentartext"/>
      </w:pPr>
      <w:r>
        <w:rPr>
          <w:rStyle w:val="Kommentarzeichen"/>
        </w:rPr>
        <w:annotationRef/>
      </w:r>
      <w:r>
        <w:t>am besten alle Diagramme im Bilder-Diagramme Ordner abspeichern und das Powered by ytools entfernen</w:t>
      </w:r>
    </w:p>
  </w:comment>
  <w:comment w:id="42" w:author="Schiffel Florian (inf18235)" w:date="2020-06-16T20:51:00Z" w:initials="SF(">
    <w:p w14:paraId="49612B8E" w14:textId="2316C53F" w:rsidR="003235D1" w:rsidRDefault="003235D1">
      <w:pPr>
        <w:pStyle w:val="Kommentartext"/>
      </w:pPr>
      <w:r>
        <w:rPr>
          <w:rStyle w:val="Kommentarzeichen"/>
        </w:rPr>
        <w:annotationRef/>
      </w:r>
      <w:r>
        <w:t>evtl. noch mehr zu ersten drei Tabs schreiben</w:t>
      </w:r>
    </w:p>
  </w:comment>
  <w:comment w:id="66" w:author="Schiffel Florian (inf18235)" w:date="2020-06-16T20:36:00Z" w:initials="SF(">
    <w:p w14:paraId="18FDC0E6" w14:textId="1A02B2F9" w:rsidR="004F7EA0" w:rsidRDefault="004F7EA0">
      <w:pPr>
        <w:pStyle w:val="Kommentartext"/>
      </w:pPr>
      <w:r>
        <w:rPr>
          <w:rStyle w:val="Kommentarzeichen"/>
        </w:rPr>
        <w:annotationRef/>
      </w:r>
      <w:r>
        <w:t>gibt es da kein Prinzip für Factory war ja anscheinend etwas anderes?</w:t>
      </w:r>
    </w:p>
  </w:comment>
  <w:comment w:id="68" w:author="Schiffel Florian (inf18235)" w:date="2020-06-16T20:36:00Z" w:initials="SF(">
    <w:p w14:paraId="033676CD" w14:textId="511A1BCF" w:rsidR="00414BE3" w:rsidRDefault="00414BE3">
      <w:pPr>
        <w:pStyle w:val="Kommentartext"/>
      </w:pPr>
      <w:r>
        <w:rPr>
          <w:rStyle w:val="Kommentarzeichen"/>
        </w:rPr>
        <w:annotationRef/>
      </w:r>
      <w:r>
        <w:t>Begriffe (Methode, Variablen, etc. )</w:t>
      </w:r>
      <w:r w:rsidR="00270180">
        <w:t xml:space="preserve"> aus dem Quellcode in kursiver Schrift</w:t>
      </w:r>
    </w:p>
  </w:comment>
  <w:comment w:id="71" w:author="Schiffel Florian (inf18235)" w:date="2020-06-16T16:55:00Z" w:initials="SF(">
    <w:p w14:paraId="02B66BC7" w14:textId="0F4120AA" w:rsidR="00BE6272" w:rsidRDefault="00BE6272">
      <w:pPr>
        <w:pStyle w:val="Kommentartext"/>
      </w:pPr>
      <w:r>
        <w:rPr>
          <w:rStyle w:val="Kommentarzeichen"/>
        </w:rPr>
        <w:annotationRef/>
      </w:r>
      <w:r>
        <w:t>evtl. besser</w:t>
      </w:r>
      <w:r w:rsidR="00C85636">
        <w:t>:</w:t>
      </w:r>
      <w:r w:rsidR="00C85636">
        <w:br/>
      </w:r>
      <w:r>
        <w:t xml:space="preserve">gibt es die zwei Methoden importProject, die beide </w:t>
      </w:r>
      <w:r w:rsidR="008E657B">
        <w:t>die entsprechende Methode im Interface überladen.</w:t>
      </w:r>
    </w:p>
  </w:comment>
  <w:comment w:id="76" w:author="Schiffel Florian (inf18235)" w:date="2020-06-16T17:14:00Z" w:initials="SF(">
    <w:p w14:paraId="4F7D32D1" w14:textId="57A0320A" w:rsidR="004A3694" w:rsidRDefault="004A3694">
      <w:pPr>
        <w:pStyle w:val="Kommentartext"/>
      </w:pPr>
      <w:r>
        <w:rPr>
          <w:rStyle w:val="Kommentarzeichen"/>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7AC11" w14:textId="77777777" w:rsidR="004C363D" w:rsidRDefault="004C363D" w:rsidP="00657F85">
      <w:pPr>
        <w:spacing w:after="0" w:line="240" w:lineRule="auto"/>
      </w:pPr>
      <w:r>
        <w:separator/>
      </w:r>
    </w:p>
  </w:endnote>
  <w:endnote w:type="continuationSeparator" w:id="0">
    <w:p w14:paraId="010EB19E" w14:textId="77777777" w:rsidR="004C363D" w:rsidRDefault="004C363D" w:rsidP="00657F85">
      <w:pPr>
        <w:spacing w:after="0" w:line="240" w:lineRule="auto"/>
      </w:pPr>
      <w:r>
        <w:continuationSeparator/>
      </w:r>
    </w:p>
  </w:endnote>
  <w:endnote w:type="continuationNotice" w:id="1">
    <w:p w14:paraId="1984FFEE" w14:textId="77777777" w:rsidR="004C363D" w:rsidRDefault="004C36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EndPr/>
    <w:sdtContent>
      <w:p w14:paraId="7A4019E5" w14:textId="73DC47E3" w:rsidR="008A2A92" w:rsidRDefault="008A2A92">
        <w:pPr>
          <w:pStyle w:val="Fuzeile"/>
          <w:jc w:val="right"/>
        </w:pPr>
        <w:r>
          <w:fldChar w:fldCharType="begin"/>
        </w:r>
        <w:r>
          <w:instrText>PAGE   \* MERGEFORMAT</w:instrText>
        </w:r>
        <w:r>
          <w:fldChar w:fldCharType="separate"/>
        </w:r>
        <w:r w:rsidR="00312441">
          <w:rPr>
            <w:noProof/>
          </w:rPr>
          <w:t>47</w:t>
        </w:r>
        <w:r>
          <w:fldChar w:fldCharType="end"/>
        </w:r>
      </w:p>
    </w:sdtContent>
  </w:sdt>
  <w:p w14:paraId="0CBC771A" w14:textId="77777777" w:rsidR="008A2A92" w:rsidRDefault="008A2A9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D05E4" w14:textId="77777777" w:rsidR="004C363D" w:rsidRDefault="004C363D" w:rsidP="00657F85">
      <w:pPr>
        <w:spacing w:after="0" w:line="240" w:lineRule="auto"/>
      </w:pPr>
      <w:r>
        <w:separator/>
      </w:r>
    </w:p>
  </w:footnote>
  <w:footnote w:type="continuationSeparator" w:id="0">
    <w:p w14:paraId="584811F6" w14:textId="77777777" w:rsidR="004C363D" w:rsidRDefault="004C363D" w:rsidP="00657F85">
      <w:pPr>
        <w:spacing w:after="0" w:line="240" w:lineRule="auto"/>
      </w:pPr>
      <w:r>
        <w:continuationSeparator/>
      </w:r>
    </w:p>
  </w:footnote>
  <w:footnote w:type="continuationNotice" w:id="1">
    <w:p w14:paraId="10BE5EF2" w14:textId="77777777" w:rsidR="004C363D" w:rsidRDefault="004C36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8A2A92" w:rsidRDefault="008A2A92" w:rsidP="009522C6">
    <w:pPr>
      <w:pStyle w:val="Kopfzeile"/>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hybridMultilevel"/>
    <w:tmpl w:val="B0B6AAEC"/>
    <w:lvl w:ilvl="0" w:tplc="B71E8350">
      <w:start w:val="1"/>
      <w:numFmt w:val="decimal"/>
      <w:lvlText w:val="%1."/>
      <w:lvlJc w:val="left"/>
      <w:pPr>
        <w:ind w:left="360" w:hanging="360"/>
      </w:pPr>
      <w:rPr>
        <w:rFonts w:hint="default"/>
        <w:color w:val="000000" w:themeColor="text1"/>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ier Stefan (inf18229)">
    <w15:presenceInfo w15:providerId="None" w15:userId="Maier Stefan (inf18229)"/>
  </w15:person>
  <w15:person w15:author="Schiffel Florian (inf18235)">
    <w15:presenceInfo w15:providerId="AD" w15:userId="S::inf18235@lehre.dhbw-stuttgart.de::3139ea01-bf99-4452-a14a-5022aa1008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4"/>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2D77"/>
    <w:rsid w:val="00024103"/>
    <w:rsid w:val="00027E57"/>
    <w:rsid w:val="00030779"/>
    <w:rsid w:val="0003497F"/>
    <w:rsid w:val="00037B26"/>
    <w:rsid w:val="00037B7B"/>
    <w:rsid w:val="00041A0B"/>
    <w:rsid w:val="000436F8"/>
    <w:rsid w:val="00044BDB"/>
    <w:rsid w:val="00045C0A"/>
    <w:rsid w:val="000479C9"/>
    <w:rsid w:val="00053737"/>
    <w:rsid w:val="00055D41"/>
    <w:rsid w:val="000669AC"/>
    <w:rsid w:val="000713BE"/>
    <w:rsid w:val="000739C7"/>
    <w:rsid w:val="000762F2"/>
    <w:rsid w:val="0007640A"/>
    <w:rsid w:val="00077A29"/>
    <w:rsid w:val="00077C3E"/>
    <w:rsid w:val="00077FB4"/>
    <w:rsid w:val="00080E96"/>
    <w:rsid w:val="00081102"/>
    <w:rsid w:val="00083A82"/>
    <w:rsid w:val="00092F18"/>
    <w:rsid w:val="000936B1"/>
    <w:rsid w:val="00096699"/>
    <w:rsid w:val="00097657"/>
    <w:rsid w:val="000A0070"/>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E1E0B"/>
    <w:rsid w:val="003E40C7"/>
    <w:rsid w:val="003E4B2C"/>
    <w:rsid w:val="003F1029"/>
    <w:rsid w:val="003F1726"/>
    <w:rsid w:val="003F25ED"/>
    <w:rsid w:val="003F28DF"/>
    <w:rsid w:val="003F373B"/>
    <w:rsid w:val="003F4011"/>
    <w:rsid w:val="003F7521"/>
    <w:rsid w:val="00400C9C"/>
    <w:rsid w:val="0040103F"/>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7EA0"/>
    <w:rsid w:val="005076B2"/>
    <w:rsid w:val="00507F7B"/>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99A"/>
    <w:rsid w:val="006719C0"/>
    <w:rsid w:val="00673BD5"/>
    <w:rsid w:val="0067586D"/>
    <w:rsid w:val="00683DB2"/>
    <w:rsid w:val="00684C77"/>
    <w:rsid w:val="006871B9"/>
    <w:rsid w:val="0068760F"/>
    <w:rsid w:val="00687FC5"/>
    <w:rsid w:val="00690EED"/>
    <w:rsid w:val="00691FB0"/>
    <w:rsid w:val="0069504E"/>
    <w:rsid w:val="00695C68"/>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4EB6"/>
    <w:rsid w:val="006D51C1"/>
    <w:rsid w:val="006D689B"/>
    <w:rsid w:val="006D7EBC"/>
    <w:rsid w:val="006E1A47"/>
    <w:rsid w:val="006E3BBD"/>
    <w:rsid w:val="006F2270"/>
    <w:rsid w:val="006F5E49"/>
    <w:rsid w:val="00700886"/>
    <w:rsid w:val="00700DF9"/>
    <w:rsid w:val="00701C64"/>
    <w:rsid w:val="00702F26"/>
    <w:rsid w:val="0070567A"/>
    <w:rsid w:val="00710608"/>
    <w:rsid w:val="00711895"/>
    <w:rsid w:val="00713110"/>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68ED"/>
    <w:rsid w:val="007A0C10"/>
    <w:rsid w:val="007A13B8"/>
    <w:rsid w:val="007A5F12"/>
    <w:rsid w:val="007B1A8E"/>
    <w:rsid w:val="007B1E39"/>
    <w:rsid w:val="007B3CE4"/>
    <w:rsid w:val="007B4993"/>
    <w:rsid w:val="007B6229"/>
    <w:rsid w:val="007C272A"/>
    <w:rsid w:val="007C4E1B"/>
    <w:rsid w:val="007C68F3"/>
    <w:rsid w:val="007D0F0C"/>
    <w:rsid w:val="007D2F46"/>
    <w:rsid w:val="007E06A6"/>
    <w:rsid w:val="007E0F53"/>
    <w:rsid w:val="007E1756"/>
    <w:rsid w:val="007E41E9"/>
    <w:rsid w:val="007E666B"/>
    <w:rsid w:val="007F01B2"/>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4F1F"/>
    <w:rsid w:val="008C56D9"/>
    <w:rsid w:val="008C7620"/>
    <w:rsid w:val="008D0E66"/>
    <w:rsid w:val="008D19F4"/>
    <w:rsid w:val="008D2318"/>
    <w:rsid w:val="008D5C39"/>
    <w:rsid w:val="008D68EF"/>
    <w:rsid w:val="008D78B3"/>
    <w:rsid w:val="008E2915"/>
    <w:rsid w:val="008E3BB7"/>
    <w:rsid w:val="008E657B"/>
    <w:rsid w:val="008E67BF"/>
    <w:rsid w:val="008F16A1"/>
    <w:rsid w:val="008F2579"/>
    <w:rsid w:val="008F2D26"/>
    <w:rsid w:val="008F4EE1"/>
    <w:rsid w:val="008F72CA"/>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BB4"/>
    <w:rsid w:val="00AA43DB"/>
    <w:rsid w:val="00AA5225"/>
    <w:rsid w:val="00AA62B3"/>
    <w:rsid w:val="00AA726B"/>
    <w:rsid w:val="00AA79D6"/>
    <w:rsid w:val="00AB265B"/>
    <w:rsid w:val="00AB5F7A"/>
    <w:rsid w:val="00AB6A29"/>
    <w:rsid w:val="00AB7639"/>
    <w:rsid w:val="00AC73FE"/>
    <w:rsid w:val="00AC7875"/>
    <w:rsid w:val="00AD0DE5"/>
    <w:rsid w:val="00AD1099"/>
    <w:rsid w:val="00AD30F2"/>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1B02"/>
    <w:rsid w:val="00BE1B76"/>
    <w:rsid w:val="00BE3D21"/>
    <w:rsid w:val="00BE568E"/>
    <w:rsid w:val="00BE6272"/>
    <w:rsid w:val="00BE7083"/>
    <w:rsid w:val="00BF1365"/>
    <w:rsid w:val="00BF3849"/>
    <w:rsid w:val="00BF585D"/>
    <w:rsid w:val="00BF62B7"/>
    <w:rsid w:val="00BF6A52"/>
    <w:rsid w:val="00C000AA"/>
    <w:rsid w:val="00C02EDE"/>
    <w:rsid w:val="00C02F5E"/>
    <w:rsid w:val="00C03219"/>
    <w:rsid w:val="00C03D79"/>
    <w:rsid w:val="00C0430A"/>
    <w:rsid w:val="00C058FE"/>
    <w:rsid w:val="00C0798A"/>
    <w:rsid w:val="00C123D5"/>
    <w:rsid w:val="00C14317"/>
    <w:rsid w:val="00C145F4"/>
    <w:rsid w:val="00C146DB"/>
    <w:rsid w:val="00C1560C"/>
    <w:rsid w:val="00C15973"/>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6B22"/>
    <w:rsid w:val="00CF7EC4"/>
    <w:rsid w:val="00D01528"/>
    <w:rsid w:val="00D04CBF"/>
    <w:rsid w:val="00D10036"/>
    <w:rsid w:val="00D1045C"/>
    <w:rsid w:val="00D10727"/>
    <w:rsid w:val="00D128C2"/>
    <w:rsid w:val="00D151BA"/>
    <w:rsid w:val="00D15E1C"/>
    <w:rsid w:val="00D17338"/>
    <w:rsid w:val="00D2029A"/>
    <w:rsid w:val="00D271F6"/>
    <w:rsid w:val="00D27D73"/>
    <w:rsid w:val="00D30E4E"/>
    <w:rsid w:val="00D31B14"/>
    <w:rsid w:val="00D31C14"/>
    <w:rsid w:val="00D328C6"/>
    <w:rsid w:val="00D3321C"/>
    <w:rsid w:val="00D34A3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C60"/>
    <w:rsid w:val="00EB12E9"/>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51BA"/>
    <w:rsid w:val="00F454A5"/>
    <w:rsid w:val="00F46948"/>
    <w:rsid w:val="00F47356"/>
    <w:rsid w:val="00F506FD"/>
    <w:rsid w:val="00F5081D"/>
    <w:rsid w:val="00F52873"/>
    <w:rsid w:val="00F532F7"/>
    <w:rsid w:val="00F53915"/>
    <w:rsid w:val="00F5540E"/>
    <w:rsid w:val="00F55801"/>
    <w:rsid w:val="00F56AB9"/>
    <w:rsid w:val="00F570D9"/>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43EA"/>
    <w:rsid w:val="00FA4C45"/>
    <w:rsid w:val="00FA6A27"/>
    <w:rsid w:val="00FA6F65"/>
    <w:rsid w:val="00FB076F"/>
    <w:rsid w:val="00FB0929"/>
    <w:rsid w:val="00FB2A49"/>
    <w:rsid w:val="00FB4C6C"/>
    <w:rsid w:val="00FB704D"/>
    <w:rsid w:val="00FB7599"/>
    <w:rsid w:val="00FC01FA"/>
    <w:rsid w:val="00FC3B7D"/>
    <w:rsid w:val="00FC565D"/>
    <w:rsid w:val="00FC6D8B"/>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6D8D085"/>
    <w:rsid w:val="07BA5FB4"/>
    <w:rsid w:val="08107842"/>
    <w:rsid w:val="08470026"/>
    <w:rsid w:val="0936B2C2"/>
    <w:rsid w:val="0A928708"/>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F86A91"/>
    <w:rsid w:val="2F9D4A0E"/>
    <w:rsid w:val="2FE6C17B"/>
    <w:rsid w:val="31EB8CC0"/>
    <w:rsid w:val="33B15408"/>
    <w:rsid w:val="34165A48"/>
    <w:rsid w:val="35465907"/>
    <w:rsid w:val="35C488F4"/>
    <w:rsid w:val="36FF8AB7"/>
    <w:rsid w:val="3710EE00"/>
    <w:rsid w:val="380E7D80"/>
    <w:rsid w:val="39D5C373"/>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F79D5A0"/>
    <w:rsid w:val="4FF51DB3"/>
    <w:rsid w:val="5046AD58"/>
    <w:rsid w:val="51624E46"/>
    <w:rsid w:val="51689A44"/>
    <w:rsid w:val="5206BB73"/>
    <w:rsid w:val="5286BB53"/>
    <w:rsid w:val="52D74748"/>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251DBDE"/>
    <w:rsid w:val="62728D71"/>
    <w:rsid w:val="64458582"/>
    <w:rsid w:val="64C96AD1"/>
    <w:rsid w:val="64ED4D34"/>
    <w:rsid w:val="66BB9CE5"/>
    <w:rsid w:val="6919C9AE"/>
    <w:rsid w:val="6A04A382"/>
    <w:rsid w:val="6B468C7D"/>
    <w:rsid w:val="6C416D3E"/>
    <w:rsid w:val="6D50BA5C"/>
    <w:rsid w:val="6F75FEA7"/>
    <w:rsid w:val="6F7F113A"/>
    <w:rsid w:val="701BF9BD"/>
    <w:rsid w:val="7090750B"/>
    <w:rsid w:val="71192E74"/>
    <w:rsid w:val="71ED3ECC"/>
    <w:rsid w:val="72DDF200"/>
    <w:rsid w:val="73637137"/>
    <w:rsid w:val="73691315"/>
    <w:rsid w:val="74D328A7"/>
    <w:rsid w:val="750714D9"/>
    <w:rsid w:val="7579F301"/>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79B3C78A-0128-4503-A193-BEC4C567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3704"/>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Absatz-Standardschriftart"/>
    <w:rsid w:val="00E453AE"/>
  </w:style>
  <w:style w:type="character" w:customStyle="1" w:styleId="berschrift1Zchn">
    <w:name w:val="Überschrift 1 Zchn"/>
    <w:basedOn w:val="Absatz-Standardschriftart"/>
    <w:link w:val="berschrift1"/>
    <w:uiPriority w:val="9"/>
    <w:rsid w:val="001D10F6"/>
    <w:rPr>
      <w:rFonts w:asciiTheme="majorHAnsi" w:eastAsiaTheme="majorEastAsia" w:hAnsiTheme="majorHAnsi" w:cstheme="majorBidi"/>
      <w:color w:val="2F5496" w:themeColor="accent1" w:themeShade="BF"/>
      <w:sz w:val="40"/>
      <w:szCs w:val="32"/>
    </w:rPr>
  </w:style>
  <w:style w:type="paragraph" w:styleId="Listenabsatz">
    <w:name w:val="List Paragraph"/>
    <w:basedOn w:val="Standard"/>
    <w:uiPriority w:val="34"/>
    <w:qFormat/>
    <w:rsid w:val="00D714B0"/>
    <w:pPr>
      <w:ind w:left="720"/>
      <w:contextualSpacing/>
    </w:pPr>
  </w:style>
  <w:style w:type="paragraph" w:styleId="Inhaltsverzeichnisberschrift">
    <w:name w:val="TOC Heading"/>
    <w:basedOn w:val="berschrift1"/>
    <w:next w:val="Standard"/>
    <w:uiPriority w:val="39"/>
    <w:unhideWhenUsed/>
    <w:qFormat/>
    <w:rsid w:val="00077A29"/>
    <w:pPr>
      <w:outlineLvl w:val="9"/>
    </w:pPr>
    <w:rPr>
      <w:lang w:eastAsia="de-DE"/>
    </w:rPr>
  </w:style>
  <w:style w:type="paragraph" w:styleId="Verzeichnis2">
    <w:name w:val="toc 2"/>
    <w:basedOn w:val="Standard"/>
    <w:next w:val="Standard"/>
    <w:autoRedefine/>
    <w:uiPriority w:val="39"/>
    <w:unhideWhenUsed/>
    <w:rsid w:val="00077A29"/>
    <w:pPr>
      <w:spacing w:before="120" w:after="0"/>
      <w:ind w:left="220"/>
    </w:pPr>
    <w:rPr>
      <w:rFonts w:cstheme="minorHAnsi"/>
      <w:i/>
      <w:iCs/>
      <w:sz w:val="20"/>
      <w:szCs w:val="20"/>
    </w:rPr>
  </w:style>
  <w:style w:type="paragraph" w:styleId="Verzeichnis1">
    <w:name w:val="toc 1"/>
    <w:basedOn w:val="Standard"/>
    <w:next w:val="Standard"/>
    <w:autoRedefine/>
    <w:uiPriority w:val="39"/>
    <w:unhideWhenUsed/>
    <w:rsid w:val="00077A29"/>
    <w:pPr>
      <w:spacing w:before="240" w:after="120"/>
    </w:pPr>
    <w:rPr>
      <w:rFonts w:cstheme="minorHAnsi"/>
      <w:b/>
      <w:bCs/>
      <w:sz w:val="20"/>
      <w:szCs w:val="20"/>
    </w:rPr>
  </w:style>
  <w:style w:type="paragraph" w:styleId="Verzeichnis3">
    <w:name w:val="toc 3"/>
    <w:basedOn w:val="Standard"/>
    <w:next w:val="Standard"/>
    <w:autoRedefine/>
    <w:uiPriority w:val="39"/>
    <w:unhideWhenUsed/>
    <w:rsid w:val="00077A29"/>
    <w:pPr>
      <w:spacing w:after="0"/>
      <w:ind w:left="440"/>
    </w:pPr>
    <w:rPr>
      <w:rFonts w:cstheme="minorHAnsi"/>
      <w:sz w:val="20"/>
      <w:szCs w:val="20"/>
    </w:rPr>
  </w:style>
  <w:style w:type="character" w:styleId="Hyperlink">
    <w:name w:val="Hyperlink"/>
    <w:basedOn w:val="Absatz-Standardschriftart"/>
    <w:uiPriority w:val="99"/>
    <w:unhideWhenUsed/>
    <w:rsid w:val="00077A29"/>
    <w:rPr>
      <w:color w:val="0563C1" w:themeColor="hyperlink"/>
      <w:u w:val="single"/>
    </w:rPr>
  </w:style>
  <w:style w:type="paragraph" w:styleId="Untertitel">
    <w:name w:val="Subtitle"/>
    <w:basedOn w:val="Standard"/>
    <w:next w:val="Standard"/>
    <w:link w:val="UntertitelZchn"/>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UntertitelZchn">
    <w:name w:val="Untertitel Zchn"/>
    <w:basedOn w:val="Absatz-Standardschriftart"/>
    <w:link w:val="Untertitel"/>
    <w:uiPriority w:val="11"/>
    <w:rsid w:val="001D10F6"/>
    <w:rPr>
      <w:rFonts w:eastAsiaTheme="minorEastAsia"/>
      <w:color w:val="5A5A5A" w:themeColor="text1" w:themeTint="A5"/>
      <w:spacing w:val="15"/>
      <w:sz w:val="26"/>
    </w:rPr>
  </w:style>
  <w:style w:type="character" w:styleId="Kommentarzeichen">
    <w:name w:val="annotation reference"/>
    <w:basedOn w:val="Absatz-Standardschriftart"/>
    <w:uiPriority w:val="99"/>
    <w:semiHidden/>
    <w:unhideWhenUsed/>
    <w:rsid w:val="00585C08"/>
    <w:rPr>
      <w:sz w:val="16"/>
      <w:szCs w:val="16"/>
    </w:rPr>
  </w:style>
  <w:style w:type="paragraph" w:styleId="Kommentartext">
    <w:name w:val="annotation text"/>
    <w:basedOn w:val="Standard"/>
    <w:link w:val="KommentartextZchn"/>
    <w:uiPriority w:val="99"/>
    <w:semiHidden/>
    <w:unhideWhenUsed/>
    <w:rsid w:val="00585C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5C08"/>
    <w:rPr>
      <w:sz w:val="20"/>
      <w:szCs w:val="20"/>
    </w:rPr>
  </w:style>
  <w:style w:type="paragraph" w:styleId="Kommentarthema">
    <w:name w:val="annotation subject"/>
    <w:basedOn w:val="Kommentartext"/>
    <w:next w:val="Kommentartext"/>
    <w:link w:val="KommentarthemaZchn"/>
    <w:uiPriority w:val="99"/>
    <w:semiHidden/>
    <w:unhideWhenUsed/>
    <w:rsid w:val="00585C08"/>
    <w:rPr>
      <w:b/>
      <w:bCs/>
    </w:rPr>
  </w:style>
  <w:style w:type="character" w:customStyle="1" w:styleId="KommentarthemaZchn">
    <w:name w:val="Kommentarthema Zchn"/>
    <w:basedOn w:val="KommentartextZchn"/>
    <w:link w:val="Kommentarthema"/>
    <w:uiPriority w:val="99"/>
    <w:semiHidden/>
    <w:rsid w:val="00585C08"/>
    <w:rPr>
      <w:b/>
      <w:bCs/>
      <w:sz w:val="20"/>
      <w:szCs w:val="20"/>
    </w:rPr>
  </w:style>
  <w:style w:type="paragraph" w:styleId="Sprechblasentext">
    <w:name w:val="Balloon Text"/>
    <w:basedOn w:val="Standard"/>
    <w:link w:val="SprechblasentextZchn"/>
    <w:uiPriority w:val="99"/>
    <w:semiHidden/>
    <w:unhideWhenUsed/>
    <w:rsid w:val="00585C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5C08"/>
    <w:rPr>
      <w:rFonts w:ascii="Segoe UI" w:hAnsi="Segoe UI" w:cs="Segoe UI"/>
      <w:sz w:val="18"/>
      <w:szCs w:val="18"/>
    </w:rPr>
  </w:style>
  <w:style w:type="paragraph" w:styleId="berarbeitung">
    <w:name w:val="Revision"/>
    <w:hidden/>
    <w:uiPriority w:val="99"/>
    <w:semiHidden/>
    <w:rsid w:val="001848BD"/>
    <w:pPr>
      <w:spacing w:after="0" w:line="240" w:lineRule="auto"/>
    </w:pPr>
  </w:style>
  <w:style w:type="character" w:customStyle="1" w:styleId="berschrift2Zchn">
    <w:name w:val="Überschrift 2 Zchn"/>
    <w:basedOn w:val="Absatz-Standardschriftart"/>
    <w:link w:val="berschrift2"/>
    <w:uiPriority w:val="9"/>
    <w:rsid w:val="0057186A"/>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57186A"/>
    <w:pPr>
      <w:spacing w:after="0" w:line="240" w:lineRule="auto"/>
    </w:pPr>
  </w:style>
  <w:style w:type="character" w:customStyle="1" w:styleId="NichtaufgelsteErwhnung1">
    <w:name w:val="Nicht aufgelöste Erwähnung1"/>
    <w:basedOn w:val="Absatz-Standardschriftart"/>
    <w:uiPriority w:val="99"/>
    <w:semiHidden/>
    <w:unhideWhenUsed/>
    <w:rsid w:val="003F1029"/>
    <w:rPr>
      <w:color w:val="605E5C"/>
      <w:shd w:val="clear" w:color="auto" w:fill="E1DFDD"/>
    </w:rPr>
  </w:style>
  <w:style w:type="table" w:customStyle="1" w:styleId="SWE-Standard">
    <w:name w:val="SWE-Standard"/>
    <w:basedOn w:val="Tabellenraster"/>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Kopfzeile">
    <w:name w:val="header"/>
    <w:basedOn w:val="Standard"/>
    <w:link w:val="KopfzeileZchn"/>
    <w:uiPriority w:val="99"/>
    <w:unhideWhenUsed/>
    <w:rsid w:val="00657F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7F85"/>
  </w:style>
  <w:style w:type="paragraph" w:styleId="Fuzeile">
    <w:name w:val="footer"/>
    <w:basedOn w:val="Standard"/>
    <w:link w:val="FuzeileZchn"/>
    <w:uiPriority w:val="99"/>
    <w:unhideWhenUsed/>
    <w:rsid w:val="00657F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7F85"/>
  </w:style>
  <w:style w:type="character" w:customStyle="1" w:styleId="berschrift3Zchn">
    <w:name w:val="Überschrift 3 Zchn"/>
    <w:basedOn w:val="Absatz-Standardschriftart"/>
    <w:link w:val="berschrift3"/>
    <w:uiPriority w:val="9"/>
    <w:semiHidden/>
    <w:rsid w:val="00A67644"/>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135A40"/>
    <w:rPr>
      <w:color w:val="808080"/>
    </w:rPr>
  </w:style>
  <w:style w:type="paragraph" w:styleId="HTMLVorformatiert">
    <w:name w:val="HTML Preformatted"/>
    <w:basedOn w:val="Standard"/>
    <w:link w:val="HTMLVorformatiertZchn"/>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26C02"/>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semiHidden/>
    <w:unhideWhenUsed/>
    <w:rsid w:val="00C058FE"/>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C058FE"/>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C058FE"/>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C058FE"/>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C058FE"/>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C058FE"/>
    <w:pPr>
      <w:spacing w:after="0"/>
      <w:ind w:left="1760"/>
    </w:pPr>
    <w:rPr>
      <w:rFonts w:cstheme="minorHAnsi"/>
      <w:sz w:val="20"/>
      <w:szCs w:val="20"/>
    </w:rPr>
  </w:style>
  <w:style w:type="paragraph" w:styleId="Aufzhlungszeichen">
    <w:name w:val="List Bullet"/>
    <w:basedOn w:val="Standard"/>
    <w:uiPriority w:val="99"/>
    <w:unhideWhenUsed/>
    <w:rsid w:val="006258F2"/>
    <w:pPr>
      <w:numPr>
        <w:numId w:val="14"/>
      </w:numPr>
      <w:contextualSpacing/>
    </w:pPr>
  </w:style>
  <w:style w:type="paragraph" w:customStyle="1" w:styleId="berschriftCustom">
    <w:name w:val="Überschrift Custom"/>
    <w:basedOn w:val="berschrift2"/>
    <w:link w:val="berschriftCustomZchn"/>
    <w:qFormat/>
    <w:rsid w:val="00C77928"/>
    <w:pPr>
      <w:spacing w:line="360" w:lineRule="auto"/>
      <w:jc w:val="both"/>
    </w:pPr>
    <w:rPr>
      <w:rFonts w:ascii="Arial" w:hAnsi="Arial" w:cs="Arial"/>
      <w:color w:val="000000" w:themeColor="text1"/>
    </w:rPr>
  </w:style>
  <w:style w:type="character" w:customStyle="1" w:styleId="berschriftCustomZchn">
    <w:name w:val="Überschrift Custom Zchn"/>
    <w:basedOn w:val="berschrift2Zchn"/>
    <w:link w:val="berschriftCustom"/>
    <w:rsid w:val="00C77928"/>
    <w:rPr>
      <w:rFonts w:ascii="Arial" w:eastAsiaTheme="majorEastAsia" w:hAnsi="Arial" w:cs="Arial"/>
      <w:color w:val="000000" w:themeColor="text1"/>
      <w:sz w:val="26"/>
      <w:szCs w:val="26"/>
    </w:rPr>
  </w:style>
  <w:style w:type="character" w:styleId="BesuchterLink">
    <w:name w:val="FollowedHyperlink"/>
    <w:basedOn w:val="Absatz-Standardschriftart"/>
    <w:uiPriority w:val="99"/>
    <w:semiHidden/>
    <w:unhideWhenUsed/>
    <w:rsid w:val="00495C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etbrains.com/idea/download/other.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visual-paradigm.com/download/community.js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jdk.java.net/archiv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7C9B7-B5E2-4EC1-B48D-1C209130D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5774</Words>
  <Characters>36378</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42068</CharactersWithSpaces>
  <SharedDoc>false</SharedDoc>
  <HLinks>
    <vt:vector size="210" baseType="variant">
      <vt:variant>
        <vt:i4>2883703</vt:i4>
      </vt:variant>
      <vt:variant>
        <vt:i4>201</vt:i4>
      </vt:variant>
      <vt:variant>
        <vt:i4>0</vt:i4>
      </vt:variant>
      <vt:variant>
        <vt:i4>5</vt:i4>
      </vt:variant>
      <vt:variant>
        <vt:lpwstr>https://www.visual-paradigm.com/download/community.jsp</vt:lpwstr>
      </vt:variant>
      <vt:variant>
        <vt:lpwstr/>
      </vt:variant>
      <vt:variant>
        <vt:i4>5177429</vt:i4>
      </vt:variant>
      <vt:variant>
        <vt:i4>198</vt:i4>
      </vt:variant>
      <vt:variant>
        <vt:i4>0</vt:i4>
      </vt:variant>
      <vt:variant>
        <vt:i4>5</vt:i4>
      </vt:variant>
      <vt:variant>
        <vt:lpwstr>https://jdk.java.net/archive/</vt:lpwstr>
      </vt:variant>
      <vt:variant>
        <vt:lpwstr/>
      </vt:variant>
      <vt:variant>
        <vt:i4>3997793</vt:i4>
      </vt:variant>
      <vt:variant>
        <vt:i4>195</vt:i4>
      </vt:variant>
      <vt:variant>
        <vt:i4>0</vt:i4>
      </vt:variant>
      <vt:variant>
        <vt:i4>5</vt:i4>
      </vt:variant>
      <vt:variant>
        <vt:lpwstr>https://www.jetbrains.com/idea/download/other.html</vt:lpwstr>
      </vt:variant>
      <vt:variant>
        <vt:lpwstr/>
      </vt:variant>
      <vt:variant>
        <vt:i4>1638460</vt:i4>
      </vt:variant>
      <vt:variant>
        <vt:i4>188</vt:i4>
      </vt:variant>
      <vt:variant>
        <vt:i4>0</vt:i4>
      </vt:variant>
      <vt:variant>
        <vt:i4>5</vt:i4>
      </vt:variant>
      <vt:variant>
        <vt:lpwstr/>
      </vt:variant>
      <vt:variant>
        <vt:lpwstr>_Toc43292581</vt:lpwstr>
      </vt:variant>
      <vt:variant>
        <vt:i4>1572924</vt:i4>
      </vt:variant>
      <vt:variant>
        <vt:i4>182</vt:i4>
      </vt:variant>
      <vt:variant>
        <vt:i4>0</vt:i4>
      </vt:variant>
      <vt:variant>
        <vt:i4>5</vt:i4>
      </vt:variant>
      <vt:variant>
        <vt:lpwstr/>
      </vt:variant>
      <vt:variant>
        <vt:lpwstr>_Toc43292580</vt:lpwstr>
      </vt:variant>
      <vt:variant>
        <vt:i4>1114163</vt:i4>
      </vt:variant>
      <vt:variant>
        <vt:i4>176</vt:i4>
      </vt:variant>
      <vt:variant>
        <vt:i4>0</vt:i4>
      </vt:variant>
      <vt:variant>
        <vt:i4>5</vt:i4>
      </vt:variant>
      <vt:variant>
        <vt:lpwstr/>
      </vt:variant>
      <vt:variant>
        <vt:lpwstr>_Toc43292579</vt:lpwstr>
      </vt:variant>
      <vt:variant>
        <vt:i4>1048627</vt:i4>
      </vt:variant>
      <vt:variant>
        <vt:i4>170</vt:i4>
      </vt:variant>
      <vt:variant>
        <vt:i4>0</vt:i4>
      </vt:variant>
      <vt:variant>
        <vt:i4>5</vt:i4>
      </vt:variant>
      <vt:variant>
        <vt:lpwstr/>
      </vt:variant>
      <vt:variant>
        <vt:lpwstr>_Toc43292578</vt:lpwstr>
      </vt:variant>
      <vt:variant>
        <vt:i4>2031667</vt:i4>
      </vt:variant>
      <vt:variant>
        <vt:i4>164</vt:i4>
      </vt:variant>
      <vt:variant>
        <vt:i4>0</vt:i4>
      </vt:variant>
      <vt:variant>
        <vt:i4>5</vt:i4>
      </vt:variant>
      <vt:variant>
        <vt:lpwstr/>
      </vt:variant>
      <vt:variant>
        <vt:lpwstr>_Toc43292577</vt:lpwstr>
      </vt:variant>
      <vt:variant>
        <vt:i4>1966131</vt:i4>
      </vt:variant>
      <vt:variant>
        <vt:i4>158</vt:i4>
      </vt:variant>
      <vt:variant>
        <vt:i4>0</vt:i4>
      </vt:variant>
      <vt:variant>
        <vt:i4>5</vt:i4>
      </vt:variant>
      <vt:variant>
        <vt:lpwstr/>
      </vt:variant>
      <vt:variant>
        <vt:lpwstr>_Toc43292576</vt:lpwstr>
      </vt:variant>
      <vt:variant>
        <vt:i4>1900595</vt:i4>
      </vt:variant>
      <vt:variant>
        <vt:i4>152</vt:i4>
      </vt:variant>
      <vt:variant>
        <vt:i4>0</vt:i4>
      </vt:variant>
      <vt:variant>
        <vt:i4>5</vt:i4>
      </vt:variant>
      <vt:variant>
        <vt:lpwstr/>
      </vt:variant>
      <vt:variant>
        <vt:lpwstr>_Toc43292575</vt:lpwstr>
      </vt:variant>
      <vt:variant>
        <vt:i4>1835059</vt:i4>
      </vt:variant>
      <vt:variant>
        <vt:i4>146</vt:i4>
      </vt:variant>
      <vt:variant>
        <vt:i4>0</vt:i4>
      </vt:variant>
      <vt:variant>
        <vt:i4>5</vt:i4>
      </vt:variant>
      <vt:variant>
        <vt:lpwstr/>
      </vt:variant>
      <vt:variant>
        <vt:lpwstr>_Toc43292574</vt:lpwstr>
      </vt:variant>
      <vt:variant>
        <vt:i4>1769523</vt:i4>
      </vt:variant>
      <vt:variant>
        <vt:i4>140</vt:i4>
      </vt:variant>
      <vt:variant>
        <vt:i4>0</vt:i4>
      </vt:variant>
      <vt:variant>
        <vt:i4>5</vt:i4>
      </vt:variant>
      <vt:variant>
        <vt:lpwstr/>
      </vt:variant>
      <vt:variant>
        <vt:lpwstr>_Toc43292573</vt:lpwstr>
      </vt:variant>
      <vt:variant>
        <vt:i4>1703987</vt:i4>
      </vt:variant>
      <vt:variant>
        <vt:i4>134</vt:i4>
      </vt:variant>
      <vt:variant>
        <vt:i4>0</vt:i4>
      </vt:variant>
      <vt:variant>
        <vt:i4>5</vt:i4>
      </vt:variant>
      <vt:variant>
        <vt:lpwstr/>
      </vt:variant>
      <vt:variant>
        <vt:lpwstr>_Toc43292572</vt:lpwstr>
      </vt:variant>
      <vt:variant>
        <vt:i4>1638451</vt:i4>
      </vt:variant>
      <vt:variant>
        <vt:i4>128</vt:i4>
      </vt:variant>
      <vt:variant>
        <vt:i4>0</vt:i4>
      </vt:variant>
      <vt:variant>
        <vt:i4>5</vt:i4>
      </vt:variant>
      <vt:variant>
        <vt:lpwstr/>
      </vt:variant>
      <vt:variant>
        <vt:lpwstr>_Toc43292571</vt:lpwstr>
      </vt:variant>
      <vt:variant>
        <vt:i4>1572915</vt:i4>
      </vt:variant>
      <vt:variant>
        <vt:i4>122</vt:i4>
      </vt:variant>
      <vt:variant>
        <vt:i4>0</vt:i4>
      </vt:variant>
      <vt:variant>
        <vt:i4>5</vt:i4>
      </vt:variant>
      <vt:variant>
        <vt:lpwstr/>
      </vt:variant>
      <vt:variant>
        <vt:lpwstr>_Toc43292570</vt:lpwstr>
      </vt:variant>
      <vt:variant>
        <vt:i4>1114162</vt:i4>
      </vt:variant>
      <vt:variant>
        <vt:i4>116</vt:i4>
      </vt:variant>
      <vt:variant>
        <vt:i4>0</vt:i4>
      </vt:variant>
      <vt:variant>
        <vt:i4>5</vt:i4>
      </vt:variant>
      <vt:variant>
        <vt:lpwstr/>
      </vt:variant>
      <vt:variant>
        <vt:lpwstr>_Toc43292569</vt:lpwstr>
      </vt:variant>
      <vt:variant>
        <vt:i4>1048626</vt:i4>
      </vt:variant>
      <vt:variant>
        <vt:i4>110</vt:i4>
      </vt:variant>
      <vt:variant>
        <vt:i4>0</vt:i4>
      </vt:variant>
      <vt:variant>
        <vt:i4>5</vt:i4>
      </vt:variant>
      <vt:variant>
        <vt:lpwstr/>
      </vt:variant>
      <vt:variant>
        <vt:lpwstr>_Toc43292568</vt:lpwstr>
      </vt:variant>
      <vt:variant>
        <vt:i4>2031666</vt:i4>
      </vt:variant>
      <vt:variant>
        <vt:i4>104</vt:i4>
      </vt:variant>
      <vt:variant>
        <vt:i4>0</vt:i4>
      </vt:variant>
      <vt:variant>
        <vt:i4>5</vt:i4>
      </vt:variant>
      <vt:variant>
        <vt:lpwstr/>
      </vt:variant>
      <vt:variant>
        <vt:lpwstr>_Toc43292567</vt:lpwstr>
      </vt:variant>
      <vt:variant>
        <vt:i4>1966130</vt:i4>
      </vt:variant>
      <vt:variant>
        <vt:i4>98</vt:i4>
      </vt:variant>
      <vt:variant>
        <vt:i4>0</vt:i4>
      </vt:variant>
      <vt:variant>
        <vt:i4>5</vt:i4>
      </vt:variant>
      <vt:variant>
        <vt:lpwstr/>
      </vt:variant>
      <vt:variant>
        <vt:lpwstr>_Toc43292566</vt:lpwstr>
      </vt:variant>
      <vt:variant>
        <vt:i4>1900594</vt:i4>
      </vt:variant>
      <vt:variant>
        <vt:i4>92</vt:i4>
      </vt:variant>
      <vt:variant>
        <vt:i4>0</vt:i4>
      </vt:variant>
      <vt:variant>
        <vt:i4>5</vt:i4>
      </vt:variant>
      <vt:variant>
        <vt:lpwstr/>
      </vt:variant>
      <vt:variant>
        <vt:lpwstr>_Toc43292565</vt:lpwstr>
      </vt:variant>
      <vt:variant>
        <vt:i4>1835058</vt:i4>
      </vt:variant>
      <vt:variant>
        <vt:i4>86</vt:i4>
      </vt:variant>
      <vt:variant>
        <vt:i4>0</vt:i4>
      </vt:variant>
      <vt:variant>
        <vt:i4>5</vt:i4>
      </vt:variant>
      <vt:variant>
        <vt:lpwstr/>
      </vt:variant>
      <vt:variant>
        <vt:lpwstr>_Toc43292564</vt:lpwstr>
      </vt:variant>
      <vt:variant>
        <vt:i4>1638450</vt:i4>
      </vt:variant>
      <vt:variant>
        <vt:i4>80</vt:i4>
      </vt:variant>
      <vt:variant>
        <vt:i4>0</vt:i4>
      </vt:variant>
      <vt:variant>
        <vt:i4>5</vt:i4>
      </vt:variant>
      <vt:variant>
        <vt:lpwstr/>
      </vt:variant>
      <vt:variant>
        <vt:lpwstr>_Toc43292561</vt:lpwstr>
      </vt:variant>
      <vt:variant>
        <vt:i4>1572914</vt:i4>
      </vt:variant>
      <vt:variant>
        <vt:i4>74</vt:i4>
      </vt:variant>
      <vt:variant>
        <vt:i4>0</vt:i4>
      </vt:variant>
      <vt:variant>
        <vt:i4>5</vt:i4>
      </vt:variant>
      <vt:variant>
        <vt:lpwstr/>
      </vt:variant>
      <vt:variant>
        <vt:lpwstr>_Toc43292560</vt:lpwstr>
      </vt:variant>
      <vt:variant>
        <vt:i4>1114161</vt:i4>
      </vt:variant>
      <vt:variant>
        <vt:i4>68</vt:i4>
      </vt:variant>
      <vt:variant>
        <vt:i4>0</vt:i4>
      </vt:variant>
      <vt:variant>
        <vt:i4>5</vt:i4>
      </vt:variant>
      <vt:variant>
        <vt:lpwstr/>
      </vt:variant>
      <vt:variant>
        <vt:lpwstr>_Toc43292559</vt:lpwstr>
      </vt:variant>
      <vt:variant>
        <vt:i4>1048625</vt:i4>
      </vt:variant>
      <vt:variant>
        <vt:i4>62</vt:i4>
      </vt:variant>
      <vt:variant>
        <vt:i4>0</vt:i4>
      </vt:variant>
      <vt:variant>
        <vt:i4>5</vt:i4>
      </vt:variant>
      <vt:variant>
        <vt:lpwstr/>
      </vt:variant>
      <vt:variant>
        <vt:lpwstr>_Toc43292558</vt:lpwstr>
      </vt:variant>
      <vt:variant>
        <vt:i4>2031665</vt:i4>
      </vt:variant>
      <vt:variant>
        <vt:i4>56</vt:i4>
      </vt:variant>
      <vt:variant>
        <vt:i4>0</vt:i4>
      </vt:variant>
      <vt:variant>
        <vt:i4>5</vt:i4>
      </vt:variant>
      <vt:variant>
        <vt:lpwstr/>
      </vt:variant>
      <vt:variant>
        <vt:lpwstr>_Toc43292557</vt:lpwstr>
      </vt:variant>
      <vt:variant>
        <vt:i4>1966129</vt:i4>
      </vt:variant>
      <vt:variant>
        <vt:i4>50</vt:i4>
      </vt:variant>
      <vt:variant>
        <vt:i4>0</vt:i4>
      </vt:variant>
      <vt:variant>
        <vt:i4>5</vt:i4>
      </vt:variant>
      <vt:variant>
        <vt:lpwstr/>
      </vt:variant>
      <vt:variant>
        <vt:lpwstr>_Toc43292556</vt:lpwstr>
      </vt:variant>
      <vt:variant>
        <vt:i4>1835057</vt:i4>
      </vt:variant>
      <vt:variant>
        <vt:i4>44</vt:i4>
      </vt:variant>
      <vt:variant>
        <vt:i4>0</vt:i4>
      </vt:variant>
      <vt:variant>
        <vt:i4>5</vt:i4>
      </vt:variant>
      <vt:variant>
        <vt:lpwstr/>
      </vt:variant>
      <vt:variant>
        <vt:lpwstr>_Toc43292554</vt:lpwstr>
      </vt:variant>
      <vt:variant>
        <vt:i4>1769521</vt:i4>
      </vt:variant>
      <vt:variant>
        <vt:i4>38</vt:i4>
      </vt:variant>
      <vt:variant>
        <vt:i4>0</vt:i4>
      </vt:variant>
      <vt:variant>
        <vt:i4>5</vt:i4>
      </vt:variant>
      <vt:variant>
        <vt:lpwstr/>
      </vt:variant>
      <vt:variant>
        <vt:lpwstr>_Toc43292553</vt:lpwstr>
      </vt:variant>
      <vt:variant>
        <vt:i4>1703985</vt:i4>
      </vt:variant>
      <vt:variant>
        <vt:i4>32</vt:i4>
      </vt:variant>
      <vt:variant>
        <vt:i4>0</vt:i4>
      </vt:variant>
      <vt:variant>
        <vt:i4>5</vt:i4>
      </vt:variant>
      <vt:variant>
        <vt:lpwstr/>
      </vt:variant>
      <vt:variant>
        <vt:lpwstr>_Toc43292552</vt:lpwstr>
      </vt:variant>
      <vt:variant>
        <vt:i4>1638449</vt:i4>
      </vt:variant>
      <vt:variant>
        <vt:i4>26</vt:i4>
      </vt:variant>
      <vt:variant>
        <vt:i4>0</vt:i4>
      </vt:variant>
      <vt:variant>
        <vt:i4>5</vt:i4>
      </vt:variant>
      <vt:variant>
        <vt:lpwstr/>
      </vt:variant>
      <vt:variant>
        <vt:lpwstr>_Toc43292551</vt:lpwstr>
      </vt:variant>
      <vt:variant>
        <vt:i4>1572913</vt:i4>
      </vt:variant>
      <vt:variant>
        <vt:i4>20</vt:i4>
      </vt:variant>
      <vt:variant>
        <vt:i4>0</vt:i4>
      </vt:variant>
      <vt:variant>
        <vt:i4>5</vt:i4>
      </vt:variant>
      <vt:variant>
        <vt:lpwstr/>
      </vt:variant>
      <vt:variant>
        <vt:lpwstr>_Toc43292550</vt:lpwstr>
      </vt:variant>
      <vt:variant>
        <vt:i4>1114160</vt:i4>
      </vt:variant>
      <vt:variant>
        <vt:i4>14</vt:i4>
      </vt:variant>
      <vt:variant>
        <vt:i4>0</vt:i4>
      </vt:variant>
      <vt:variant>
        <vt:i4>5</vt:i4>
      </vt:variant>
      <vt:variant>
        <vt:lpwstr/>
      </vt:variant>
      <vt:variant>
        <vt:lpwstr>_Toc43292549</vt:lpwstr>
      </vt:variant>
      <vt:variant>
        <vt:i4>1048624</vt:i4>
      </vt:variant>
      <vt:variant>
        <vt:i4>8</vt:i4>
      </vt:variant>
      <vt:variant>
        <vt:i4>0</vt:i4>
      </vt:variant>
      <vt:variant>
        <vt:i4>5</vt:i4>
      </vt:variant>
      <vt:variant>
        <vt:lpwstr/>
      </vt:variant>
      <vt:variant>
        <vt:lpwstr>_Toc43292548</vt:lpwstr>
      </vt:variant>
      <vt:variant>
        <vt:i4>2031664</vt:i4>
      </vt:variant>
      <vt:variant>
        <vt:i4>2</vt:i4>
      </vt:variant>
      <vt:variant>
        <vt:i4>0</vt:i4>
      </vt:variant>
      <vt:variant>
        <vt:i4>5</vt:i4>
      </vt:variant>
      <vt:variant>
        <vt:lpwstr/>
      </vt:variant>
      <vt:variant>
        <vt:lpwstr>_Toc43292547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David</cp:lastModifiedBy>
  <cp:revision>597</cp:revision>
  <cp:lastPrinted>2019-10-14T04:23:00Z</cp:lastPrinted>
  <dcterms:created xsi:type="dcterms:W3CDTF">2019-10-11T06:32:00Z</dcterms:created>
  <dcterms:modified xsi:type="dcterms:W3CDTF">2020-06-17T14:53:00Z</dcterms:modified>
</cp:coreProperties>
</file>