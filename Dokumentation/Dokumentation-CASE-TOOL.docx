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4009DD">
      <w:pPr>
        <w:pStyle w:val="Title"/>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le"/>
        <w:spacing w:line="360" w:lineRule="auto"/>
        <w:jc w:val="both"/>
        <w:rPr>
          <w:rFonts w:ascii="Arial" w:hAnsi="Arial" w:cs="Arial"/>
        </w:rPr>
      </w:pPr>
    </w:p>
    <w:p w14:paraId="4D1C4D67" w14:textId="4D40E56D" w:rsidR="001C5BE2" w:rsidRPr="00AA726B" w:rsidRDefault="00134FCF" w:rsidP="00226E31">
      <w:pPr>
        <w:pStyle w:val="Title"/>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29B04C84" w:rsidR="00037B26" w:rsidRPr="00AA726B" w:rsidRDefault="00134FCF" w:rsidP="00226E31">
      <w:pPr>
        <w:pStyle w:val="Title"/>
        <w:jc w:val="center"/>
        <w:rPr>
          <w:sz w:val="30"/>
          <w:szCs w:val="30"/>
        </w:rPr>
      </w:pPr>
      <w:r>
        <w:t>Entwicklung eines SWE-CASE-TOOL</w:t>
      </w:r>
      <w:r w:rsidR="00EF214A">
        <w:t>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5A91148A" w14:textId="0ACDCB87"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7251804A" w:rsidR="00A979D9" w:rsidRPr="00AA726B" w:rsidRDefault="00E82B2C" w:rsidP="004009DD">
            <w:pPr>
              <w:spacing w:line="360" w:lineRule="auto"/>
              <w:jc w:val="both"/>
              <w:rPr>
                <w:rFonts w:ascii="Arial" w:hAnsi="Arial" w:cs="Arial"/>
                <w:sz w:val="24"/>
                <w:szCs w:val="24"/>
              </w:rPr>
            </w:pPr>
            <w:r>
              <w:rPr>
                <w:rFonts w:ascii="Arial" w:hAnsi="Arial" w:cs="Arial"/>
                <w:sz w:val="24"/>
                <w:szCs w:val="24"/>
              </w:rPr>
              <w:t>Entwicklungs</w:t>
            </w:r>
            <w:r w:rsidR="00A979D9" w:rsidRPr="00AA726B">
              <w:rPr>
                <w:rFonts w:ascii="Arial" w:hAnsi="Arial" w:cs="Arial"/>
                <w:sz w:val="24"/>
                <w:szCs w:val="24"/>
              </w:rPr>
              <w:t xml:space="preserve"> Team:</w:t>
            </w:r>
          </w:p>
        </w:tc>
        <w:tc>
          <w:tcPr>
            <w:tcW w:w="4531" w:type="dxa"/>
          </w:tcPr>
          <w:p w14:paraId="6302F19B" w14:textId="77777777" w:rsidR="00EF214A" w:rsidRDefault="00A979D9" w:rsidP="004009DD">
            <w:pPr>
              <w:spacing w:line="360" w:lineRule="auto"/>
              <w:jc w:val="both"/>
              <w:rPr>
                <w:rFonts w:ascii="Arial" w:hAnsi="Arial" w:cs="Arial"/>
                <w:sz w:val="24"/>
                <w:szCs w:val="24"/>
              </w:rPr>
            </w:pPr>
            <w:r w:rsidRPr="00AA726B">
              <w:rPr>
                <w:rFonts w:ascii="Arial" w:hAnsi="Arial" w:cs="Arial"/>
                <w:sz w:val="24"/>
                <w:szCs w:val="24"/>
              </w:rPr>
              <w:t>David Eckel</w:t>
            </w:r>
            <w:r w:rsidR="00EF214A">
              <w:rPr>
                <w:rFonts w:ascii="Arial" w:hAnsi="Arial" w:cs="Arial"/>
                <w:sz w:val="24"/>
                <w:szCs w:val="24"/>
              </w:rPr>
              <w:t xml:space="preserve"> (2327134)</w:t>
            </w:r>
          </w:p>
          <w:p w14:paraId="4DF650FD" w14:textId="77777777" w:rsidR="00EF214A" w:rsidRDefault="00A979D9" w:rsidP="004009DD">
            <w:pPr>
              <w:spacing w:line="360" w:lineRule="auto"/>
              <w:jc w:val="both"/>
              <w:rPr>
                <w:rFonts w:ascii="Arial" w:hAnsi="Arial" w:cs="Arial"/>
                <w:sz w:val="24"/>
                <w:szCs w:val="24"/>
              </w:rPr>
            </w:pPr>
            <w:r w:rsidRPr="00AA726B">
              <w:rPr>
                <w:rFonts w:ascii="Arial" w:hAnsi="Arial" w:cs="Arial"/>
                <w:sz w:val="24"/>
                <w:szCs w:val="24"/>
              </w:rPr>
              <w:t>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p>
          <w:p w14:paraId="02F14B3E" w14:textId="2ACE78A0"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0"/>
          <w:szCs w:val="20"/>
          <w:lang w:eastAsia="en-US"/>
        </w:rPr>
        <w:id w:val="-1949314266"/>
        <w:docPartObj>
          <w:docPartGallery w:val="Table of Contents"/>
          <w:docPartUnique/>
        </w:docPartObj>
      </w:sdtPr>
      <w:sdtEndPr>
        <w:rPr>
          <w:b/>
          <w:bCs/>
          <w:sz w:val="22"/>
          <w:szCs w:val="22"/>
        </w:rPr>
      </w:sdtEndPr>
      <w:sdtContent>
        <w:p w14:paraId="222BA4E8" w14:textId="0A4CF88C" w:rsidR="00077A29" w:rsidRPr="00F15235" w:rsidRDefault="00077A29" w:rsidP="004009DD">
          <w:pPr>
            <w:pStyle w:val="TOCHeading"/>
            <w:spacing w:line="360" w:lineRule="auto"/>
            <w:jc w:val="both"/>
            <w:rPr>
              <w:rFonts w:ascii="Arial" w:hAnsi="Arial" w:cs="Arial"/>
              <w:color w:val="auto"/>
              <w:sz w:val="32"/>
              <w:szCs w:val="24"/>
            </w:rPr>
          </w:pPr>
          <w:r w:rsidRPr="00F15235">
            <w:rPr>
              <w:rFonts w:ascii="Arial" w:hAnsi="Arial" w:cs="Arial"/>
              <w:color w:val="auto"/>
              <w:sz w:val="32"/>
              <w:szCs w:val="24"/>
            </w:rPr>
            <w:t>Inhalt</w:t>
          </w:r>
        </w:p>
        <w:p w14:paraId="35084D73" w14:textId="04A358B1" w:rsidR="00880FB1" w:rsidRPr="00F15235" w:rsidRDefault="00077A29">
          <w:pPr>
            <w:pStyle w:val="TOC1"/>
            <w:tabs>
              <w:tab w:val="right" w:leader="dot" w:pos="9062"/>
            </w:tabs>
            <w:rPr>
              <w:rFonts w:eastAsiaTheme="minorEastAsia" w:cstheme="minorBidi"/>
              <w:b w:val="0"/>
              <w:sz w:val="22"/>
              <w:szCs w:val="22"/>
              <w:lang w:eastAsia="de-DE"/>
            </w:rPr>
          </w:pPr>
          <w:r w:rsidRPr="00F15235">
            <w:rPr>
              <w:rFonts w:ascii="Arial" w:eastAsiaTheme="minorEastAsia" w:hAnsi="Arial" w:cs="Arial"/>
              <w:b w:val="0"/>
              <w:sz w:val="18"/>
              <w:szCs w:val="18"/>
              <w:lang w:eastAsia="de-DE"/>
            </w:rPr>
            <w:fldChar w:fldCharType="begin"/>
          </w:r>
          <w:r w:rsidRPr="00C058FE">
            <w:rPr>
              <w:rFonts w:ascii="Arial" w:hAnsi="Arial" w:cs="Arial"/>
              <w:b w:val="0"/>
              <w:bCs w:val="0"/>
              <w:sz w:val="21"/>
              <w:szCs w:val="21"/>
            </w:rPr>
            <w:instrText xml:space="preserve"> TOC \o "1-3" \h \z \u </w:instrText>
          </w:r>
          <w:r w:rsidRPr="00F15235">
            <w:rPr>
              <w:rFonts w:ascii="Arial" w:eastAsiaTheme="minorEastAsia" w:hAnsi="Arial" w:cs="Arial"/>
              <w:b w:val="0"/>
              <w:sz w:val="18"/>
              <w:szCs w:val="18"/>
              <w:lang w:eastAsia="de-DE"/>
            </w:rPr>
            <w:fldChar w:fldCharType="separate"/>
          </w:r>
          <w:hyperlink w:anchor="_Toc43319192" w:history="1">
            <w:r w:rsidR="00880FB1" w:rsidRPr="00F15235">
              <w:rPr>
                <w:rStyle w:val="Hyperlink"/>
                <w:sz w:val="18"/>
                <w:szCs w:val="18"/>
              </w:rPr>
              <w:t>Einleitung</w:t>
            </w:r>
            <w:r w:rsidR="00880FB1" w:rsidRPr="00F15235">
              <w:rPr>
                <w:webHidden/>
                <w:sz w:val="18"/>
                <w:szCs w:val="18"/>
              </w:rPr>
              <w:tab/>
            </w:r>
            <w:r w:rsidR="00880FB1" w:rsidRPr="00F15235">
              <w:rPr>
                <w:webHidden/>
                <w:sz w:val="18"/>
                <w:szCs w:val="18"/>
              </w:rPr>
              <w:fldChar w:fldCharType="begin"/>
            </w:r>
            <w:r w:rsidR="00880FB1" w:rsidRPr="00F15235">
              <w:rPr>
                <w:webHidden/>
                <w:sz w:val="18"/>
                <w:szCs w:val="18"/>
              </w:rPr>
              <w:instrText xml:space="preserve"> PAGEREF _Toc43319192 \h </w:instrText>
            </w:r>
            <w:r w:rsidR="00880FB1" w:rsidRPr="00F15235">
              <w:rPr>
                <w:webHidden/>
                <w:sz w:val="18"/>
                <w:szCs w:val="18"/>
              </w:rPr>
            </w:r>
            <w:r w:rsidR="00880FB1" w:rsidRPr="00F15235">
              <w:rPr>
                <w:webHidden/>
                <w:sz w:val="18"/>
                <w:szCs w:val="18"/>
              </w:rPr>
              <w:fldChar w:fldCharType="separate"/>
            </w:r>
            <w:r w:rsidR="00880FB1" w:rsidRPr="00F15235">
              <w:rPr>
                <w:webHidden/>
                <w:sz w:val="18"/>
                <w:szCs w:val="18"/>
              </w:rPr>
              <w:t>4</w:t>
            </w:r>
            <w:r w:rsidR="00880FB1" w:rsidRPr="00F15235">
              <w:rPr>
                <w:webHidden/>
                <w:sz w:val="18"/>
                <w:szCs w:val="18"/>
              </w:rPr>
              <w:fldChar w:fldCharType="end"/>
            </w:r>
          </w:hyperlink>
        </w:p>
        <w:p w14:paraId="1A8FFB5D" w14:textId="0B770767" w:rsidR="00880FB1" w:rsidRPr="00F15235" w:rsidRDefault="00880FB1">
          <w:pPr>
            <w:pStyle w:val="TOC1"/>
            <w:tabs>
              <w:tab w:val="right" w:leader="dot" w:pos="9062"/>
            </w:tabs>
            <w:rPr>
              <w:rFonts w:eastAsiaTheme="minorEastAsia" w:cstheme="minorBidi"/>
              <w:b w:val="0"/>
              <w:sz w:val="22"/>
              <w:szCs w:val="22"/>
              <w:lang w:eastAsia="de-DE"/>
            </w:rPr>
          </w:pPr>
          <w:hyperlink w:anchor="_Toc43319193" w:history="1">
            <w:r w:rsidRPr="00F15235">
              <w:rPr>
                <w:rStyle w:val="Hyperlink"/>
                <w:sz w:val="18"/>
                <w:szCs w:val="18"/>
              </w:rPr>
              <w:t>Installations-/ Debugging-Hinweise</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_Toc43319193 \h </w:instrText>
            </w:r>
            <w:r w:rsidRPr="00F15235">
              <w:rPr>
                <w:webHidden/>
                <w:sz w:val="18"/>
                <w:szCs w:val="18"/>
              </w:rPr>
            </w:r>
            <w:r w:rsidRPr="00F15235">
              <w:rPr>
                <w:webHidden/>
                <w:sz w:val="18"/>
                <w:szCs w:val="18"/>
              </w:rPr>
              <w:fldChar w:fldCharType="separate"/>
            </w:r>
            <w:r w:rsidRPr="00F15235">
              <w:rPr>
                <w:webHidden/>
                <w:sz w:val="18"/>
                <w:szCs w:val="18"/>
              </w:rPr>
              <w:t>4</w:t>
            </w:r>
            <w:r w:rsidRPr="00F15235">
              <w:rPr>
                <w:webHidden/>
                <w:sz w:val="18"/>
                <w:szCs w:val="18"/>
              </w:rPr>
              <w:fldChar w:fldCharType="end"/>
            </w:r>
          </w:hyperlink>
        </w:p>
        <w:p w14:paraId="20AAD64F" w14:textId="25F559A8" w:rsidR="00880FB1" w:rsidRPr="00F15235" w:rsidRDefault="00880FB1">
          <w:pPr>
            <w:pStyle w:val="TOC2"/>
            <w:tabs>
              <w:tab w:val="right" w:leader="dot" w:pos="9062"/>
            </w:tabs>
            <w:rPr>
              <w:rFonts w:eastAsiaTheme="minorEastAsia" w:cstheme="minorBidi"/>
              <w:i w:val="0"/>
              <w:sz w:val="22"/>
              <w:szCs w:val="22"/>
              <w:lang w:eastAsia="de-DE"/>
            </w:rPr>
          </w:pPr>
          <w:hyperlink w:anchor="_Toc43319194" w:history="1">
            <w:r w:rsidRPr="00F15235">
              <w:rPr>
                <w:rStyle w:val="Hyperlink"/>
                <w:sz w:val="18"/>
                <w:szCs w:val="18"/>
              </w:rPr>
              <w:t>Installation Java IDE</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_Toc43319194 \h </w:instrText>
            </w:r>
            <w:r w:rsidRPr="00F15235">
              <w:rPr>
                <w:webHidden/>
                <w:sz w:val="18"/>
                <w:szCs w:val="18"/>
              </w:rPr>
            </w:r>
            <w:r w:rsidRPr="00F15235">
              <w:rPr>
                <w:webHidden/>
                <w:sz w:val="18"/>
                <w:szCs w:val="18"/>
              </w:rPr>
              <w:fldChar w:fldCharType="separate"/>
            </w:r>
            <w:r w:rsidRPr="00F15235">
              <w:rPr>
                <w:webHidden/>
                <w:sz w:val="18"/>
                <w:szCs w:val="18"/>
              </w:rPr>
              <w:t>4</w:t>
            </w:r>
            <w:r w:rsidRPr="00F15235">
              <w:rPr>
                <w:webHidden/>
                <w:sz w:val="18"/>
                <w:szCs w:val="18"/>
              </w:rPr>
              <w:fldChar w:fldCharType="end"/>
            </w:r>
          </w:hyperlink>
        </w:p>
        <w:p w14:paraId="54EC5F07" w14:textId="47A993E9" w:rsidR="00880FB1" w:rsidRPr="00F15235" w:rsidRDefault="00880FB1">
          <w:pPr>
            <w:pStyle w:val="TOC2"/>
            <w:tabs>
              <w:tab w:val="right" w:leader="dot" w:pos="9062"/>
            </w:tabs>
            <w:rPr>
              <w:rFonts w:eastAsiaTheme="minorEastAsia" w:cstheme="minorBidi"/>
              <w:i w:val="0"/>
              <w:sz w:val="22"/>
              <w:szCs w:val="22"/>
              <w:lang w:eastAsia="de-DE"/>
            </w:rPr>
          </w:pPr>
          <w:hyperlink w:anchor="_Toc43319195" w:history="1">
            <w:r w:rsidRPr="00F15235">
              <w:rPr>
                <w:rStyle w:val="Hyperlink"/>
                <w:sz w:val="18"/>
                <w:szCs w:val="18"/>
              </w:rPr>
              <w:t>Installation des SDK</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_Toc43319195 \h </w:instrText>
            </w:r>
            <w:r w:rsidRPr="00F15235">
              <w:rPr>
                <w:webHidden/>
                <w:sz w:val="18"/>
                <w:szCs w:val="18"/>
              </w:rPr>
            </w:r>
            <w:r w:rsidRPr="00F15235">
              <w:rPr>
                <w:webHidden/>
                <w:sz w:val="18"/>
                <w:szCs w:val="18"/>
              </w:rPr>
              <w:fldChar w:fldCharType="separate"/>
            </w:r>
            <w:r w:rsidRPr="00F15235">
              <w:rPr>
                <w:webHidden/>
                <w:sz w:val="18"/>
                <w:szCs w:val="18"/>
              </w:rPr>
              <w:t>4</w:t>
            </w:r>
            <w:r w:rsidRPr="00F15235">
              <w:rPr>
                <w:webHidden/>
                <w:sz w:val="18"/>
                <w:szCs w:val="18"/>
              </w:rPr>
              <w:fldChar w:fldCharType="end"/>
            </w:r>
          </w:hyperlink>
        </w:p>
        <w:p w14:paraId="0B067094" w14:textId="5DA8729D" w:rsidR="00880FB1" w:rsidRPr="00F15235" w:rsidRDefault="00880FB1">
          <w:pPr>
            <w:pStyle w:val="TOC2"/>
            <w:tabs>
              <w:tab w:val="right" w:leader="dot" w:pos="9062"/>
            </w:tabs>
            <w:rPr>
              <w:rFonts w:eastAsiaTheme="minorEastAsia" w:cstheme="minorBidi"/>
              <w:i w:val="0"/>
              <w:sz w:val="22"/>
              <w:szCs w:val="22"/>
              <w:lang w:eastAsia="de-DE"/>
            </w:rPr>
          </w:pPr>
          <w:hyperlink w:anchor="_Toc43319196" w:history="1">
            <w:r w:rsidRPr="00F15235">
              <w:rPr>
                <w:rStyle w:val="Hyperlink"/>
                <w:sz w:val="18"/>
                <w:szCs w:val="18"/>
              </w:rPr>
              <w:t>INSTALLATION UND KONFIGURATION ALS MAVEN PROJEKT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_Toc43319196 \h </w:instrText>
            </w:r>
            <w:r w:rsidRPr="00F15235">
              <w:rPr>
                <w:webHidden/>
                <w:sz w:val="18"/>
                <w:szCs w:val="18"/>
              </w:rPr>
            </w:r>
            <w:r w:rsidRPr="00F15235">
              <w:rPr>
                <w:webHidden/>
                <w:sz w:val="18"/>
                <w:szCs w:val="18"/>
              </w:rPr>
              <w:fldChar w:fldCharType="separate"/>
            </w:r>
            <w:r w:rsidRPr="00F15235">
              <w:rPr>
                <w:webHidden/>
                <w:sz w:val="18"/>
                <w:szCs w:val="18"/>
              </w:rPr>
              <w:t>8</w:t>
            </w:r>
            <w:r w:rsidRPr="00F15235">
              <w:rPr>
                <w:webHidden/>
                <w:sz w:val="18"/>
                <w:szCs w:val="18"/>
              </w:rPr>
              <w:fldChar w:fldCharType="end"/>
            </w:r>
          </w:hyperlink>
        </w:p>
        <w:p w14:paraId="111999DC" w14:textId="4D595CD8" w:rsidR="00880FB1" w:rsidRPr="00F15235" w:rsidRDefault="00880FB1">
          <w:pPr>
            <w:pStyle w:val="TOC2"/>
            <w:tabs>
              <w:tab w:val="right" w:leader="dot" w:pos="9062"/>
            </w:tabs>
            <w:rPr>
              <w:rFonts w:eastAsiaTheme="minorEastAsia" w:cstheme="minorBidi"/>
              <w:i w:val="0"/>
              <w:sz w:val="22"/>
              <w:szCs w:val="22"/>
              <w:lang w:eastAsia="de-DE"/>
            </w:rPr>
          </w:pPr>
          <w:hyperlink w:anchor="_Toc43319197" w:history="1">
            <w:r w:rsidRPr="00F15235">
              <w:rPr>
                <w:rStyle w:val="Hyperlink"/>
                <w:sz w:val="18"/>
                <w:szCs w:val="18"/>
              </w:rPr>
              <w:t>KOMPILIEREN DER APPLIKATION</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_Toc43319197 \h </w:instrText>
            </w:r>
            <w:r w:rsidRPr="00F15235">
              <w:rPr>
                <w:webHidden/>
                <w:sz w:val="18"/>
                <w:szCs w:val="18"/>
              </w:rPr>
            </w:r>
            <w:r w:rsidRPr="00F15235">
              <w:rPr>
                <w:webHidden/>
                <w:sz w:val="18"/>
                <w:szCs w:val="18"/>
              </w:rPr>
              <w:fldChar w:fldCharType="separate"/>
            </w:r>
            <w:r w:rsidRPr="00F15235">
              <w:rPr>
                <w:webHidden/>
                <w:sz w:val="18"/>
                <w:szCs w:val="18"/>
              </w:rPr>
              <w:t>9</w:t>
            </w:r>
            <w:r w:rsidRPr="00F15235">
              <w:rPr>
                <w:webHidden/>
                <w:sz w:val="18"/>
                <w:szCs w:val="18"/>
              </w:rPr>
              <w:fldChar w:fldCharType="end"/>
            </w:r>
          </w:hyperlink>
        </w:p>
        <w:p w14:paraId="1E305A53" w14:textId="7678CBE9" w:rsidR="00880FB1" w:rsidRPr="00F15235" w:rsidRDefault="00880FB1">
          <w:pPr>
            <w:pStyle w:val="TOC2"/>
            <w:tabs>
              <w:tab w:val="right" w:leader="dot" w:pos="9062"/>
            </w:tabs>
            <w:rPr>
              <w:rFonts w:eastAsiaTheme="minorEastAsia" w:cstheme="minorBidi"/>
              <w:i w:val="0"/>
              <w:sz w:val="22"/>
              <w:szCs w:val="22"/>
              <w:lang w:eastAsia="de-DE"/>
            </w:rPr>
          </w:pPr>
          <w:hyperlink w:anchor="_Toc43319198" w:history="1">
            <w:r w:rsidRPr="00F15235">
              <w:rPr>
                <w:rStyle w:val="Hyperlink"/>
                <w:sz w:val="18"/>
                <w:szCs w:val="18"/>
              </w:rPr>
              <w:t>Kompilation der Unit Tests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_Toc43319198 \h </w:instrText>
            </w:r>
            <w:r w:rsidRPr="00F15235">
              <w:rPr>
                <w:webHidden/>
                <w:sz w:val="18"/>
                <w:szCs w:val="18"/>
              </w:rPr>
            </w:r>
            <w:r w:rsidRPr="00F15235">
              <w:rPr>
                <w:webHidden/>
                <w:sz w:val="18"/>
                <w:szCs w:val="18"/>
              </w:rPr>
              <w:fldChar w:fldCharType="separate"/>
            </w:r>
            <w:r w:rsidRPr="00F15235">
              <w:rPr>
                <w:webHidden/>
                <w:sz w:val="18"/>
                <w:szCs w:val="18"/>
              </w:rPr>
              <w:t>10</w:t>
            </w:r>
            <w:r w:rsidRPr="00F15235">
              <w:rPr>
                <w:webHidden/>
                <w:sz w:val="18"/>
                <w:szCs w:val="18"/>
              </w:rPr>
              <w:fldChar w:fldCharType="end"/>
            </w:r>
          </w:hyperlink>
        </w:p>
        <w:p w14:paraId="4005EDFB" w14:textId="379C7CB4" w:rsidR="00880FB1" w:rsidRPr="00F15235" w:rsidRDefault="00880FB1">
          <w:pPr>
            <w:pStyle w:val="TOC2"/>
            <w:tabs>
              <w:tab w:val="right" w:leader="dot" w:pos="9062"/>
            </w:tabs>
            <w:rPr>
              <w:rFonts w:eastAsiaTheme="minorEastAsia" w:cstheme="minorBidi"/>
              <w:i w:val="0"/>
              <w:sz w:val="22"/>
              <w:szCs w:val="22"/>
              <w:lang w:eastAsia="de-DE"/>
            </w:rPr>
          </w:pPr>
          <w:hyperlink w:anchor="_Toc43319199" w:history="1">
            <w:r w:rsidRPr="00F15235">
              <w:rPr>
                <w:rStyle w:val="Hyperlink"/>
                <w:sz w:val="18"/>
                <w:szCs w:val="18"/>
              </w:rPr>
              <w:t>Installation von Visual Paradigm</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_Toc43319199 \h </w:instrText>
            </w:r>
            <w:r w:rsidRPr="00F15235">
              <w:rPr>
                <w:webHidden/>
                <w:sz w:val="18"/>
                <w:szCs w:val="18"/>
              </w:rPr>
            </w:r>
            <w:r w:rsidRPr="00F15235">
              <w:rPr>
                <w:webHidden/>
                <w:sz w:val="18"/>
                <w:szCs w:val="18"/>
              </w:rPr>
              <w:fldChar w:fldCharType="separate"/>
            </w:r>
            <w:r w:rsidRPr="00F15235">
              <w:rPr>
                <w:webHidden/>
                <w:sz w:val="18"/>
                <w:szCs w:val="18"/>
              </w:rPr>
              <w:t>11</w:t>
            </w:r>
            <w:r w:rsidRPr="00F15235">
              <w:rPr>
                <w:webHidden/>
                <w:sz w:val="18"/>
                <w:szCs w:val="18"/>
              </w:rPr>
              <w:fldChar w:fldCharType="end"/>
            </w:r>
          </w:hyperlink>
        </w:p>
        <w:p w14:paraId="3E878921" w14:textId="6E8F1A02" w:rsidR="00880FB1" w:rsidRPr="00F15235" w:rsidRDefault="00880FB1">
          <w:pPr>
            <w:pStyle w:val="TOC1"/>
            <w:tabs>
              <w:tab w:val="right" w:leader="dot" w:pos="9062"/>
            </w:tabs>
            <w:rPr>
              <w:rFonts w:eastAsiaTheme="minorEastAsia" w:cstheme="minorBidi"/>
              <w:b w:val="0"/>
              <w:sz w:val="22"/>
              <w:szCs w:val="22"/>
              <w:lang w:eastAsia="de-DE"/>
            </w:rPr>
          </w:pPr>
          <w:hyperlink w:anchor="_Toc43319201" w:history="1">
            <w:r w:rsidRPr="00F15235">
              <w:rPr>
                <w:rStyle w:val="Hyperlink"/>
                <w:sz w:val="18"/>
                <w:szCs w:val="18"/>
              </w:rPr>
              <w:t>Programmstruktur</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_Toc43319201 \h </w:instrText>
            </w:r>
            <w:r w:rsidRPr="00F15235">
              <w:rPr>
                <w:webHidden/>
                <w:sz w:val="18"/>
                <w:szCs w:val="18"/>
              </w:rPr>
            </w:r>
            <w:r w:rsidRPr="00F15235">
              <w:rPr>
                <w:webHidden/>
                <w:sz w:val="18"/>
                <w:szCs w:val="18"/>
              </w:rPr>
              <w:fldChar w:fldCharType="separate"/>
            </w:r>
            <w:r w:rsidRPr="00F15235">
              <w:rPr>
                <w:webHidden/>
                <w:sz w:val="18"/>
                <w:szCs w:val="18"/>
              </w:rPr>
              <w:t>12</w:t>
            </w:r>
            <w:r w:rsidRPr="00F15235">
              <w:rPr>
                <w:webHidden/>
                <w:sz w:val="18"/>
                <w:szCs w:val="18"/>
              </w:rPr>
              <w:fldChar w:fldCharType="end"/>
            </w:r>
          </w:hyperlink>
        </w:p>
        <w:p w14:paraId="70A493BF" w14:textId="5F1749C7" w:rsidR="00880FB1" w:rsidRPr="00F15235" w:rsidRDefault="00880FB1">
          <w:pPr>
            <w:pStyle w:val="TOC2"/>
            <w:tabs>
              <w:tab w:val="right" w:leader="dot" w:pos="9062"/>
            </w:tabs>
            <w:rPr>
              <w:rFonts w:eastAsiaTheme="minorEastAsia" w:cstheme="minorBidi"/>
              <w:i w:val="0"/>
              <w:sz w:val="22"/>
              <w:szCs w:val="22"/>
              <w:lang w:eastAsia="de-DE"/>
            </w:rPr>
          </w:pPr>
          <w:hyperlink w:anchor="_Toc43319202" w:history="1">
            <w:r w:rsidRPr="00F15235">
              <w:rPr>
                <w:rStyle w:val="Hyperlink"/>
                <w:sz w:val="18"/>
                <w:szCs w:val="18"/>
              </w:rPr>
              <w:t>MODEL</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_Toc43319202 \h </w:instrText>
            </w:r>
            <w:r w:rsidRPr="00F15235">
              <w:rPr>
                <w:webHidden/>
                <w:sz w:val="18"/>
                <w:szCs w:val="18"/>
              </w:rPr>
            </w:r>
            <w:r w:rsidRPr="00F15235">
              <w:rPr>
                <w:webHidden/>
                <w:sz w:val="18"/>
                <w:szCs w:val="18"/>
              </w:rPr>
              <w:fldChar w:fldCharType="separate"/>
            </w:r>
            <w:r w:rsidRPr="00F15235">
              <w:rPr>
                <w:webHidden/>
                <w:sz w:val="18"/>
                <w:szCs w:val="18"/>
              </w:rPr>
              <w:t>13</w:t>
            </w:r>
            <w:r w:rsidRPr="00F15235">
              <w:rPr>
                <w:webHidden/>
                <w:sz w:val="18"/>
                <w:szCs w:val="18"/>
              </w:rPr>
              <w:fldChar w:fldCharType="end"/>
            </w:r>
          </w:hyperlink>
        </w:p>
        <w:p w14:paraId="74C501A4" w14:textId="6F149B53" w:rsidR="00880FB1" w:rsidRPr="00F15235" w:rsidRDefault="00880FB1">
          <w:pPr>
            <w:pStyle w:val="TOC3"/>
            <w:tabs>
              <w:tab w:val="right" w:leader="dot" w:pos="9062"/>
            </w:tabs>
            <w:rPr>
              <w:rFonts w:eastAsiaTheme="minorEastAsia" w:cstheme="minorBidi"/>
              <w:sz w:val="22"/>
              <w:szCs w:val="22"/>
              <w:lang w:eastAsia="de-DE"/>
            </w:rPr>
          </w:pPr>
          <w:hyperlink w:anchor="_Toc43319203" w:history="1">
            <w:r w:rsidRPr="00F15235">
              <w:rPr>
                <w:rStyle w:val="Hyperlink"/>
                <w:sz w:val="18"/>
                <w:szCs w:val="18"/>
              </w:rPr>
              <w:t>Projektdaten</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_Toc43319203 \h </w:instrText>
            </w:r>
            <w:r w:rsidRPr="00F15235">
              <w:rPr>
                <w:webHidden/>
                <w:sz w:val="18"/>
                <w:szCs w:val="18"/>
              </w:rPr>
            </w:r>
            <w:r w:rsidRPr="00F15235">
              <w:rPr>
                <w:webHidden/>
                <w:sz w:val="18"/>
                <w:szCs w:val="18"/>
              </w:rPr>
              <w:fldChar w:fldCharType="separate"/>
            </w:r>
            <w:r w:rsidRPr="00F15235">
              <w:rPr>
                <w:webHidden/>
                <w:sz w:val="18"/>
                <w:szCs w:val="18"/>
              </w:rPr>
              <w:t>13</w:t>
            </w:r>
            <w:r w:rsidRPr="00F15235">
              <w:rPr>
                <w:webHidden/>
                <w:sz w:val="18"/>
                <w:szCs w:val="18"/>
              </w:rPr>
              <w:fldChar w:fldCharType="end"/>
            </w:r>
          </w:hyperlink>
        </w:p>
        <w:p w14:paraId="44DCE923" w14:textId="110F12FE" w:rsidR="00880FB1" w:rsidRPr="00F15235" w:rsidRDefault="00880FB1">
          <w:pPr>
            <w:pStyle w:val="TOC3"/>
            <w:tabs>
              <w:tab w:val="right" w:leader="dot" w:pos="9062"/>
            </w:tabs>
            <w:rPr>
              <w:rFonts w:eastAsiaTheme="minorEastAsia" w:cstheme="minorBidi"/>
              <w:sz w:val="22"/>
              <w:szCs w:val="22"/>
              <w:lang w:eastAsia="de-DE"/>
            </w:rPr>
          </w:pPr>
          <w:hyperlink w:anchor="_Toc43319204" w:history="1">
            <w:r w:rsidRPr="00F15235">
              <w:rPr>
                <w:rStyle w:val="Hyperlink"/>
                <w:sz w:val="18"/>
                <w:szCs w:val="18"/>
              </w:rPr>
              <w:t>Factory Methode für Produktinhalte</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_Toc43319204 \h </w:instrText>
            </w:r>
            <w:r w:rsidRPr="00F15235">
              <w:rPr>
                <w:webHidden/>
                <w:sz w:val="18"/>
                <w:szCs w:val="18"/>
              </w:rPr>
            </w:r>
            <w:r w:rsidRPr="00F15235">
              <w:rPr>
                <w:webHidden/>
                <w:sz w:val="18"/>
                <w:szCs w:val="18"/>
              </w:rPr>
              <w:fldChar w:fldCharType="separate"/>
            </w:r>
            <w:r w:rsidRPr="00F15235">
              <w:rPr>
                <w:webHidden/>
                <w:sz w:val="18"/>
                <w:szCs w:val="18"/>
              </w:rPr>
              <w:t>14</w:t>
            </w:r>
            <w:r w:rsidRPr="00F15235">
              <w:rPr>
                <w:webHidden/>
                <w:sz w:val="18"/>
                <w:szCs w:val="18"/>
              </w:rPr>
              <w:fldChar w:fldCharType="end"/>
            </w:r>
          </w:hyperlink>
        </w:p>
        <w:p w14:paraId="69E8C798" w14:textId="3EF8970F" w:rsidR="00880FB1" w:rsidRPr="00F15235" w:rsidRDefault="00880FB1">
          <w:pPr>
            <w:pStyle w:val="TOC3"/>
            <w:tabs>
              <w:tab w:val="right" w:leader="dot" w:pos="9062"/>
            </w:tabs>
            <w:rPr>
              <w:rFonts w:eastAsiaTheme="minorEastAsia" w:cstheme="minorBidi"/>
              <w:sz w:val="22"/>
              <w:szCs w:val="22"/>
              <w:lang w:eastAsia="de-DE"/>
            </w:rPr>
          </w:pPr>
          <w:hyperlink w:anchor="_Toc43319205" w:history="1">
            <w:r w:rsidRPr="00F15235">
              <w:rPr>
                <w:rStyle w:val="Hyperlink"/>
                <w:sz w:val="18"/>
                <w:szCs w:val="18"/>
              </w:rPr>
              <w:t>Aufwandsabschätzung</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_Toc43319205 \h </w:instrText>
            </w:r>
            <w:r w:rsidRPr="00F15235">
              <w:rPr>
                <w:webHidden/>
                <w:sz w:val="18"/>
                <w:szCs w:val="18"/>
              </w:rPr>
            </w:r>
            <w:r w:rsidRPr="00F15235">
              <w:rPr>
                <w:webHidden/>
                <w:sz w:val="18"/>
                <w:szCs w:val="18"/>
              </w:rPr>
              <w:fldChar w:fldCharType="separate"/>
            </w:r>
            <w:r w:rsidRPr="00F15235">
              <w:rPr>
                <w:webHidden/>
                <w:sz w:val="18"/>
                <w:szCs w:val="18"/>
              </w:rPr>
              <w:t>15</w:t>
            </w:r>
            <w:r w:rsidRPr="00F15235">
              <w:rPr>
                <w:webHidden/>
                <w:sz w:val="18"/>
                <w:szCs w:val="18"/>
              </w:rPr>
              <w:fldChar w:fldCharType="end"/>
            </w:r>
          </w:hyperlink>
        </w:p>
        <w:p w14:paraId="223DF0EE" w14:textId="5372A488" w:rsidR="00880FB1" w:rsidRPr="00F15235" w:rsidRDefault="00880FB1">
          <w:pPr>
            <w:pStyle w:val="TOC2"/>
            <w:tabs>
              <w:tab w:val="right" w:leader="dot" w:pos="9062"/>
            </w:tabs>
            <w:rPr>
              <w:rFonts w:eastAsiaTheme="minorEastAsia" w:cstheme="minorBidi"/>
              <w:i w:val="0"/>
              <w:sz w:val="22"/>
              <w:szCs w:val="22"/>
              <w:lang w:eastAsia="de-DE"/>
            </w:rPr>
          </w:pPr>
          <w:hyperlink w:anchor="_Toc43319206" w:history="1">
            <w:r w:rsidRPr="00F15235">
              <w:rPr>
                <w:rStyle w:val="Hyperlink"/>
                <w:sz w:val="18"/>
                <w:szCs w:val="18"/>
              </w:rPr>
              <w:t>VIEW</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_Toc43319206 \h </w:instrText>
            </w:r>
            <w:r w:rsidRPr="00F15235">
              <w:rPr>
                <w:webHidden/>
                <w:sz w:val="18"/>
                <w:szCs w:val="18"/>
              </w:rPr>
            </w:r>
            <w:r w:rsidRPr="00F15235">
              <w:rPr>
                <w:webHidden/>
                <w:sz w:val="18"/>
                <w:szCs w:val="18"/>
              </w:rPr>
              <w:fldChar w:fldCharType="separate"/>
            </w:r>
            <w:r w:rsidRPr="00F15235">
              <w:rPr>
                <w:webHidden/>
                <w:sz w:val="18"/>
                <w:szCs w:val="18"/>
              </w:rPr>
              <w:t>16</w:t>
            </w:r>
            <w:r w:rsidRPr="00F15235">
              <w:rPr>
                <w:webHidden/>
                <w:sz w:val="18"/>
                <w:szCs w:val="18"/>
              </w:rPr>
              <w:fldChar w:fldCharType="end"/>
            </w:r>
          </w:hyperlink>
        </w:p>
        <w:p w14:paraId="3D50A4B7" w14:textId="5410EA89" w:rsidR="00880FB1" w:rsidRPr="00F15235" w:rsidRDefault="00880FB1">
          <w:pPr>
            <w:pStyle w:val="TOC2"/>
            <w:tabs>
              <w:tab w:val="right" w:leader="dot" w:pos="9062"/>
            </w:tabs>
            <w:rPr>
              <w:rFonts w:eastAsiaTheme="minorEastAsia" w:cstheme="minorBidi"/>
              <w:i w:val="0"/>
              <w:sz w:val="22"/>
              <w:szCs w:val="22"/>
              <w:lang w:eastAsia="de-DE"/>
            </w:rPr>
          </w:pPr>
          <w:hyperlink w:anchor="_Toc43319207" w:history="1">
            <w:r w:rsidRPr="00F15235">
              <w:rPr>
                <w:rStyle w:val="Hyperlink"/>
                <w:sz w:val="18"/>
                <w:szCs w:val="18"/>
              </w:rPr>
              <w:t>CONTROLLER</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_Toc43319207 \h </w:instrText>
            </w:r>
            <w:r w:rsidRPr="00F15235">
              <w:rPr>
                <w:webHidden/>
                <w:sz w:val="18"/>
                <w:szCs w:val="18"/>
              </w:rPr>
            </w:r>
            <w:r w:rsidRPr="00F15235">
              <w:rPr>
                <w:webHidden/>
                <w:sz w:val="18"/>
                <w:szCs w:val="18"/>
              </w:rPr>
              <w:fldChar w:fldCharType="separate"/>
            </w:r>
            <w:r w:rsidRPr="00F15235">
              <w:rPr>
                <w:webHidden/>
                <w:sz w:val="18"/>
                <w:szCs w:val="18"/>
              </w:rPr>
              <w:t>18</w:t>
            </w:r>
            <w:r w:rsidRPr="00F15235">
              <w:rPr>
                <w:webHidden/>
                <w:sz w:val="18"/>
                <w:szCs w:val="18"/>
              </w:rPr>
              <w:fldChar w:fldCharType="end"/>
            </w:r>
          </w:hyperlink>
        </w:p>
        <w:p w14:paraId="59CBDA8B" w14:textId="2881FC2B" w:rsidR="00880FB1" w:rsidRPr="00F15235" w:rsidRDefault="00880FB1">
          <w:pPr>
            <w:pStyle w:val="TOC1"/>
            <w:tabs>
              <w:tab w:val="right" w:leader="dot" w:pos="9062"/>
            </w:tabs>
            <w:rPr>
              <w:rFonts w:eastAsiaTheme="minorEastAsia" w:cstheme="minorBidi"/>
              <w:b w:val="0"/>
              <w:sz w:val="22"/>
              <w:szCs w:val="22"/>
              <w:lang w:eastAsia="de-DE"/>
            </w:rPr>
          </w:pPr>
          <w:hyperlink w:anchor="_Toc43319210" w:history="1">
            <w:r w:rsidRPr="00F15235">
              <w:rPr>
                <w:rStyle w:val="Hyperlink"/>
                <w:sz w:val="18"/>
                <w:szCs w:val="18"/>
              </w:rPr>
              <w:t>Prinzipien und Muster</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_Toc43319210 \h </w:instrText>
            </w:r>
            <w:r w:rsidRPr="00F15235">
              <w:rPr>
                <w:webHidden/>
                <w:sz w:val="18"/>
                <w:szCs w:val="18"/>
              </w:rPr>
            </w:r>
            <w:r w:rsidRPr="00F15235">
              <w:rPr>
                <w:webHidden/>
                <w:sz w:val="18"/>
                <w:szCs w:val="18"/>
              </w:rPr>
              <w:fldChar w:fldCharType="separate"/>
            </w:r>
            <w:r w:rsidRPr="00F15235">
              <w:rPr>
                <w:webHidden/>
                <w:sz w:val="18"/>
                <w:szCs w:val="18"/>
              </w:rPr>
              <w:t>19</w:t>
            </w:r>
            <w:r w:rsidRPr="00F15235">
              <w:rPr>
                <w:webHidden/>
                <w:sz w:val="18"/>
                <w:szCs w:val="18"/>
              </w:rPr>
              <w:fldChar w:fldCharType="end"/>
            </w:r>
          </w:hyperlink>
        </w:p>
        <w:p w14:paraId="7C8BED12" w14:textId="7526E4A1" w:rsidR="00880FB1" w:rsidRPr="00F15235" w:rsidRDefault="00880FB1">
          <w:pPr>
            <w:pStyle w:val="TOC2"/>
            <w:tabs>
              <w:tab w:val="right" w:leader="dot" w:pos="9062"/>
            </w:tabs>
            <w:rPr>
              <w:rFonts w:eastAsiaTheme="minorEastAsia" w:cstheme="minorBidi"/>
              <w:i w:val="0"/>
              <w:sz w:val="22"/>
              <w:szCs w:val="22"/>
              <w:lang w:eastAsia="de-DE"/>
            </w:rPr>
          </w:pPr>
          <w:hyperlink w:anchor="_Toc43319211" w:history="1">
            <w:r w:rsidRPr="00F15235">
              <w:rPr>
                <w:rStyle w:val="Hyperlink"/>
                <w:sz w:val="18"/>
                <w:szCs w:val="18"/>
              </w:rPr>
              <w:t>Interfaces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_Toc43319211 \h </w:instrText>
            </w:r>
            <w:r w:rsidRPr="00F15235">
              <w:rPr>
                <w:webHidden/>
                <w:sz w:val="18"/>
                <w:szCs w:val="18"/>
              </w:rPr>
            </w:r>
            <w:r w:rsidRPr="00F15235">
              <w:rPr>
                <w:webHidden/>
                <w:sz w:val="18"/>
                <w:szCs w:val="18"/>
              </w:rPr>
              <w:fldChar w:fldCharType="separate"/>
            </w:r>
            <w:r w:rsidRPr="00F15235">
              <w:rPr>
                <w:webHidden/>
                <w:sz w:val="18"/>
                <w:szCs w:val="18"/>
              </w:rPr>
              <w:t>19</w:t>
            </w:r>
            <w:r w:rsidRPr="00F15235">
              <w:rPr>
                <w:webHidden/>
                <w:sz w:val="18"/>
                <w:szCs w:val="18"/>
              </w:rPr>
              <w:fldChar w:fldCharType="end"/>
            </w:r>
          </w:hyperlink>
        </w:p>
        <w:p w14:paraId="1F12BEEE" w14:textId="5F55B744" w:rsidR="00880FB1" w:rsidRPr="00F15235" w:rsidRDefault="00880FB1">
          <w:pPr>
            <w:pStyle w:val="TOC2"/>
            <w:tabs>
              <w:tab w:val="right" w:leader="dot" w:pos="9062"/>
            </w:tabs>
            <w:rPr>
              <w:rFonts w:eastAsiaTheme="minorEastAsia" w:cstheme="minorBidi"/>
              <w:i w:val="0"/>
              <w:sz w:val="22"/>
              <w:szCs w:val="22"/>
              <w:lang w:eastAsia="de-DE"/>
            </w:rPr>
          </w:pPr>
          <w:hyperlink w:anchor="_Toc43319212" w:history="1">
            <w:r w:rsidRPr="00F15235">
              <w:rPr>
                <w:rStyle w:val="Hyperlink"/>
                <w:sz w:val="18"/>
                <w:szCs w:val="18"/>
              </w:rPr>
              <w:t>Singleton</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_Toc43319212 \h </w:instrText>
            </w:r>
            <w:r w:rsidRPr="00F15235">
              <w:rPr>
                <w:webHidden/>
                <w:sz w:val="18"/>
                <w:szCs w:val="18"/>
              </w:rPr>
            </w:r>
            <w:r w:rsidRPr="00F15235">
              <w:rPr>
                <w:webHidden/>
                <w:sz w:val="18"/>
                <w:szCs w:val="18"/>
              </w:rPr>
              <w:fldChar w:fldCharType="separate"/>
            </w:r>
            <w:r w:rsidRPr="00F15235">
              <w:rPr>
                <w:webHidden/>
                <w:sz w:val="18"/>
                <w:szCs w:val="18"/>
              </w:rPr>
              <w:t>19</w:t>
            </w:r>
            <w:r w:rsidRPr="00F15235">
              <w:rPr>
                <w:webHidden/>
                <w:sz w:val="18"/>
                <w:szCs w:val="18"/>
              </w:rPr>
              <w:fldChar w:fldCharType="end"/>
            </w:r>
          </w:hyperlink>
        </w:p>
        <w:p w14:paraId="2D337FD0" w14:textId="5F7BE2D7" w:rsidR="00880FB1" w:rsidRPr="00F15235" w:rsidRDefault="00880FB1">
          <w:pPr>
            <w:pStyle w:val="TOC2"/>
            <w:tabs>
              <w:tab w:val="right" w:leader="dot" w:pos="9062"/>
            </w:tabs>
            <w:rPr>
              <w:rFonts w:eastAsiaTheme="minorEastAsia" w:cstheme="minorBidi"/>
              <w:i w:val="0"/>
              <w:sz w:val="22"/>
              <w:szCs w:val="22"/>
              <w:lang w:eastAsia="de-DE"/>
            </w:rPr>
          </w:pPr>
          <w:hyperlink w:anchor="_Toc43319213" w:history="1">
            <w:r w:rsidRPr="00F15235">
              <w:rPr>
                <w:rStyle w:val="Hyperlink"/>
                <w:sz w:val="18"/>
                <w:szCs w:val="18"/>
              </w:rPr>
              <w:t>Factory</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_Toc43319213 \h </w:instrText>
            </w:r>
            <w:r w:rsidRPr="00F15235">
              <w:rPr>
                <w:webHidden/>
                <w:sz w:val="18"/>
                <w:szCs w:val="18"/>
              </w:rPr>
            </w:r>
            <w:r w:rsidRPr="00F15235">
              <w:rPr>
                <w:webHidden/>
                <w:sz w:val="18"/>
                <w:szCs w:val="18"/>
              </w:rPr>
              <w:fldChar w:fldCharType="separate"/>
            </w:r>
            <w:r w:rsidRPr="00F15235">
              <w:rPr>
                <w:webHidden/>
                <w:sz w:val="18"/>
                <w:szCs w:val="18"/>
              </w:rPr>
              <w:t>20</w:t>
            </w:r>
            <w:r w:rsidRPr="00F15235">
              <w:rPr>
                <w:webHidden/>
                <w:sz w:val="18"/>
                <w:szCs w:val="18"/>
              </w:rPr>
              <w:fldChar w:fldCharType="end"/>
            </w:r>
          </w:hyperlink>
        </w:p>
        <w:p w14:paraId="2BBB0FC0" w14:textId="2D2EAAAC" w:rsidR="00880FB1" w:rsidRPr="00F15235" w:rsidRDefault="00880FB1">
          <w:pPr>
            <w:pStyle w:val="TOC1"/>
            <w:tabs>
              <w:tab w:val="right" w:leader="dot" w:pos="9062"/>
            </w:tabs>
            <w:rPr>
              <w:rFonts w:eastAsiaTheme="minorEastAsia" w:cstheme="minorBidi"/>
              <w:b w:val="0"/>
              <w:sz w:val="22"/>
              <w:szCs w:val="22"/>
              <w:lang w:eastAsia="de-DE"/>
            </w:rPr>
          </w:pPr>
          <w:hyperlink w:anchor="_Toc43319214" w:history="1">
            <w:r w:rsidRPr="00F15235">
              <w:rPr>
                <w:rStyle w:val="Hyperlink"/>
                <w:sz w:val="18"/>
                <w:szCs w:val="18"/>
              </w:rPr>
              <w:t>Programmtests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_Toc43319214 \h </w:instrText>
            </w:r>
            <w:r w:rsidRPr="00F15235">
              <w:rPr>
                <w:webHidden/>
                <w:sz w:val="18"/>
                <w:szCs w:val="18"/>
              </w:rPr>
            </w:r>
            <w:r w:rsidRPr="00F15235">
              <w:rPr>
                <w:webHidden/>
                <w:sz w:val="18"/>
                <w:szCs w:val="18"/>
              </w:rPr>
              <w:fldChar w:fldCharType="separate"/>
            </w:r>
            <w:r w:rsidRPr="00F15235">
              <w:rPr>
                <w:webHidden/>
                <w:sz w:val="18"/>
                <w:szCs w:val="18"/>
              </w:rPr>
              <w:t>20</w:t>
            </w:r>
            <w:r w:rsidRPr="00F15235">
              <w:rPr>
                <w:webHidden/>
                <w:sz w:val="18"/>
                <w:szCs w:val="18"/>
              </w:rPr>
              <w:fldChar w:fldCharType="end"/>
            </w:r>
          </w:hyperlink>
        </w:p>
        <w:p w14:paraId="425813A3" w14:textId="71EDDDF7" w:rsidR="00880FB1" w:rsidRPr="00F15235" w:rsidRDefault="00880FB1">
          <w:pPr>
            <w:pStyle w:val="TOC2"/>
            <w:tabs>
              <w:tab w:val="right" w:leader="dot" w:pos="9062"/>
            </w:tabs>
            <w:rPr>
              <w:rFonts w:eastAsiaTheme="minorEastAsia" w:cstheme="minorBidi"/>
              <w:i w:val="0"/>
              <w:sz w:val="22"/>
              <w:szCs w:val="22"/>
              <w:lang w:eastAsia="de-DE"/>
            </w:rPr>
          </w:pPr>
          <w:hyperlink w:anchor="_Toc43319215" w:history="1">
            <w:r w:rsidRPr="00F15235">
              <w:rPr>
                <w:rStyle w:val="Hyperlink"/>
                <w:sz w:val="18"/>
                <w:szCs w:val="18"/>
              </w:rPr>
              <w:t>Import/Export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_Toc43319215 \h </w:instrText>
            </w:r>
            <w:r w:rsidRPr="00F15235">
              <w:rPr>
                <w:webHidden/>
                <w:sz w:val="18"/>
                <w:szCs w:val="18"/>
              </w:rPr>
            </w:r>
            <w:r w:rsidRPr="00F15235">
              <w:rPr>
                <w:webHidden/>
                <w:sz w:val="18"/>
                <w:szCs w:val="18"/>
              </w:rPr>
              <w:fldChar w:fldCharType="separate"/>
            </w:r>
            <w:r w:rsidRPr="00F15235">
              <w:rPr>
                <w:webHidden/>
                <w:sz w:val="18"/>
                <w:szCs w:val="18"/>
              </w:rPr>
              <w:t>20</w:t>
            </w:r>
            <w:r w:rsidRPr="00F15235">
              <w:rPr>
                <w:webHidden/>
                <w:sz w:val="18"/>
                <w:szCs w:val="18"/>
              </w:rPr>
              <w:fldChar w:fldCharType="end"/>
            </w:r>
          </w:hyperlink>
        </w:p>
        <w:p w14:paraId="4C376AE7" w14:textId="52C092AD" w:rsidR="00880FB1" w:rsidRPr="00F15235" w:rsidRDefault="00880FB1" w:rsidP="00F15235">
          <w:pPr>
            <w:pStyle w:val="TOC3"/>
            <w:tabs>
              <w:tab w:val="right" w:leader="dot" w:pos="9062"/>
            </w:tabs>
            <w:rPr>
              <w:rFonts w:eastAsiaTheme="minorEastAsia" w:cstheme="minorBidi"/>
              <w:sz w:val="22"/>
              <w:szCs w:val="22"/>
              <w:lang w:eastAsia="de-DE"/>
            </w:rPr>
          </w:pPr>
          <w:hyperlink w:anchor="_Toc43319216" w:history="1">
            <w:r w:rsidRPr="00F15235">
              <w:rPr>
                <w:rStyle w:val="Hyperlink"/>
                <w:sz w:val="18"/>
                <w:szCs w:val="18"/>
              </w:rPr>
              <w:t>Import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_Toc43319216 \h </w:instrText>
            </w:r>
            <w:r w:rsidRPr="00F15235">
              <w:rPr>
                <w:webHidden/>
                <w:sz w:val="18"/>
                <w:szCs w:val="18"/>
              </w:rPr>
            </w:r>
            <w:r w:rsidRPr="00F15235">
              <w:rPr>
                <w:webHidden/>
                <w:sz w:val="18"/>
                <w:szCs w:val="18"/>
              </w:rPr>
              <w:fldChar w:fldCharType="separate"/>
            </w:r>
            <w:r w:rsidRPr="00F15235">
              <w:rPr>
                <w:webHidden/>
                <w:sz w:val="18"/>
                <w:szCs w:val="18"/>
              </w:rPr>
              <w:t>20</w:t>
            </w:r>
            <w:r w:rsidRPr="00F15235">
              <w:rPr>
                <w:webHidden/>
                <w:sz w:val="18"/>
                <w:szCs w:val="18"/>
              </w:rPr>
              <w:fldChar w:fldCharType="end"/>
            </w:r>
          </w:hyperlink>
        </w:p>
        <w:p w14:paraId="050CF364" w14:textId="22A13949" w:rsidR="00880FB1" w:rsidRPr="00F15235" w:rsidRDefault="00880FB1">
          <w:pPr>
            <w:pStyle w:val="TOC3"/>
            <w:tabs>
              <w:tab w:val="right" w:leader="dot" w:pos="9062"/>
            </w:tabs>
            <w:rPr>
              <w:rFonts w:eastAsiaTheme="minorEastAsia" w:cstheme="minorBidi"/>
              <w:sz w:val="22"/>
              <w:szCs w:val="22"/>
              <w:lang w:eastAsia="de-DE"/>
            </w:rPr>
          </w:pPr>
          <w:hyperlink w:anchor="_Toc43319218" w:history="1">
            <w:r w:rsidRPr="00F15235">
              <w:rPr>
                <w:rStyle w:val="Hyperlink"/>
                <w:sz w:val="18"/>
                <w:szCs w:val="18"/>
              </w:rPr>
              <w:t>Export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_Toc43319218 \h </w:instrText>
            </w:r>
            <w:r w:rsidRPr="00F15235">
              <w:rPr>
                <w:webHidden/>
                <w:sz w:val="18"/>
                <w:szCs w:val="18"/>
              </w:rPr>
            </w:r>
            <w:r w:rsidRPr="00F15235">
              <w:rPr>
                <w:webHidden/>
                <w:sz w:val="18"/>
                <w:szCs w:val="18"/>
              </w:rPr>
              <w:fldChar w:fldCharType="separate"/>
            </w:r>
            <w:r w:rsidRPr="00F15235">
              <w:rPr>
                <w:webHidden/>
                <w:sz w:val="18"/>
                <w:szCs w:val="18"/>
              </w:rPr>
              <w:t>24</w:t>
            </w:r>
            <w:r w:rsidRPr="00F15235">
              <w:rPr>
                <w:webHidden/>
                <w:sz w:val="18"/>
                <w:szCs w:val="18"/>
              </w:rPr>
              <w:fldChar w:fldCharType="end"/>
            </w:r>
          </w:hyperlink>
        </w:p>
        <w:p w14:paraId="5CE20424" w14:textId="2994A452" w:rsidR="00880FB1" w:rsidRPr="00F15235" w:rsidRDefault="00880FB1">
          <w:pPr>
            <w:pStyle w:val="TOC2"/>
            <w:tabs>
              <w:tab w:val="right" w:leader="dot" w:pos="9062"/>
            </w:tabs>
            <w:rPr>
              <w:rFonts w:eastAsiaTheme="minorEastAsia" w:cstheme="minorBidi"/>
              <w:i w:val="0"/>
              <w:sz w:val="22"/>
              <w:szCs w:val="22"/>
              <w:lang w:eastAsia="de-DE"/>
            </w:rPr>
          </w:pPr>
          <w:hyperlink w:anchor="_Toc43319219" w:history="1">
            <w:r w:rsidRPr="00F15235">
              <w:rPr>
                <w:rStyle w:val="Hyperlink"/>
                <w:sz w:val="18"/>
                <w:szCs w:val="18"/>
              </w:rPr>
              <w:t>Selbstoptimierung</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_Toc43319219 \h </w:instrText>
            </w:r>
            <w:r w:rsidRPr="00F15235">
              <w:rPr>
                <w:webHidden/>
                <w:sz w:val="18"/>
                <w:szCs w:val="18"/>
              </w:rPr>
            </w:r>
            <w:r w:rsidRPr="00F15235">
              <w:rPr>
                <w:webHidden/>
                <w:sz w:val="18"/>
                <w:szCs w:val="18"/>
              </w:rPr>
              <w:fldChar w:fldCharType="separate"/>
            </w:r>
            <w:r w:rsidRPr="00F15235">
              <w:rPr>
                <w:webHidden/>
                <w:sz w:val="18"/>
                <w:szCs w:val="18"/>
              </w:rPr>
              <w:t>28</w:t>
            </w:r>
            <w:r w:rsidRPr="00F15235">
              <w:rPr>
                <w:webHidden/>
                <w:sz w:val="18"/>
                <w:szCs w:val="18"/>
              </w:rPr>
              <w:fldChar w:fldCharType="end"/>
            </w:r>
          </w:hyperlink>
        </w:p>
        <w:p w14:paraId="65C5B77C" w14:textId="3119D3DF" w:rsidR="00880FB1" w:rsidRPr="00F15235" w:rsidRDefault="00880FB1">
          <w:pPr>
            <w:pStyle w:val="TOC3"/>
            <w:tabs>
              <w:tab w:val="right" w:leader="dot" w:pos="9062"/>
            </w:tabs>
            <w:rPr>
              <w:rFonts w:eastAsiaTheme="minorEastAsia" w:cstheme="minorBidi"/>
              <w:sz w:val="22"/>
              <w:szCs w:val="22"/>
              <w:lang w:eastAsia="de-DE"/>
            </w:rPr>
          </w:pPr>
          <w:hyperlink w:anchor="_Toc43319220" w:history="1">
            <w:r w:rsidRPr="00F15235">
              <w:rPr>
                <w:rStyle w:val="Hyperlink"/>
                <w:sz w:val="18"/>
                <w:szCs w:val="18"/>
              </w:rPr>
              <w:t>notifyAdjustFactors()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_Toc43319220 \h </w:instrText>
            </w:r>
            <w:r w:rsidRPr="00F15235">
              <w:rPr>
                <w:webHidden/>
                <w:sz w:val="18"/>
                <w:szCs w:val="18"/>
              </w:rPr>
            </w:r>
            <w:r w:rsidRPr="00F15235">
              <w:rPr>
                <w:webHidden/>
                <w:sz w:val="18"/>
                <w:szCs w:val="18"/>
              </w:rPr>
              <w:fldChar w:fldCharType="separate"/>
            </w:r>
            <w:r w:rsidRPr="00F15235">
              <w:rPr>
                <w:webHidden/>
                <w:sz w:val="18"/>
                <w:szCs w:val="18"/>
              </w:rPr>
              <w:t>29</w:t>
            </w:r>
            <w:r w:rsidRPr="00F15235">
              <w:rPr>
                <w:webHidden/>
                <w:sz w:val="18"/>
                <w:szCs w:val="18"/>
              </w:rPr>
              <w:fldChar w:fldCharType="end"/>
            </w:r>
          </w:hyperlink>
        </w:p>
        <w:p w14:paraId="6D1D0B27" w14:textId="622ECE7F" w:rsidR="00880FB1" w:rsidRPr="00F15235" w:rsidRDefault="00880FB1">
          <w:pPr>
            <w:pStyle w:val="TOC3"/>
            <w:tabs>
              <w:tab w:val="right" w:leader="dot" w:pos="9062"/>
            </w:tabs>
            <w:rPr>
              <w:rFonts w:eastAsiaTheme="minorEastAsia" w:cstheme="minorBidi"/>
              <w:sz w:val="22"/>
              <w:szCs w:val="22"/>
              <w:lang w:eastAsia="de-DE"/>
            </w:rPr>
          </w:pPr>
          <w:hyperlink w:anchor="_Toc43319221" w:history="1">
            <w:r w:rsidRPr="00F15235">
              <w:rPr>
                <w:rStyle w:val="Hyperlink"/>
                <w:sz w:val="18"/>
                <w:szCs w:val="18"/>
              </w:rPr>
              <w:t>increaseFactors()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_Toc43319221 \h </w:instrText>
            </w:r>
            <w:r w:rsidRPr="00F15235">
              <w:rPr>
                <w:webHidden/>
                <w:sz w:val="18"/>
                <w:szCs w:val="18"/>
              </w:rPr>
            </w:r>
            <w:r w:rsidRPr="00F15235">
              <w:rPr>
                <w:webHidden/>
                <w:sz w:val="18"/>
                <w:szCs w:val="18"/>
              </w:rPr>
              <w:fldChar w:fldCharType="separate"/>
            </w:r>
            <w:r w:rsidRPr="00F15235">
              <w:rPr>
                <w:webHidden/>
                <w:sz w:val="18"/>
                <w:szCs w:val="18"/>
              </w:rPr>
              <w:t>31</w:t>
            </w:r>
            <w:r w:rsidRPr="00F15235">
              <w:rPr>
                <w:webHidden/>
                <w:sz w:val="18"/>
                <w:szCs w:val="18"/>
              </w:rPr>
              <w:fldChar w:fldCharType="end"/>
            </w:r>
          </w:hyperlink>
        </w:p>
        <w:p w14:paraId="0E41C1B8" w14:textId="5F00926E" w:rsidR="00880FB1" w:rsidRPr="00F15235" w:rsidRDefault="00880FB1">
          <w:pPr>
            <w:pStyle w:val="TOC3"/>
            <w:tabs>
              <w:tab w:val="right" w:leader="dot" w:pos="9062"/>
            </w:tabs>
            <w:rPr>
              <w:rFonts w:eastAsiaTheme="minorEastAsia" w:cstheme="minorBidi"/>
              <w:sz w:val="22"/>
              <w:szCs w:val="22"/>
              <w:lang w:eastAsia="de-DE"/>
            </w:rPr>
          </w:pPr>
          <w:hyperlink w:anchor="_Toc43319222" w:history="1">
            <w:r w:rsidRPr="00F15235">
              <w:rPr>
                <w:rStyle w:val="Hyperlink"/>
                <w:sz w:val="18"/>
                <w:szCs w:val="18"/>
              </w:rPr>
              <w:t>decreaseFactors()</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_Toc43319222 \h </w:instrText>
            </w:r>
            <w:r w:rsidRPr="00F15235">
              <w:rPr>
                <w:webHidden/>
                <w:sz w:val="18"/>
                <w:szCs w:val="18"/>
              </w:rPr>
            </w:r>
            <w:r w:rsidRPr="00F15235">
              <w:rPr>
                <w:webHidden/>
                <w:sz w:val="18"/>
                <w:szCs w:val="18"/>
              </w:rPr>
              <w:fldChar w:fldCharType="separate"/>
            </w:r>
            <w:r w:rsidRPr="00F15235">
              <w:rPr>
                <w:webHidden/>
                <w:sz w:val="18"/>
                <w:szCs w:val="18"/>
              </w:rPr>
              <w:t>33</w:t>
            </w:r>
            <w:r w:rsidRPr="00F15235">
              <w:rPr>
                <w:webHidden/>
                <w:sz w:val="18"/>
                <w:szCs w:val="18"/>
              </w:rPr>
              <w:fldChar w:fldCharType="end"/>
            </w:r>
          </w:hyperlink>
        </w:p>
        <w:p w14:paraId="0BB16EB6" w14:textId="46892A2C" w:rsidR="00880FB1" w:rsidRPr="00F15235" w:rsidRDefault="00880FB1">
          <w:pPr>
            <w:pStyle w:val="TOC1"/>
            <w:tabs>
              <w:tab w:val="right" w:leader="dot" w:pos="9062"/>
            </w:tabs>
            <w:rPr>
              <w:rFonts w:eastAsiaTheme="minorEastAsia" w:cstheme="minorBidi"/>
              <w:b w:val="0"/>
              <w:sz w:val="22"/>
              <w:szCs w:val="22"/>
              <w:lang w:eastAsia="de-DE"/>
            </w:rPr>
          </w:pPr>
          <w:hyperlink w:anchor="_Toc43319223" w:history="1">
            <w:r w:rsidRPr="00F15235">
              <w:rPr>
                <w:rStyle w:val="Hyperlink"/>
                <w:sz w:val="18"/>
                <w:szCs w:val="18"/>
              </w:rPr>
              <w:t>Anhang</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_Toc43319223 \h </w:instrText>
            </w:r>
            <w:r w:rsidRPr="00F15235">
              <w:rPr>
                <w:webHidden/>
                <w:sz w:val="18"/>
                <w:szCs w:val="18"/>
              </w:rPr>
            </w:r>
            <w:r w:rsidRPr="00F15235">
              <w:rPr>
                <w:webHidden/>
                <w:sz w:val="18"/>
                <w:szCs w:val="18"/>
              </w:rPr>
              <w:fldChar w:fldCharType="separate"/>
            </w:r>
            <w:r w:rsidRPr="00F15235">
              <w:rPr>
                <w:webHidden/>
                <w:sz w:val="18"/>
                <w:szCs w:val="18"/>
              </w:rPr>
              <w:t>35</w:t>
            </w:r>
            <w:r w:rsidRPr="00F15235">
              <w:rPr>
                <w:webHidden/>
                <w:sz w:val="18"/>
                <w:szCs w:val="18"/>
              </w:rPr>
              <w:fldChar w:fldCharType="end"/>
            </w:r>
          </w:hyperlink>
        </w:p>
        <w:p w14:paraId="30F0FECE" w14:textId="79F82140" w:rsidR="00880FB1" w:rsidRPr="00F15235" w:rsidRDefault="00880FB1">
          <w:pPr>
            <w:pStyle w:val="TOC2"/>
            <w:tabs>
              <w:tab w:val="right" w:leader="dot" w:pos="9062"/>
            </w:tabs>
            <w:rPr>
              <w:rFonts w:eastAsiaTheme="minorEastAsia" w:cstheme="minorBidi"/>
              <w:i w:val="0"/>
              <w:sz w:val="22"/>
              <w:szCs w:val="22"/>
              <w:lang w:eastAsia="de-DE"/>
            </w:rPr>
          </w:pPr>
          <w:hyperlink w:anchor="_Toc43319224" w:history="1">
            <w:r w:rsidRPr="00F15235">
              <w:rPr>
                <w:rStyle w:val="Hyperlink"/>
                <w:sz w:val="18"/>
                <w:szCs w:val="18"/>
              </w:rPr>
              <w:t>Klassendiagramme</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_Toc43319224 \h </w:instrText>
            </w:r>
            <w:r w:rsidRPr="00F15235">
              <w:rPr>
                <w:webHidden/>
                <w:sz w:val="18"/>
                <w:szCs w:val="18"/>
              </w:rPr>
            </w:r>
            <w:r w:rsidRPr="00F15235">
              <w:rPr>
                <w:webHidden/>
                <w:sz w:val="18"/>
                <w:szCs w:val="18"/>
              </w:rPr>
              <w:fldChar w:fldCharType="separate"/>
            </w:r>
            <w:r w:rsidRPr="00F15235">
              <w:rPr>
                <w:webHidden/>
                <w:sz w:val="18"/>
                <w:szCs w:val="18"/>
              </w:rPr>
              <w:t>35</w:t>
            </w:r>
            <w:r w:rsidRPr="00F15235">
              <w:rPr>
                <w:webHidden/>
                <w:sz w:val="18"/>
                <w:szCs w:val="18"/>
              </w:rPr>
              <w:fldChar w:fldCharType="end"/>
            </w:r>
          </w:hyperlink>
        </w:p>
        <w:p w14:paraId="286BF1A4" w14:textId="11CFE105" w:rsidR="00880FB1" w:rsidRPr="00F15235" w:rsidRDefault="00880FB1">
          <w:pPr>
            <w:pStyle w:val="TOC3"/>
            <w:tabs>
              <w:tab w:val="right" w:leader="dot" w:pos="9062"/>
            </w:tabs>
            <w:rPr>
              <w:rFonts w:eastAsiaTheme="minorEastAsia" w:cstheme="minorBidi"/>
              <w:sz w:val="22"/>
              <w:szCs w:val="22"/>
              <w:lang w:eastAsia="de-DE"/>
            </w:rPr>
          </w:pPr>
          <w:hyperlink w:anchor="_Toc43319225" w:history="1">
            <w:r w:rsidRPr="00F15235">
              <w:rPr>
                <w:rStyle w:val="Hyperlink"/>
                <w:sz w:val="18"/>
                <w:szCs w:val="18"/>
              </w:rPr>
              <w:t>Komplette Klassen Übersicht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_Toc43319225 \h </w:instrText>
            </w:r>
            <w:r w:rsidRPr="00F15235">
              <w:rPr>
                <w:webHidden/>
                <w:sz w:val="18"/>
                <w:szCs w:val="18"/>
              </w:rPr>
            </w:r>
            <w:r w:rsidRPr="00F15235">
              <w:rPr>
                <w:webHidden/>
                <w:sz w:val="18"/>
                <w:szCs w:val="18"/>
              </w:rPr>
              <w:fldChar w:fldCharType="separate"/>
            </w:r>
            <w:r w:rsidRPr="00F15235">
              <w:rPr>
                <w:webHidden/>
                <w:sz w:val="18"/>
                <w:szCs w:val="18"/>
              </w:rPr>
              <w:t>35</w:t>
            </w:r>
            <w:r w:rsidRPr="00F15235">
              <w:rPr>
                <w:webHidden/>
                <w:sz w:val="18"/>
                <w:szCs w:val="18"/>
              </w:rPr>
              <w:fldChar w:fldCharType="end"/>
            </w:r>
          </w:hyperlink>
        </w:p>
        <w:p w14:paraId="5021DB06" w14:textId="6B6988C1" w:rsidR="00880FB1" w:rsidRPr="00F15235" w:rsidRDefault="00880FB1">
          <w:pPr>
            <w:pStyle w:val="TOC3"/>
            <w:tabs>
              <w:tab w:val="right" w:leader="dot" w:pos="9062"/>
            </w:tabs>
            <w:rPr>
              <w:rFonts w:eastAsiaTheme="minorEastAsia" w:cstheme="minorBidi"/>
              <w:sz w:val="22"/>
              <w:szCs w:val="22"/>
              <w:lang w:eastAsia="de-DE"/>
            </w:rPr>
          </w:pPr>
          <w:hyperlink w:anchor="_Toc43319226" w:history="1">
            <w:r w:rsidRPr="00F15235">
              <w:rPr>
                <w:rStyle w:val="Hyperlink"/>
                <w:sz w:val="18"/>
                <w:szCs w:val="18"/>
              </w:rPr>
              <w:t>MODEL</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_Toc43319226 \h </w:instrText>
            </w:r>
            <w:r w:rsidRPr="00F15235">
              <w:rPr>
                <w:webHidden/>
                <w:sz w:val="18"/>
                <w:szCs w:val="18"/>
              </w:rPr>
            </w:r>
            <w:r w:rsidRPr="00F15235">
              <w:rPr>
                <w:webHidden/>
                <w:sz w:val="18"/>
                <w:szCs w:val="18"/>
              </w:rPr>
              <w:fldChar w:fldCharType="separate"/>
            </w:r>
            <w:r w:rsidRPr="00F15235">
              <w:rPr>
                <w:webHidden/>
                <w:sz w:val="18"/>
                <w:szCs w:val="18"/>
              </w:rPr>
              <w:t>35</w:t>
            </w:r>
            <w:r w:rsidRPr="00F15235">
              <w:rPr>
                <w:webHidden/>
                <w:sz w:val="18"/>
                <w:szCs w:val="18"/>
              </w:rPr>
              <w:fldChar w:fldCharType="end"/>
            </w:r>
          </w:hyperlink>
        </w:p>
        <w:p w14:paraId="3DDC42BB" w14:textId="2BF2E8D7" w:rsidR="00880FB1" w:rsidRPr="00F15235" w:rsidRDefault="00880FB1">
          <w:pPr>
            <w:pStyle w:val="TOC3"/>
            <w:tabs>
              <w:tab w:val="right" w:leader="dot" w:pos="9062"/>
            </w:tabs>
            <w:rPr>
              <w:rFonts w:eastAsiaTheme="minorEastAsia" w:cstheme="minorBidi"/>
              <w:sz w:val="22"/>
              <w:szCs w:val="22"/>
              <w:lang w:eastAsia="de-DE"/>
            </w:rPr>
          </w:pPr>
          <w:hyperlink w:anchor="_Toc43319227" w:history="1">
            <w:r w:rsidRPr="00F15235">
              <w:rPr>
                <w:rStyle w:val="Hyperlink"/>
                <w:sz w:val="18"/>
                <w:szCs w:val="18"/>
              </w:rPr>
              <w:t>Übersicht Kompakt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_Toc43319227 \h </w:instrText>
            </w:r>
            <w:r w:rsidRPr="00F15235">
              <w:rPr>
                <w:webHidden/>
                <w:sz w:val="18"/>
                <w:szCs w:val="18"/>
              </w:rPr>
            </w:r>
            <w:r w:rsidRPr="00F15235">
              <w:rPr>
                <w:webHidden/>
                <w:sz w:val="18"/>
                <w:szCs w:val="18"/>
              </w:rPr>
              <w:fldChar w:fldCharType="separate"/>
            </w:r>
            <w:r w:rsidRPr="00F15235">
              <w:rPr>
                <w:webHidden/>
                <w:sz w:val="18"/>
                <w:szCs w:val="18"/>
              </w:rPr>
              <w:t>35</w:t>
            </w:r>
            <w:r w:rsidRPr="00F15235">
              <w:rPr>
                <w:webHidden/>
                <w:sz w:val="18"/>
                <w:szCs w:val="18"/>
              </w:rPr>
              <w:fldChar w:fldCharType="end"/>
            </w:r>
          </w:hyperlink>
        </w:p>
        <w:p w14:paraId="45F8D9B3" w14:textId="14A3837B" w:rsidR="00880FB1" w:rsidRPr="00F15235" w:rsidRDefault="00880FB1">
          <w:pPr>
            <w:pStyle w:val="TOC3"/>
            <w:tabs>
              <w:tab w:val="right" w:leader="dot" w:pos="9062"/>
            </w:tabs>
            <w:rPr>
              <w:rFonts w:eastAsiaTheme="minorEastAsia" w:cstheme="minorBidi"/>
              <w:sz w:val="22"/>
              <w:szCs w:val="22"/>
              <w:lang w:eastAsia="de-DE"/>
            </w:rPr>
          </w:pPr>
          <w:hyperlink w:anchor="_Toc43319228" w:history="1">
            <w:r w:rsidRPr="00F15235">
              <w:rPr>
                <w:rStyle w:val="Hyperlink"/>
                <w:sz w:val="18"/>
                <w:szCs w:val="18"/>
              </w:rPr>
              <w:t>Übersicht Komplett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_Toc43319228 \h </w:instrText>
            </w:r>
            <w:r w:rsidRPr="00F15235">
              <w:rPr>
                <w:webHidden/>
                <w:sz w:val="18"/>
                <w:szCs w:val="18"/>
              </w:rPr>
            </w:r>
            <w:r w:rsidRPr="00F15235">
              <w:rPr>
                <w:webHidden/>
                <w:sz w:val="18"/>
                <w:szCs w:val="18"/>
              </w:rPr>
              <w:fldChar w:fldCharType="separate"/>
            </w:r>
            <w:r w:rsidRPr="00F15235">
              <w:rPr>
                <w:webHidden/>
                <w:sz w:val="18"/>
                <w:szCs w:val="18"/>
              </w:rPr>
              <w:t>36</w:t>
            </w:r>
            <w:r w:rsidRPr="00F15235">
              <w:rPr>
                <w:webHidden/>
                <w:sz w:val="18"/>
                <w:szCs w:val="18"/>
              </w:rPr>
              <w:fldChar w:fldCharType="end"/>
            </w:r>
          </w:hyperlink>
        </w:p>
        <w:p w14:paraId="76C472BA" w14:textId="1F9100E4" w:rsidR="00880FB1" w:rsidRPr="00F15235" w:rsidRDefault="00880FB1">
          <w:pPr>
            <w:pStyle w:val="TOC3"/>
            <w:tabs>
              <w:tab w:val="right" w:leader="dot" w:pos="9062"/>
            </w:tabs>
            <w:rPr>
              <w:rFonts w:eastAsiaTheme="minorEastAsia" w:cstheme="minorBidi"/>
              <w:sz w:val="22"/>
              <w:szCs w:val="22"/>
              <w:lang w:eastAsia="de-DE"/>
            </w:rPr>
          </w:pPr>
          <w:hyperlink w:anchor="_Toc43319229" w:history="1">
            <w:r w:rsidRPr="00F15235">
              <w:rPr>
                <w:rStyle w:val="Hyperlink"/>
                <w:sz w:val="18"/>
                <w:szCs w:val="18"/>
              </w:rPr>
              <w:t>VIEW</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_Toc43319229 \h </w:instrText>
            </w:r>
            <w:r w:rsidRPr="00F15235">
              <w:rPr>
                <w:webHidden/>
                <w:sz w:val="18"/>
                <w:szCs w:val="18"/>
              </w:rPr>
            </w:r>
            <w:r w:rsidRPr="00F15235">
              <w:rPr>
                <w:webHidden/>
                <w:sz w:val="18"/>
                <w:szCs w:val="18"/>
              </w:rPr>
              <w:fldChar w:fldCharType="separate"/>
            </w:r>
            <w:r w:rsidRPr="00F15235">
              <w:rPr>
                <w:webHidden/>
                <w:sz w:val="18"/>
                <w:szCs w:val="18"/>
              </w:rPr>
              <w:t>37</w:t>
            </w:r>
            <w:r w:rsidRPr="00F15235">
              <w:rPr>
                <w:webHidden/>
                <w:sz w:val="18"/>
                <w:szCs w:val="18"/>
              </w:rPr>
              <w:fldChar w:fldCharType="end"/>
            </w:r>
          </w:hyperlink>
        </w:p>
        <w:p w14:paraId="69724D71" w14:textId="3B2CB17C" w:rsidR="00880FB1" w:rsidRPr="00F15235" w:rsidRDefault="00880FB1">
          <w:pPr>
            <w:pStyle w:val="TOC3"/>
            <w:tabs>
              <w:tab w:val="right" w:leader="dot" w:pos="9062"/>
            </w:tabs>
            <w:rPr>
              <w:rFonts w:eastAsiaTheme="minorEastAsia" w:cstheme="minorBidi"/>
              <w:sz w:val="22"/>
              <w:szCs w:val="22"/>
              <w:lang w:eastAsia="de-DE"/>
            </w:rPr>
          </w:pPr>
          <w:hyperlink w:anchor="_Toc43319230" w:history="1">
            <w:r w:rsidRPr="00F15235">
              <w:rPr>
                <w:rStyle w:val="Hyperlink"/>
                <w:sz w:val="18"/>
                <w:szCs w:val="18"/>
              </w:rPr>
              <w:t>Übersicht Kompakt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_Toc43319230 \h </w:instrText>
            </w:r>
            <w:r w:rsidRPr="00F15235">
              <w:rPr>
                <w:webHidden/>
                <w:sz w:val="18"/>
                <w:szCs w:val="18"/>
              </w:rPr>
            </w:r>
            <w:r w:rsidRPr="00F15235">
              <w:rPr>
                <w:webHidden/>
                <w:sz w:val="18"/>
                <w:szCs w:val="18"/>
              </w:rPr>
              <w:fldChar w:fldCharType="separate"/>
            </w:r>
            <w:r w:rsidRPr="00F15235">
              <w:rPr>
                <w:webHidden/>
                <w:sz w:val="18"/>
                <w:szCs w:val="18"/>
              </w:rPr>
              <w:t>37</w:t>
            </w:r>
            <w:r w:rsidRPr="00F15235">
              <w:rPr>
                <w:webHidden/>
                <w:sz w:val="18"/>
                <w:szCs w:val="18"/>
              </w:rPr>
              <w:fldChar w:fldCharType="end"/>
            </w:r>
          </w:hyperlink>
        </w:p>
        <w:p w14:paraId="6111DC43" w14:textId="59173946" w:rsidR="00880FB1" w:rsidRPr="00F15235" w:rsidRDefault="00880FB1">
          <w:pPr>
            <w:pStyle w:val="TOC3"/>
            <w:tabs>
              <w:tab w:val="right" w:leader="dot" w:pos="9062"/>
            </w:tabs>
            <w:rPr>
              <w:rFonts w:eastAsiaTheme="minorEastAsia" w:cstheme="minorBidi"/>
              <w:sz w:val="22"/>
              <w:szCs w:val="22"/>
              <w:lang w:eastAsia="de-DE"/>
            </w:rPr>
          </w:pPr>
          <w:hyperlink w:anchor="_Toc43319231" w:history="1">
            <w:r w:rsidRPr="00F15235">
              <w:rPr>
                <w:rStyle w:val="Hyperlink"/>
                <w:sz w:val="18"/>
                <w:szCs w:val="18"/>
              </w:rPr>
              <w:t>CONTROLLER</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_Toc43319231 \h </w:instrText>
            </w:r>
            <w:r w:rsidRPr="00F15235">
              <w:rPr>
                <w:webHidden/>
                <w:sz w:val="18"/>
                <w:szCs w:val="18"/>
              </w:rPr>
            </w:r>
            <w:r w:rsidRPr="00F15235">
              <w:rPr>
                <w:webHidden/>
                <w:sz w:val="18"/>
                <w:szCs w:val="18"/>
              </w:rPr>
              <w:fldChar w:fldCharType="separate"/>
            </w:r>
            <w:r w:rsidRPr="00F15235">
              <w:rPr>
                <w:webHidden/>
                <w:sz w:val="18"/>
                <w:szCs w:val="18"/>
              </w:rPr>
              <w:t>37</w:t>
            </w:r>
            <w:r w:rsidRPr="00F15235">
              <w:rPr>
                <w:webHidden/>
                <w:sz w:val="18"/>
                <w:szCs w:val="18"/>
              </w:rPr>
              <w:fldChar w:fldCharType="end"/>
            </w:r>
          </w:hyperlink>
        </w:p>
        <w:p w14:paraId="053BEBFB" w14:textId="08A76382" w:rsidR="00880FB1" w:rsidRPr="00F15235" w:rsidRDefault="00880FB1">
          <w:pPr>
            <w:pStyle w:val="TOC3"/>
            <w:tabs>
              <w:tab w:val="right" w:leader="dot" w:pos="9062"/>
            </w:tabs>
            <w:rPr>
              <w:rFonts w:eastAsiaTheme="minorEastAsia" w:cstheme="minorBidi"/>
              <w:sz w:val="22"/>
              <w:szCs w:val="22"/>
              <w:lang w:eastAsia="de-DE"/>
            </w:rPr>
          </w:pPr>
          <w:hyperlink w:anchor="_Toc43319232" w:history="1">
            <w:r w:rsidRPr="00F15235">
              <w:rPr>
                <w:rStyle w:val="Hyperlink"/>
                <w:sz w:val="18"/>
                <w:szCs w:val="18"/>
              </w:rPr>
              <w:t>Kompakte Übersicht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_Toc43319232 \h </w:instrText>
            </w:r>
            <w:r w:rsidRPr="00F15235">
              <w:rPr>
                <w:webHidden/>
                <w:sz w:val="18"/>
                <w:szCs w:val="18"/>
              </w:rPr>
            </w:r>
            <w:r w:rsidRPr="00F15235">
              <w:rPr>
                <w:webHidden/>
                <w:sz w:val="18"/>
                <w:szCs w:val="18"/>
              </w:rPr>
              <w:fldChar w:fldCharType="separate"/>
            </w:r>
            <w:r w:rsidRPr="00F15235">
              <w:rPr>
                <w:webHidden/>
                <w:sz w:val="18"/>
                <w:szCs w:val="18"/>
              </w:rPr>
              <w:t>37</w:t>
            </w:r>
            <w:r w:rsidRPr="00F15235">
              <w:rPr>
                <w:webHidden/>
                <w:sz w:val="18"/>
                <w:szCs w:val="18"/>
              </w:rPr>
              <w:fldChar w:fldCharType="end"/>
            </w:r>
          </w:hyperlink>
        </w:p>
        <w:p w14:paraId="22DA6C6E" w14:textId="6E3DC534" w:rsidR="00880FB1" w:rsidRPr="00F15235" w:rsidRDefault="00880FB1">
          <w:pPr>
            <w:pStyle w:val="TOC3"/>
            <w:tabs>
              <w:tab w:val="right" w:leader="dot" w:pos="9062"/>
            </w:tabs>
            <w:rPr>
              <w:rFonts w:eastAsiaTheme="minorEastAsia" w:cstheme="minorBidi"/>
              <w:sz w:val="22"/>
              <w:szCs w:val="22"/>
              <w:lang w:eastAsia="de-DE"/>
            </w:rPr>
          </w:pPr>
          <w:hyperlink w:anchor="_Toc43319234" w:history="1">
            <w:r w:rsidRPr="00F15235">
              <w:rPr>
                <w:rStyle w:val="Hyperlink"/>
                <w:sz w:val="18"/>
                <w:szCs w:val="18"/>
              </w:rPr>
              <w:t>Vollständige Übersicht</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_Toc43319234 \h </w:instrText>
            </w:r>
            <w:r w:rsidRPr="00F15235">
              <w:rPr>
                <w:webHidden/>
                <w:sz w:val="18"/>
                <w:szCs w:val="18"/>
              </w:rPr>
            </w:r>
            <w:r w:rsidRPr="00F15235">
              <w:rPr>
                <w:webHidden/>
                <w:sz w:val="18"/>
                <w:szCs w:val="18"/>
              </w:rPr>
              <w:fldChar w:fldCharType="separate"/>
            </w:r>
            <w:r w:rsidRPr="00F15235">
              <w:rPr>
                <w:webHidden/>
                <w:sz w:val="18"/>
                <w:szCs w:val="18"/>
              </w:rPr>
              <w:t>38</w:t>
            </w:r>
            <w:r w:rsidRPr="00F15235">
              <w:rPr>
                <w:webHidden/>
                <w:sz w:val="18"/>
                <w:szCs w:val="18"/>
              </w:rPr>
              <w:fldChar w:fldCharType="end"/>
            </w:r>
          </w:hyperlink>
        </w:p>
        <w:p w14:paraId="307E77BA" w14:textId="2FE8E2B2" w:rsidR="00880FB1" w:rsidRPr="00F15235" w:rsidRDefault="00880FB1">
          <w:pPr>
            <w:pStyle w:val="TOC2"/>
            <w:tabs>
              <w:tab w:val="right" w:leader="dot" w:pos="9062"/>
            </w:tabs>
            <w:rPr>
              <w:rFonts w:eastAsiaTheme="minorEastAsia" w:cstheme="minorBidi"/>
              <w:i w:val="0"/>
              <w:sz w:val="22"/>
              <w:szCs w:val="22"/>
              <w:lang w:eastAsia="de-DE"/>
            </w:rPr>
          </w:pPr>
          <w:hyperlink w:anchor="_Toc43319235" w:history="1">
            <w:r w:rsidRPr="00F15235">
              <w:rPr>
                <w:rStyle w:val="Hyperlink"/>
                <w:sz w:val="18"/>
                <w:szCs w:val="18"/>
              </w:rPr>
              <w:t>Komponentendiagramm</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_Toc43319235 \h </w:instrText>
            </w:r>
            <w:r w:rsidRPr="00F15235">
              <w:rPr>
                <w:webHidden/>
                <w:sz w:val="18"/>
                <w:szCs w:val="18"/>
              </w:rPr>
            </w:r>
            <w:r w:rsidRPr="00F15235">
              <w:rPr>
                <w:webHidden/>
                <w:sz w:val="18"/>
                <w:szCs w:val="18"/>
              </w:rPr>
              <w:fldChar w:fldCharType="separate"/>
            </w:r>
            <w:r w:rsidRPr="00F15235">
              <w:rPr>
                <w:webHidden/>
                <w:sz w:val="18"/>
                <w:szCs w:val="18"/>
              </w:rPr>
              <w:t>39</w:t>
            </w:r>
            <w:r w:rsidRPr="00F15235">
              <w:rPr>
                <w:webHidden/>
                <w:sz w:val="18"/>
                <w:szCs w:val="18"/>
              </w:rPr>
              <w:fldChar w:fldCharType="end"/>
            </w:r>
          </w:hyperlink>
        </w:p>
        <w:p w14:paraId="7EC3E425" w14:textId="4D276B21" w:rsidR="00880FB1" w:rsidRPr="00F15235" w:rsidRDefault="00880FB1">
          <w:pPr>
            <w:pStyle w:val="TOC2"/>
            <w:tabs>
              <w:tab w:val="right" w:leader="dot" w:pos="9062"/>
            </w:tabs>
            <w:rPr>
              <w:rFonts w:eastAsiaTheme="minorEastAsia" w:cstheme="minorBidi"/>
              <w:i w:val="0"/>
              <w:sz w:val="22"/>
              <w:szCs w:val="22"/>
              <w:lang w:eastAsia="de-DE"/>
            </w:rPr>
          </w:pPr>
          <w:hyperlink w:anchor="_Toc43319236" w:history="1">
            <w:r w:rsidRPr="00F15235">
              <w:rPr>
                <w:rStyle w:val="Hyperlink"/>
                <w:sz w:val="18"/>
                <w:szCs w:val="18"/>
              </w:rPr>
              <w:t>Paketdiagramm</w:t>
            </w:r>
            <w:r w:rsidRPr="00F15235">
              <w:rPr>
                <w:webHidden/>
                <w:sz w:val="18"/>
                <w:szCs w:val="18"/>
              </w:rPr>
              <w:tab/>
            </w:r>
            <w:r w:rsidRPr="00F15235">
              <w:rPr>
                <w:webHidden/>
                <w:sz w:val="18"/>
                <w:szCs w:val="18"/>
              </w:rPr>
              <w:fldChar w:fldCharType="begin"/>
            </w:r>
            <w:r w:rsidRPr="00F15235">
              <w:rPr>
                <w:webHidden/>
                <w:sz w:val="18"/>
                <w:szCs w:val="18"/>
              </w:rPr>
              <w:instrText xml:space="preserve"> PAGEREF _Toc43319236 \h </w:instrText>
            </w:r>
            <w:r w:rsidRPr="00F15235">
              <w:rPr>
                <w:webHidden/>
                <w:sz w:val="18"/>
                <w:szCs w:val="18"/>
              </w:rPr>
            </w:r>
            <w:r w:rsidRPr="00F15235">
              <w:rPr>
                <w:webHidden/>
                <w:sz w:val="18"/>
                <w:szCs w:val="18"/>
              </w:rPr>
              <w:fldChar w:fldCharType="separate"/>
            </w:r>
            <w:r w:rsidRPr="00F15235">
              <w:rPr>
                <w:webHidden/>
                <w:sz w:val="18"/>
                <w:szCs w:val="18"/>
              </w:rPr>
              <w:t>40</w:t>
            </w:r>
            <w:r w:rsidRPr="00F15235">
              <w:rPr>
                <w:webHidden/>
                <w:sz w:val="18"/>
                <w:szCs w:val="18"/>
              </w:rPr>
              <w:fldChar w:fldCharType="end"/>
            </w:r>
          </w:hyperlink>
        </w:p>
        <w:p w14:paraId="7F622B26" w14:textId="5CF145D3" w:rsidR="00077A29" w:rsidRPr="007F50A3" w:rsidRDefault="00077A29" w:rsidP="004009DD">
          <w:pPr>
            <w:spacing w:line="360" w:lineRule="auto"/>
            <w:jc w:val="both"/>
            <w:rPr>
              <w:rFonts w:ascii="Arial" w:hAnsi="Arial" w:cs="Arial"/>
            </w:rPr>
          </w:pPr>
          <w:r w:rsidRPr="00F15235">
            <w:rPr>
              <w:rFonts w:ascii="Arial" w:hAnsi="Arial" w:cs="Arial"/>
              <w:sz w:val="20"/>
              <w:szCs w:val="20"/>
            </w:rPr>
            <w:fldChar w:fldCharType="end"/>
          </w:r>
        </w:p>
      </w:sdtContent>
    </w:sdt>
    <w:p w14:paraId="313C133C" w14:textId="77777777" w:rsidR="00D66F95" w:rsidRPr="007F50A3" w:rsidRDefault="00D66F95" w:rsidP="004009DD">
      <w:pPr>
        <w:spacing w:line="360" w:lineRule="auto"/>
        <w:jc w:val="both"/>
        <w:rPr>
          <w:rFonts w:ascii="Arial" w:hAnsi="Arial" w:cs="Arial"/>
          <w:sz w:val="30"/>
          <w:szCs w:val="30"/>
        </w:rPr>
      </w:pPr>
    </w:p>
    <w:p w14:paraId="145E28EB" w14:textId="4ECD204B" w:rsidR="00134FCF" w:rsidRPr="00226E31" w:rsidRDefault="00134FCF" w:rsidP="00226E31">
      <w:pPr>
        <w:pStyle w:val="Heading1"/>
      </w:pPr>
      <w:r w:rsidRPr="00226E31">
        <w:t xml:space="preserve"> </w:t>
      </w:r>
      <w:bookmarkStart w:id="3" w:name="_Toc43319192"/>
      <w:r w:rsidRPr="00226E31">
        <w:t>Einleitung</w:t>
      </w:r>
      <w:bookmarkEnd w:id="3"/>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Als Build Tool wird Maven eingesetzt und als Testframework JUnit.</w:t>
      </w:r>
    </w:p>
    <w:p w14:paraId="62C34405" w14:textId="4EFBB68E" w:rsidR="00710608" w:rsidRDefault="00710608" w:rsidP="004009DD">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226E31" w:rsidRDefault="00134FCF" w:rsidP="00226E31">
      <w:pPr>
        <w:pStyle w:val="Heading1"/>
        <w:rPr>
          <w:ins w:id="4" w:author="Maier Stefan (inf18229)" w:date="2019-10-10T13:58:00Z"/>
        </w:rPr>
      </w:pPr>
      <w:bookmarkStart w:id="5" w:name="_Toc21688791"/>
      <w:bookmarkEnd w:id="5"/>
      <w:r w:rsidRPr="00226E31">
        <w:t xml:space="preserve"> </w:t>
      </w:r>
      <w:bookmarkStart w:id="6" w:name="_Toc43319193"/>
      <w:r w:rsidRPr="00226E31">
        <w:t>Installations-/ Debugging-Hinweise</w:t>
      </w:r>
      <w:bookmarkEnd w:id="6"/>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Heading2"/>
      </w:pPr>
      <w:bookmarkStart w:id="7" w:name="_Toc43319194"/>
      <w:r w:rsidRPr="00226E31">
        <w:t>Installation Java IDE</w:t>
      </w:r>
      <w:bookmarkEnd w:id="7"/>
    </w:p>
    <w:p w14:paraId="1F417185" w14:textId="388C01B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r w:rsidR="00C52AF3" w:rsidRPr="004009DD">
        <w:rPr>
          <w:rFonts w:ascii="Arial" w:hAnsi="Arial" w:cs="Arial"/>
          <w:b/>
          <w:bCs/>
        </w:rPr>
        <w:t>Intellij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Development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4742A4" w:rsidP="004009DD">
      <w:pPr>
        <w:spacing w:line="360" w:lineRule="auto"/>
        <w:jc w:val="both"/>
        <w:rPr>
          <w:rFonts w:ascii="Arial" w:hAnsi="Arial" w:cs="Arial"/>
        </w:rPr>
      </w:pPr>
      <w:hyperlink r:id="rId9" w:history="1">
        <w:r w:rsidR="00C27725">
          <w:rPr>
            <w:rStyle w:val="Hyperlink"/>
          </w:rPr>
          <w:t>https://www.jetbrains.com/idea/download/other.html</w:t>
        </w:r>
      </w:hyperlink>
    </w:p>
    <w:p w14:paraId="50C20F63" w14:textId="56AF28FB" w:rsidR="00C27725" w:rsidRPr="00226E31" w:rsidRDefault="004009DD" w:rsidP="00226E31">
      <w:pPr>
        <w:pStyle w:val="Heading2"/>
      </w:pPr>
      <w:bookmarkStart w:id="8" w:name="_Toc43319195"/>
      <w:r w:rsidRPr="00226E31">
        <w:t>Installation des SDK</w:t>
      </w:r>
      <w:bookmarkEnd w:id="8"/>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D</w:t>
      </w:r>
      <w:r w:rsidR="00495CF4">
        <w:rPr>
          <w:rFonts w:ascii="Arial" w:hAnsi="Arial" w:cs="Arial"/>
        </w:rPr>
        <w:t>as</w:t>
      </w:r>
      <w:r w:rsidR="00ED55C1">
        <w:rPr>
          <w:rFonts w:ascii="Arial" w:hAnsi="Arial" w:cs="Arial"/>
        </w:rPr>
        <w:t xml:space="preserve"> SDK lässt sich über folgenden </w:t>
      </w:r>
      <w:r w:rsidR="00495CF4">
        <w:rPr>
          <w:rFonts w:ascii="Arial" w:hAnsi="Arial" w:cs="Arial"/>
        </w:rPr>
        <w:t>L</w:t>
      </w:r>
      <w:r w:rsidR="00ED55C1">
        <w:rPr>
          <w:rFonts w:ascii="Arial" w:hAnsi="Arial" w:cs="Arial"/>
        </w:rPr>
        <w:t>ink herunterladen</w:t>
      </w:r>
    </w:p>
    <w:p w14:paraId="1E460969" w14:textId="2721AF95" w:rsidR="00ED55C1" w:rsidRDefault="004742A4" w:rsidP="004009DD">
      <w:pPr>
        <w:spacing w:line="360" w:lineRule="auto"/>
        <w:jc w:val="both"/>
      </w:pPr>
      <w:hyperlink r:id="rId10" w:history="1">
        <w:r w:rsidR="00ED55C1">
          <w:rPr>
            <w:rStyle w:val="Hyperlink"/>
          </w:rPr>
          <w:t>https://jdk.java.net/archive/</w:t>
        </w:r>
      </w:hyperlink>
    </w:p>
    <w:p w14:paraId="7ADA1441" w14:textId="0A4E00AF" w:rsidR="007F6897" w:rsidRDefault="00F80A8A" w:rsidP="004009DD">
      <w:pPr>
        <w:spacing w:line="360" w:lineRule="auto"/>
        <w:jc w:val="both"/>
      </w:pPr>
      <w:r>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2B522F8D" w:rsidR="004323AC" w:rsidRDefault="0096154C" w:rsidP="004009DD">
      <w:pPr>
        <w:pStyle w:val="ListParagraph"/>
        <w:numPr>
          <w:ilvl w:val="0"/>
          <w:numId w:val="22"/>
        </w:numPr>
        <w:spacing w:line="360" w:lineRule="auto"/>
        <w:jc w:val="both"/>
      </w:pPr>
      <w:r>
        <w:t>Öffnen Sie IntelliJ IDEA</w:t>
      </w:r>
      <w:r w:rsidR="00F3743C">
        <w:t xml:space="preserve">, </w:t>
      </w:r>
      <w:r w:rsidR="00C46600">
        <w:t>folgendes Fe</w:t>
      </w:r>
      <w:r w:rsidR="009D7C43">
        <w:t>n</w:t>
      </w:r>
      <w:r w:rsidR="00C46600">
        <w:t>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Paragraph"/>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Paragraph"/>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Paragraph"/>
        <w:numPr>
          <w:ilvl w:val="0"/>
          <w:numId w:val="22"/>
        </w:numPr>
        <w:spacing w:line="360" w:lineRule="auto"/>
        <w:jc w:val="both"/>
      </w:pPr>
      <w:r>
        <w:t>Das Projekt wird in IntelliJ IDEA geladen.</w:t>
      </w:r>
    </w:p>
    <w:p w14:paraId="7571179B" w14:textId="011000DD" w:rsidR="00126192" w:rsidRDefault="00E95FB5" w:rsidP="004009DD">
      <w:pPr>
        <w:pStyle w:val="ListParagraph"/>
        <w:numPr>
          <w:ilvl w:val="0"/>
          <w:numId w:val="22"/>
        </w:numPr>
        <w:spacing w:line="360" w:lineRule="auto"/>
        <w:jc w:val="both"/>
      </w:pPr>
      <w:r>
        <w:t xml:space="preserve">Gehen Sie nun im Menü auf </w:t>
      </w:r>
      <w:r w:rsidRPr="00194159">
        <w:t>File/</w:t>
      </w:r>
      <w:r w:rsidR="0039793F" w:rsidRPr="00194159">
        <w:t>Project Structure</w:t>
      </w:r>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Paragraph"/>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Paragraph"/>
        <w:numPr>
          <w:ilvl w:val="0"/>
          <w:numId w:val="22"/>
        </w:numPr>
        <w:spacing w:line="360" w:lineRule="auto"/>
        <w:jc w:val="both"/>
      </w:pPr>
      <w:r>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Paragraph"/>
        <w:numPr>
          <w:ilvl w:val="0"/>
          <w:numId w:val="22"/>
        </w:numPr>
        <w:spacing w:line="360" w:lineRule="auto"/>
        <w:jc w:val="both"/>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Heading2"/>
      </w:pPr>
      <w:bookmarkStart w:id="9" w:name="_Toc43319196"/>
      <w:r w:rsidRPr="00226E31">
        <w:t>INSTALLATION UND KONFIGURATION ALS MAVEN PROJEKT</w:t>
      </w:r>
      <w:bookmarkEnd w:id="9"/>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Paragraph"/>
        <w:numPr>
          <w:ilvl w:val="0"/>
          <w:numId w:val="23"/>
        </w:numPr>
        <w:spacing w:line="360" w:lineRule="auto"/>
        <w:jc w:val="both"/>
        <w:rPr>
          <w:rFonts w:ascii="Arial" w:hAnsi="Arial" w:cs="Arial"/>
        </w:rPr>
      </w:pPr>
      <w:r>
        <w:rPr>
          <w:rFonts w:ascii="Arial" w:hAnsi="Arial" w:cs="Arial"/>
        </w:rPr>
        <w:t xml:space="preserve">In der Projektstruktur in IntelliJ IDEA das </w:t>
      </w:r>
      <w:r w:rsidRPr="00A62604">
        <w:rPr>
          <w:rFonts w:ascii="Arial" w:hAnsi="Arial" w:cs="Arial"/>
          <w:b/>
          <w:bCs/>
        </w:rPr>
        <w:t xml:space="preserve">pom.xml File </w:t>
      </w:r>
      <w:r w:rsidR="003F7521" w:rsidRPr="00A62604">
        <w:rPr>
          <w:rFonts w:ascii="Arial" w:hAnsi="Arial" w:cs="Arial"/>
          <w:b/>
          <w:bCs/>
        </w:rPr>
        <w:t>selektieren</w:t>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Paragraph"/>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Heading2"/>
      </w:pPr>
      <w:bookmarkStart w:id="10" w:name="_Toc43319197"/>
      <w:r w:rsidRPr="00226E31">
        <w:rPr>
          <w:rStyle w:val="Heading2Char"/>
        </w:rPr>
        <w:t>KOMPILIEREN</w:t>
      </w:r>
      <w:r w:rsidR="00523826" w:rsidRPr="00226E31">
        <w:t xml:space="preserve"> DE</w:t>
      </w:r>
      <w:r w:rsidR="00355817" w:rsidRPr="00226E31">
        <w:t>R</w:t>
      </w:r>
      <w:r w:rsidR="00523826" w:rsidRPr="00226E31">
        <w:t xml:space="preserve"> </w:t>
      </w:r>
      <w:r w:rsidR="00355817" w:rsidRPr="00226E31">
        <w:t>APPLIKATION</w:t>
      </w:r>
      <w:bookmarkEnd w:id="10"/>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Paragraph"/>
        <w:numPr>
          <w:ilvl w:val="0"/>
          <w:numId w:val="24"/>
        </w:numPr>
        <w:spacing w:line="360" w:lineRule="auto"/>
        <w:jc w:val="both"/>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Paragraph"/>
        <w:numPr>
          <w:ilvl w:val="0"/>
          <w:numId w:val="24"/>
        </w:numPr>
        <w:spacing w:line="360" w:lineRule="auto"/>
        <w:jc w:val="both"/>
        <w:rPr>
          <w:rFonts w:ascii="Arial" w:hAnsi="Arial" w:cs="Arial"/>
        </w:rPr>
      </w:pPr>
      <w:r>
        <w:rPr>
          <w:rFonts w:ascii="Arial" w:hAnsi="Arial" w:cs="Arial"/>
        </w:rPr>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r w:rsidR="002643F7">
        <w:rPr>
          <w:rFonts w:ascii="Arial" w:hAnsi="Arial" w:cs="Arial"/>
        </w:rPr>
        <w:t>main.main()</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34032228">
            <wp:extent cx="3698076" cy="1546860"/>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815"/>
                    <a:stretch/>
                  </pic:blipFill>
                  <pic:spPr bwMode="auto">
                    <a:xfrm>
                      <a:off x="0" y="0"/>
                      <a:ext cx="3708456" cy="1551202"/>
                    </a:xfrm>
                    <a:prstGeom prst="rect">
                      <a:avLst/>
                    </a:prstGeom>
                    <a:ln>
                      <a:noFill/>
                    </a:ln>
                    <a:extLst>
                      <a:ext uri="{53640926-AAD7-44D8-BBD7-CCE9431645EC}">
                        <a14:shadowObscured xmlns:a14="http://schemas.microsoft.com/office/drawing/2010/main"/>
                      </a:ext>
                    </a:extLst>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Heading2"/>
      </w:pPr>
      <w:bookmarkStart w:id="11" w:name="_Toc43319198"/>
      <w:r>
        <w:t>Kompilation der Unit Tests</w:t>
      </w:r>
      <w:bookmarkEnd w:id="11"/>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Paragraph"/>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4009DD">
      <w:pPr>
        <w:pStyle w:val="ListParagraph"/>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Heading2"/>
      </w:pPr>
      <w:bookmarkStart w:id="12" w:name="_Toc43319199"/>
      <w:r>
        <w:t>Installation von Visual Paradigm</w:t>
      </w:r>
      <w:bookmarkEnd w:id="12"/>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4742A4" w:rsidP="004009DD">
      <w:pPr>
        <w:spacing w:line="360" w:lineRule="auto"/>
        <w:jc w:val="both"/>
        <w:rPr>
          <w:rFonts w:ascii="Arial" w:hAnsi="Arial" w:cs="Arial"/>
        </w:rPr>
      </w:pPr>
      <w:hyperlink r:id="rId25" w:history="1">
        <w:r w:rsidR="00A52C74" w:rsidRPr="00D636DF">
          <w:rPr>
            <w:rStyle w:val="Hyperlink"/>
            <w:rFonts w:ascii="Arial" w:hAnsi="Arial" w:cs="Arial"/>
          </w:rPr>
          <w:t>https://www.visual-paradigm.com/download/community.jsp</w:t>
        </w:r>
      </w:hyperlink>
    </w:p>
    <w:p w14:paraId="61E8FACC" w14:textId="0166548B"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 xml:space="preserve">folgende Datei unter </w:t>
      </w:r>
      <w:r w:rsidR="75DD965B" w:rsidRPr="00075689">
        <w:rPr>
          <w:rFonts w:ascii="Arial" w:hAnsi="Arial" w:cs="Arial"/>
          <w:b/>
          <w:bCs/>
        </w:rPr>
        <w:t>SWEII_CASE_TOOL/Dokumentation/</w:t>
      </w:r>
      <w:r w:rsidR="004742A4">
        <w:rPr>
          <w:rFonts w:ascii="Arial" w:hAnsi="Arial" w:cs="Arial"/>
          <w:b/>
          <w:bCs/>
        </w:rPr>
        <w:t>Diagramme</w:t>
      </w:r>
      <w:r w:rsidR="6EC56E6C" w:rsidRPr="00075689">
        <w:rPr>
          <w:rFonts w:ascii="Arial" w:hAnsi="Arial" w:cs="Arial"/>
          <w:b/>
          <w:bCs/>
        </w:rPr>
        <w:t>/</w:t>
      </w:r>
      <w:r w:rsidR="0089176B">
        <w:rPr>
          <w:rFonts w:ascii="Arial" w:hAnsi="Arial" w:cs="Arial"/>
          <w:b/>
          <w:bCs/>
        </w:rPr>
        <w:t>VPP</w:t>
      </w:r>
      <w:r w:rsidR="6EC56E6C" w:rsidRPr="00075689">
        <w:rPr>
          <w:rFonts w:ascii="Arial" w:hAnsi="Arial" w:cs="Arial"/>
          <w:b/>
          <w:bCs/>
        </w:rPr>
        <w:t>Design/</w:t>
      </w:r>
      <w:r w:rsidR="19B80CA2" w:rsidRPr="00075689">
        <w:rPr>
          <w:rFonts w:ascii="Arial" w:hAnsi="Arial" w:cs="Arial"/>
          <w:b/>
          <w:bCs/>
        </w:rPr>
        <w:t>CASE_TOOL_</w:t>
      </w:r>
      <w:r w:rsidR="730C3542" w:rsidRPr="00075689">
        <w:rPr>
          <w:rFonts w:ascii="Arial" w:hAnsi="Arial" w:cs="Arial"/>
          <w:b/>
          <w:bCs/>
        </w:rPr>
        <w:t>Diagrams</w:t>
      </w:r>
      <w:r w:rsidR="19B80CA2" w:rsidRPr="00075689">
        <w:rPr>
          <w:rFonts w:ascii="Arial" w:hAnsi="Arial" w:cs="Arial"/>
          <w:b/>
          <w:bCs/>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r w:rsidR="00C03D79" w:rsidRPr="00D636DF">
        <w:rPr>
          <w:rFonts w:ascii="Arial" w:hAnsi="Arial" w:cs="Arial"/>
        </w:rPr>
        <w:t xml:space="preserve">. Der </w:t>
      </w:r>
      <w:r w:rsidR="00C03D79" w:rsidRPr="00EE3AE8">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Paragraph"/>
        <w:keepNext/>
        <w:keepLines/>
        <w:numPr>
          <w:ilvl w:val="0"/>
          <w:numId w:val="5"/>
        </w:numPr>
        <w:spacing w:before="240" w:after="0" w:line="360" w:lineRule="auto"/>
        <w:contextualSpacing w:val="0"/>
        <w:jc w:val="both"/>
        <w:outlineLvl w:val="0"/>
        <w:rPr>
          <w:ins w:id="13" w:author="Schiffel Florian (inf18235)" w:date="2019-10-10T18:42:00Z"/>
          <w:rFonts w:ascii="Arial" w:eastAsiaTheme="majorEastAsia" w:hAnsi="Arial" w:cs="Arial"/>
          <w:vanish/>
          <w:color w:val="2F5496" w:themeColor="accent1" w:themeShade="BF"/>
          <w:sz w:val="40"/>
          <w:szCs w:val="40"/>
        </w:rPr>
      </w:pPr>
      <w:bookmarkStart w:id="14" w:name="_Toc21688794"/>
      <w:bookmarkStart w:id="15" w:name="_Toc42508026"/>
      <w:bookmarkStart w:id="16" w:name="_Toc42845980"/>
      <w:bookmarkStart w:id="17" w:name="_Toc42861416"/>
      <w:bookmarkStart w:id="18" w:name="_Toc43290997"/>
      <w:bookmarkStart w:id="19" w:name="_Toc43291086"/>
      <w:bookmarkStart w:id="20" w:name="_Toc43292555"/>
      <w:bookmarkStart w:id="21" w:name="_Toc43304872"/>
      <w:bookmarkStart w:id="22" w:name="_Toc43305322"/>
      <w:bookmarkStart w:id="23" w:name="_Toc43311678"/>
      <w:bookmarkStart w:id="24" w:name="_Toc43311723"/>
      <w:bookmarkStart w:id="25" w:name="_Toc43311773"/>
      <w:bookmarkStart w:id="26" w:name="_Toc43319200"/>
      <w:bookmarkEnd w:id="14"/>
      <w:bookmarkEnd w:id="15"/>
      <w:bookmarkEnd w:id="16"/>
      <w:bookmarkEnd w:id="17"/>
      <w:bookmarkEnd w:id="18"/>
      <w:bookmarkEnd w:id="19"/>
      <w:bookmarkEnd w:id="20"/>
      <w:bookmarkEnd w:id="21"/>
      <w:bookmarkEnd w:id="22"/>
      <w:bookmarkEnd w:id="23"/>
      <w:bookmarkEnd w:id="24"/>
      <w:bookmarkEnd w:id="25"/>
      <w:bookmarkEnd w:id="26"/>
    </w:p>
    <w:p w14:paraId="33FE27DD" w14:textId="7C4A1743" w:rsidR="006B221A" w:rsidRPr="006D2F6A" w:rsidRDefault="4B4CEA30" w:rsidP="006D2F6A">
      <w:pPr>
        <w:pStyle w:val="Heading1"/>
      </w:pPr>
      <w:bookmarkStart w:id="27" w:name="_Toc43319201"/>
      <w:r w:rsidRPr="006D2F6A">
        <w:t>Programmstruktur</w:t>
      </w:r>
      <w:bookmarkEnd w:id="27"/>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6BBEBAF4"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27">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r w:rsidR="006C699F" w:rsidRPr="6B28AFC2">
        <w:rPr>
          <w:rFonts w:ascii="Arial" w:hAnsi="Arial" w:cs="Arial"/>
        </w:rPr>
        <w:t>dass</w:t>
      </w:r>
      <w:r w:rsidR="00997643" w:rsidRPr="6B28AFC2">
        <w:rPr>
          <w:rFonts w:ascii="Arial" w:hAnsi="Arial" w:cs="Arial"/>
        </w:rPr>
        <w:t xml:space="preserve"> ein neuer Frame-Controller das Interface implementiert und die Tab-Controller entsprechend ihrer Funktionen benachrichtigt.</w:t>
      </w:r>
    </w:p>
    <w:p w14:paraId="226297D6" w14:textId="318D296D" w:rsidR="006C699F" w:rsidRDefault="00B96837" w:rsidP="006C699F">
      <w:pPr>
        <w:spacing w:line="360" w:lineRule="auto"/>
        <w:rPr>
          <w:rFonts w:ascii="Arial" w:hAnsi="Arial" w:cs="Arial"/>
        </w:rPr>
      </w:pPr>
      <w:r>
        <w:rPr>
          <w:rFonts w:ascii="Arial" w:hAnsi="Arial" w:cs="Arial"/>
        </w:rPr>
        <w:t xml:space="preserve">Die oben beschriebene Software Architektur als MVC mit vertikaler Dekomposition lässt sich anhand des Komponentendiagramms gut erkennen. Auch die sehr hohe Modularität zwischen den einzelnen Komponenten ist zu erkennen, so sind bis auf die Projektdatenstruktur alle Elemente austauschbar und anpassbar. (s. Anhang und </w:t>
      </w:r>
      <w:r>
        <w:rPr>
          <w:rFonts w:ascii="Arial" w:hAnsi="Arial" w:cs="Arial"/>
          <w:b/>
          <w:bCs/>
        </w:rPr>
        <w:t>SWEII_CASE_TOOL/Dokumentation/</w:t>
      </w:r>
      <w:r w:rsidR="00EA70CB">
        <w:rPr>
          <w:rFonts w:ascii="Arial" w:hAnsi="Arial" w:cs="Arial"/>
          <w:b/>
          <w:bCs/>
        </w:rPr>
        <w:t>Diagramme</w:t>
      </w:r>
      <w:r>
        <w:rPr>
          <w:rFonts w:ascii="Arial" w:hAnsi="Arial" w:cs="Arial"/>
          <w:b/>
          <w:bCs/>
        </w:rPr>
        <w:t>/</w:t>
      </w:r>
      <w:r w:rsidR="000D4EF0">
        <w:rPr>
          <w:rFonts w:ascii="Arial" w:hAnsi="Arial" w:cs="Arial"/>
          <w:b/>
          <w:bCs/>
        </w:rPr>
        <w:t>VPPDesign</w:t>
      </w:r>
      <w:r>
        <w:rPr>
          <w:rFonts w:ascii="Arial" w:hAnsi="Arial" w:cs="Arial"/>
          <w:b/>
          <w:bCs/>
        </w:rPr>
        <w:t>/</w:t>
      </w:r>
      <w:r w:rsidR="00433466" w:rsidRPr="00433466">
        <w:rPr>
          <w:rFonts w:ascii="Arial" w:hAnsi="Arial" w:cs="Arial"/>
          <w:b/>
          <w:bCs/>
        </w:rPr>
        <w:t>CASE_Tool_Diagrams.vpp</w:t>
      </w:r>
      <w:r>
        <w:rPr>
          <w:rFonts w:ascii="Arial" w:hAnsi="Arial" w:cs="Arial"/>
        </w:rPr>
        <w:t xml:space="preserve"> in Visual Paradigm unter Components Diagramm (s. Anleitung aus Kapitel 2))</w:t>
      </w:r>
    </w:p>
    <w:p w14:paraId="4D64CABB" w14:textId="0F0AAA3B" w:rsidR="00997643" w:rsidRDefault="00997643" w:rsidP="006D2F6A">
      <w:pPr>
        <w:pStyle w:val="Heading2"/>
      </w:pPr>
      <w:bookmarkStart w:id="28" w:name="_Toc43319202"/>
      <w:r w:rsidRPr="00997643">
        <w:t>MODEL</w:t>
      </w:r>
      <w:bookmarkEnd w:id="28"/>
    </w:p>
    <w:p w14:paraId="60A79B78" w14:textId="5E4688BD" w:rsidR="004009DD" w:rsidRDefault="00BE7083" w:rsidP="006D2F6A">
      <w:pPr>
        <w:pStyle w:val="Heading3"/>
      </w:pPr>
      <w:bookmarkStart w:id="29" w:name="_Toc43319203"/>
      <w:r w:rsidRPr="00BE7083">
        <w:t>Projektdaten</w:t>
      </w:r>
      <w:bookmarkEnd w:id="29"/>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Paragraph"/>
        <w:numPr>
          <w:ilvl w:val="0"/>
          <w:numId w:val="20"/>
        </w:numPr>
        <w:spacing w:line="360" w:lineRule="auto"/>
        <w:jc w:val="both"/>
        <w:rPr>
          <w:rFonts w:ascii="Arial" w:hAnsi="Arial" w:cs="Arial"/>
        </w:rPr>
      </w:pPr>
      <w:r w:rsidRPr="00083A96">
        <w:rPr>
          <w:rFonts w:ascii="Arial" w:hAnsi="Arial" w:cs="Arial"/>
        </w:rPr>
        <w:t>Schätzkonfiguration</w:t>
      </w:r>
    </w:p>
    <w:p w14:paraId="26077F21" w14:textId="4EA32BC1"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allgemeine Beschreibung für Projektinformationen </w:t>
      </w:r>
      <w:r>
        <w:rPr>
          <w:rFonts w:ascii="Arial" w:hAnsi="Arial" w:cs="Arial"/>
        </w:rPr>
        <w:t>und Produktinhalte finden. Dabei besteht eine Projektinformation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 Gleiches gilt ebenso für die Produktinhalte. Diese lassen sich durch abstrahieren in dem sie alle eine ID besitzen eine DET Gewicht eine Function Point Gewicht sowie eine Function Point Kategorie.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r w:rsidRPr="00B47A86">
        <w:rPr>
          <w:rFonts w:ascii="Arial" w:hAnsi="Arial" w:cs="Arial"/>
          <w:i/>
          <w:iCs/>
        </w:rPr>
        <w:t>calculateWeight</w:t>
      </w:r>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Function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64D26447" w14:textId="738C4FAF" w:rsidR="00C13C9F" w:rsidRDefault="00C13C9F" w:rsidP="00C13C9F">
      <w:pPr>
        <w:spacing w:line="360" w:lineRule="auto"/>
        <w:rPr>
          <w:rFonts w:ascii="Arial" w:hAnsi="Arial" w:cs="Arial"/>
        </w:rPr>
      </w:pPr>
      <w:r>
        <w:rPr>
          <w:rFonts w:ascii="Arial" w:hAnsi="Arial" w:cs="Arial"/>
        </w:rPr>
        <w:t xml:space="preserve">Die Variablen der Subklassen von </w:t>
      </w:r>
      <w:r w:rsidRPr="00433466">
        <w:rPr>
          <w:rFonts w:ascii="Arial" w:hAnsi="Arial" w:cs="Arial"/>
          <w:i/>
          <w:iCs/>
        </w:rPr>
        <w:t>M_PROJECTDATA</w:t>
      </w:r>
      <w:r>
        <w:rPr>
          <w:rFonts w:ascii="Arial" w:hAnsi="Arial" w:cs="Arial"/>
        </w:rPr>
        <w:t xml:space="preserve"> sind öffentlich sichtbar (</w:t>
      </w:r>
      <w:r w:rsidRPr="006C699F">
        <w:rPr>
          <w:rFonts w:ascii="Arial" w:hAnsi="Arial" w:cs="Arial"/>
          <w:i/>
          <w:iCs/>
        </w:rPr>
        <w:t>public</w:t>
      </w:r>
      <w:r>
        <w:rPr>
          <w:rFonts w:ascii="Arial" w:hAnsi="Arial" w:cs="Arial"/>
        </w:rPr>
        <w:t>), da diese Variablen vom User jederzeit einsehbar und veränderbar sind.</w:t>
      </w:r>
    </w:p>
    <w:p w14:paraId="08A4EB3C" w14:textId="77777777" w:rsidR="003912C6" w:rsidRDefault="003912C6" w:rsidP="004009DD">
      <w:pPr>
        <w:spacing w:line="360" w:lineRule="auto"/>
        <w:jc w:val="both"/>
        <w:rPr>
          <w:rFonts w:ascii="Arial" w:hAnsi="Arial" w:cs="Arial"/>
        </w:rPr>
      </w:pPr>
      <w:r>
        <w:rPr>
          <w:rFonts w:ascii="Arial" w:hAnsi="Arial" w:cs="Arial"/>
        </w:rPr>
        <w:t xml:space="preserve">Aus nachfolgender Abbildung lässt sich die Struktur der Projektdaten erkennen. Alle Daten des Modells sind in </w:t>
      </w:r>
      <w:r w:rsidRPr="00433466">
        <w:rPr>
          <w:rFonts w:ascii="Arial" w:hAnsi="Arial" w:cs="Arial"/>
          <w:i/>
          <w:iCs/>
        </w:rPr>
        <w:t>M_PROJECTDATA</w:t>
      </w:r>
      <w:r>
        <w:rPr>
          <w:rFonts w:ascii="Arial" w:hAnsi="Arial" w:cs="Arial"/>
        </w:rPr>
        <w:t xml:space="preserve"> zusammengefasst.</w:t>
      </w:r>
    </w:p>
    <w:p w14:paraId="39E112E5" w14:textId="20451677" w:rsidR="003912C6" w:rsidRDefault="002760A9" w:rsidP="004009DD">
      <w:pPr>
        <w:spacing w:line="360" w:lineRule="auto"/>
        <w:jc w:val="both"/>
        <w:rPr>
          <w:rFonts w:ascii="Arial" w:hAnsi="Arial" w:cs="Arial"/>
        </w:rPr>
      </w:pPr>
      <w:r w:rsidRPr="002760A9">
        <w:t xml:space="preserve"> </w:t>
      </w:r>
      <w:r>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Heading3"/>
      </w:pPr>
      <w:bookmarkStart w:id="30" w:name="_Toc43319204"/>
      <w:r>
        <w:t>Factory Methode für Produktinhalte</w:t>
      </w:r>
      <w:bookmarkEnd w:id="30"/>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Heading3"/>
      </w:pPr>
      <w:bookmarkStart w:id="31" w:name="_Toc43319205"/>
      <w:r>
        <w:rPr>
          <w:noProof/>
        </w:rPr>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31"/>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w:t>
      </w:r>
      <w:r w:rsidRPr="00493118">
        <w:rPr>
          <w:i/>
          <w:iCs/>
        </w:rPr>
        <w:t>M_FUNCTIONPOINTESTIMATION</w:t>
      </w:r>
      <w:r>
        <w:t xml:space="preserve"> sowie </w:t>
      </w:r>
      <w:r w:rsidRPr="00493118">
        <w:rPr>
          <w:i/>
          <w:iCs/>
        </w:rPr>
        <w:t>M_FUNCTIONPOINTESTIMATION_CONFIGDATA</w:t>
      </w:r>
      <w:r>
        <w:t xml:space="preserve">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Heading4"/>
      </w:pPr>
      <w:r w:rsidRPr="003E1E0B">
        <w:t>FUNCTIONPOINTESTIMATION</w:t>
      </w:r>
    </w:p>
    <w:p w14:paraId="5C5EF86A" w14:textId="5895E59E" w:rsidR="003E1E0B" w:rsidRDefault="00A62898" w:rsidP="004009DD">
      <w:pPr>
        <w:jc w:val="both"/>
      </w:pPr>
      <w:r>
        <w:t xml:space="preserve">Die Klasse der </w:t>
      </w:r>
      <w:r w:rsidRPr="00493118">
        <w:rPr>
          <w:i/>
          <w:iCs/>
        </w:rPr>
        <w:t>FUNCTIONPOINTESTIMATION</w:t>
      </w:r>
      <w:r>
        <w:t xml:space="preserve">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ausgelesen werden. Für die Anzahlen gibt es zusätzlich eine Setter-Methode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Heading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Heading2"/>
      </w:pPr>
      <w:bookmarkStart w:id="32" w:name="_Ref43283281"/>
      <w:bookmarkStart w:id="33" w:name="_Toc43319206"/>
      <w:r w:rsidRPr="00997643">
        <w:t>VIEW</w:t>
      </w:r>
      <w:bookmarkEnd w:id="32"/>
      <w:bookmarkEnd w:id="33"/>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0">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r w:rsidR="00560662" w:rsidRPr="00560662">
        <w:rPr>
          <w:i/>
          <w:iCs/>
        </w:rPr>
        <w:t>show()</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rsidP="004009DD">
      <w:pPr>
        <w:jc w:val="both"/>
      </w:pPr>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p>
    <w:p w14:paraId="06F27209" w14:textId="7EC173D4"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Ent</w:t>
      </w:r>
      <w:r w:rsidR="00384DA7">
        <w:softHyphen/>
      </w:r>
      <w:r w:rsidR="00600B58">
        <w:t xml:space="preserve">sprechen die dargestellten Daten allen zu erfassenden Function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Heading2"/>
      </w:pPr>
      <w:bookmarkStart w:id="34" w:name="_Toc43319207"/>
      <w:r w:rsidRPr="00997643">
        <w:t>CONTROLLER</w:t>
      </w:r>
      <w:bookmarkEnd w:id="34"/>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35" w:name="_Toc21688796"/>
      <w:bookmarkStart w:id="36" w:name="_Toc42508030"/>
      <w:bookmarkStart w:id="37" w:name="_Toc42845985"/>
      <w:bookmarkStart w:id="38" w:name="_Toc42861421"/>
      <w:bookmarkEnd w:id="35"/>
      <w:bookmarkEnd w:id="36"/>
      <w:bookmarkEnd w:id="37"/>
      <w:bookmarkEnd w:id="38"/>
    </w:p>
    <w:p w14:paraId="72768EA0" w14:textId="77777777" w:rsidR="00A777FF" w:rsidRPr="007F50A3" w:rsidRDefault="00A777FF" w:rsidP="004009DD">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39" w:name="_Toc21688797"/>
      <w:bookmarkStart w:id="40" w:name="_Toc42508031"/>
      <w:bookmarkStart w:id="41" w:name="_Toc42845986"/>
      <w:bookmarkStart w:id="42" w:name="_Toc42861422"/>
      <w:bookmarkStart w:id="43" w:name="_Toc43291004"/>
      <w:bookmarkStart w:id="44" w:name="_Toc43291093"/>
      <w:bookmarkStart w:id="45" w:name="_Toc43292562"/>
      <w:bookmarkStart w:id="46" w:name="_Toc43304880"/>
      <w:bookmarkStart w:id="47" w:name="_Toc43305330"/>
      <w:bookmarkStart w:id="48" w:name="_Toc43311686"/>
      <w:bookmarkStart w:id="49" w:name="_Toc43311731"/>
      <w:bookmarkStart w:id="50" w:name="_Toc43311781"/>
      <w:bookmarkStart w:id="51" w:name="_Toc43319208"/>
      <w:bookmarkEnd w:id="39"/>
      <w:bookmarkEnd w:id="40"/>
      <w:bookmarkEnd w:id="41"/>
      <w:bookmarkEnd w:id="42"/>
      <w:bookmarkEnd w:id="43"/>
      <w:bookmarkEnd w:id="44"/>
      <w:bookmarkEnd w:id="45"/>
      <w:bookmarkEnd w:id="46"/>
      <w:bookmarkEnd w:id="47"/>
      <w:bookmarkEnd w:id="48"/>
      <w:bookmarkEnd w:id="49"/>
      <w:bookmarkEnd w:id="50"/>
      <w:bookmarkEnd w:id="51"/>
    </w:p>
    <w:p w14:paraId="4B7BC4AD" w14:textId="77777777" w:rsidR="00A777FF" w:rsidRPr="007F50A3" w:rsidRDefault="00A777FF" w:rsidP="004009DD">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2" w:name="_Toc21688798"/>
      <w:bookmarkStart w:id="53" w:name="_Toc42508032"/>
      <w:bookmarkStart w:id="54" w:name="_Toc42845987"/>
      <w:bookmarkStart w:id="55" w:name="_Toc42861423"/>
      <w:bookmarkStart w:id="56" w:name="_Toc43291005"/>
      <w:bookmarkStart w:id="57" w:name="_Toc43291094"/>
      <w:bookmarkStart w:id="58" w:name="_Toc43292563"/>
      <w:bookmarkStart w:id="59" w:name="_Toc43304881"/>
      <w:bookmarkStart w:id="60" w:name="_Toc43305331"/>
      <w:bookmarkStart w:id="61" w:name="_Toc43311687"/>
      <w:bookmarkStart w:id="62" w:name="_Toc43311732"/>
      <w:bookmarkStart w:id="63" w:name="_Toc43311782"/>
      <w:bookmarkStart w:id="64" w:name="_Toc43319209"/>
      <w:bookmarkEnd w:id="52"/>
      <w:bookmarkEnd w:id="53"/>
      <w:bookmarkEnd w:id="54"/>
      <w:bookmarkEnd w:id="55"/>
      <w:bookmarkEnd w:id="56"/>
      <w:bookmarkEnd w:id="57"/>
      <w:bookmarkEnd w:id="58"/>
      <w:bookmarkEnd w:id="59"/>
      <w:bookmarkEnd w:id="60"/>
      <w:bookmarkEnd w:id="61"/>
      <w:bookmarkEnd w:id="62"/>
      <w:bookmarkEnd w:id="63"/>
      <w:bookmarkEnd w:id="64"/>
    </w:p>
    <w:p w14:paraId="26C773EA" w14:textId="2E03BB47"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Controller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r w:rsidR="000F6AAB" w:rsidRPr="002F26CD">
        <w:rPr>
          <w:rFonts w:ascii="Arial" w:hAnsi="Arial" w:cs="Arial"/>
          <w:i/>
          <w:iCs/>
        </w:rPr>
        <w:t xml:space="preserve">setLinks()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r w:rsidR="0097158E" w:rsidRPr="002F26CD">
        <w:rPr>
          <w:rFonts w:ascii="Arial" w:hAnsi="Arial" w:cs="Arial"/>
          <w:i/>
          <w:iCs/>
        </w:rPr>
        <w:t>updateProjectData()</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r w:rsidR="005D2FE9" w:rsidRPr="002F26CD">
        <w:rPr>
          <w:rFonts w:ascii="Arial" w:hAnsi="Arial" w:cs="Arial"/>
          <w:i/>
          <w:iCs/>
        </w:rPr>
        <w:t>currentController</w:t>
      </w:r>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Hidings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Heading1"/>
      </w:pPr>
      <w:bookmarkStart w:id="65" w:name="_Toc43319210"/>
      <w:r w:rsidRPr="00751E6B">
        <w:t>Prinzipien und Muster</w:t>
      </w:r>
      <w:bookmarkEnd w:id="65"/>
    </w:p>
    <w:p w14:paraId="4E4EFB48" w14:textId="706B1522" w:rsidR="00657F85" w:rsidRDefault="00E27202" w:rsidP="00751E6B">
      <w:pPr>
        <w:pStyle w:val="Heading2"/>
      </w:pPr>
      <w:bookmarkStart w:id="66" w:name="_Toc43319211"/>
      <w:r>
        <w:t>Interfaces</w:t>
      </w:r>
      <w:bookmarkEnd w:id="66"/>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Heading2"/>
      </w:pPr>
      <w:bookmarkStart w:id="67" w:name="_Toc43319212"/>
      <w:r>
        <w:t>Singleton</w:t>
      </w:r>
      <w:bookmarkEnd w:id="67"/>
    </w:p>
    <w:p w14:paraId="03112511" w14:textId="77777777" w:rsidR="00107061" w:rsidRDefault="00A25702" w:rsidP="004009DD">
      <w:pPr>
        <w:jc w:val="both"/>
      </w:pPr>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r w:rsidR="00BE568E" w:rsidRPr="00AA5225">
        <w:rPr>
          <w:i/>
          <w:iCs/>
        </w:rPr>
        <w:t>setLinks()</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r w:rsidR="004E2971" w:rsidRPr="004E2971">
        <w:rPr>
          <w:i/>
          <w:iCs/>
        </w:rPr>
        <w:t>setLinks()</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r w:rsidR="004E2971" w:rsidRPr="004E2971">
        <w:rPr>
          <w:i/>
          <w:iCs/>
        </w:rPr>
        <w:t>setLinks()</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5B1F199" w14:textId="77777777" w:rsidR="00112D42" w:rsidRDefault="00112D42">
      <w:pPr>
        <w:rPr>
          <w:rFonts w:asciiTheme="majorHAnsi" w:eastAsiaTheme="majorEastAsia" w:hAnsiTheme="majorHAnsi" w:cstheme="majorBidi"/>
          <w:color w:val="2F5496" w:themeColor="accent1" w:themeShade="BF"/>
          <w:sz w:val="26"/>
          <w:szCs w:val="26"/>
        </w:rPr>
      </w:pPr>
      <w:r>
        <w:br w:type="page"/>
      </w:r>
    </w:p>
    <w:p w14:paraId="7FECDEFD" w14:textId="016408CB" w:rsidR="00997643" w:rsidRDefault="00997643" w:rsidP="00751E6B">
      <w:pPr>
        <w:pStyle w:val="Heading2"/>
      </w:pPr>
      <w:bookmarkStart w:id="68" w:name="_Toc43319213"/>
      <w:r w:rsidRPr="00997643">
        <w:t>Factory</w:t>
      </w:r>
      <w:bookmarkEnd w:id="68"/>
    </w:p>
    <w:p w14:paraId="5EC22874" w14:textId="400CE4E3" w:rsidR="00112D42" w:rsidRPr="00112D42" w:rsidRDefault="00112D42">
      <w:pPr>
        <w:rPr>
          <w:rFonts w:asciiTheme="majorHAnsi" w:eastAsiaTheme="majorEastAsia" w:hAnsiTheme="majorHAnsi" w:cstheme="majorBidi"/>
          <w:color w:val="2F5496" w:themeColor="accent1" w:themeShade="BF"/>
          <w:sz w:val="40"/>
          <w:szCs w:val="32"/>
        </w:rPr>
      </w:pPr>
      <w:r>
        <w:rPr>
          <w:color w:val="000000" w:themeColor="text1"/>
        </w:rPr>
        <w:t xml:space="preserve">Das Entwurfsmuster der Factory ermöglicht es während der Laufzeit neue Objekte verschiedener Klassen zu erzeugen. </w:t>
      </w:r>
      <w:r w:rsidRPr="00112D42">
        <w:rPr>
          <w:color w:val="000000" w:themeColor="text1"/>
        </w:rPr>
        <w:t xml:space="preserve">In der Klasse </w:t>
      </w:r>
      <w:r w:rsidRPr="00112D42">
        <w:rPr>
          <w:i/>
          <w:iCs/>
          <w:color w:val="000000" w:themeColor="text1"/>
        </w:rPr>
        <w:t>M_PROJECTDATA_PRODUCTCONTENTFACTORY</w:t>
      </w:r>
      <w:r w:rsidRPr="00112D42">
        <w:rPr>
          <w:color w:val="000000" w:themeColor="text1"/>
        </w:rPr>
        <w:t xml:space="preserve"> ist die Methode </w:t>
      </w:r>
      <w:r w:rsidRPr="00112D42">
        <w:rPr>
          <w:i/>
          <w:iCs/>
          <w:color w:val="000000" w:themeColor="text1"/>
        </w:rPr>
        <w:t>createProductContent(String id, String contentType)</w:t>
      </w:r>
      <w:r w:rsidRPr="00112D42">
        <w:rPr>
          <w:color w:val="000000" w:themeColor="text1"/>
        </w:rPr>
        <w:t xml:space="preserve"> implementiert, welche anhand des </w:t>
      </w:r>
      <w:r w:rsidRPr="00112D42">
        <w:rPr>
          <w:i/>
          <w:iCs/>
          <w:color w:val="000000" w:themeColor="text1"/>
        </w:rPr>
        <w:t xml:space="preserve">contentTypes </w:t>
      </w:r>
      <w:r w:rsidRPr="00112D42">
        <w:rPr>
          <w:color w:val="000000" w:themeColor="text1"/>
        </w:rPr>
        <w:t>e</w:t>
      </w:r>
      <w:r>
        <w:rPr>
          <w:color w:val="000000" w:themeColor="text1"/>
        </w:rPr>
        <w:t xml:space="preserve">in neues </w:t>
      </w:r>
      <w:r w:rsidRPr="00112D42">
        <w:rPr>
          <w:color w:val="000000" w:themeColor="text1"/>
        </w:rPr>
        <w:t>ProduktContent</w:t>
      </w:r>
      <w:r>
        <w:rPr>
          <w:color w:val="000000" w:themeColor="text1"/>
        </w:rPr>
        <w:t xml:space="preserve"> Item erzeugt. Dies ist entweder eine Produktfunktion oder ein Produktdatum. Die Verwendung des Typbezeichners Any </w:t>
      </w:r>
      <w:r w:rsidR="00F815D8">
        <w:rPr>
          <w:color w:val="000000" w:themeColor="text1"/>
        </w:rPr>
        <w:t>ist hierbei mit einer Template Methode vergleichbar, da erst beim return festgelegt wird, welchen Typ die Funktion zurückgibt.</w:t>
      </w:r>
      <w:r w:rsidR="007400FD">
        <w:rPr>
          <w:color w:val="000000" w:themeColor="text1"/>
        </w:rPr>
        <w:t xml:space="preserve"> Das gleiche Muster wurde ebenfalls für die Erzeugung der TAB-Controller in der Klasse </w:t>
      </w:r>
      <w:r w:rsidR="007400FD" w:rsidRPr="007400FD">
        <w:rPr>
          <w:color w:val="000000" w:themeColor="text1"/>
        </w:rPr>
        <w:t>C_TABCONTROLLERFACTORY</w:t>
      </w:r>
      <w:r w:rsidR="007400FD">
        <w:rPr>
          <w:color w:val="000000" w:themeColor="text1"/>
        </w:rPr>
        <w:t xml:space="preserve"> angewendet.</w:t>
      </w:r>
    </w:p>
    <w:p w14:paraId="59D490AB" w14:textId="7D05B372" w:rsidR="00E728B1" w:rsidRPr="00E728B1" w:rsidRDefault="31C768DE" w:rsidP="00E728B1">
      <w:pPr>
        <w:pStyle w:val="Heading1"/>
      </w:pPr>
      <w:bookmarkStart w:id="69" w:name="_Toc43319214"/>
      <w:r w:rsidRPr="00751E6B">
        <w:t>Programmtests</w:t>
      </w:r>
      <w:bookmarkEnd w:id="69"/>
    </w:p>
    <w:p w14:paraId="2C2376C4" w14:textId="06C649CA" w:rsidR="009A6312" w:rsidRDefault="009A6312" w:rsidP="009A6312">
      <w:r>
        <w:t>Die Testergebnisse lassen sich über folgenden Link einsehen:</w:t>
      </w:r>
    </w:p>
    <w:p w14:paraId="07988DD0" w14:textId="4A98991C" w:rsidR="009A6312" w:rsidRPr="009A6312" w:rsidRDefault="004742A4" w:rsidP="009A6312">
      <w:r>
        <w:rPr>
          <w:noProof/>
        </w:rPr>
        <w:object w:dxaOrig="1544" w:dyaOrig="998" w14:anchorId="47895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49.85pt" o:ole="">
            <v:imagedata r:id="rId32" o:title=""/>
          </v:shape>
          <o:OLEObject Type="Embed" ProgID="Package" ShapeID="_x0000_i1025" DrawAspect="Icon" ObjectID="_1653900243" r:id="rId33"/>
        </w:object>
      </w:r>
    </w:p>
    <w:p w14:paraId="41FA3071" w14:textId="7886DEA0" w:rsidR="009C0F60" w:rsidRDefault="009C0F60" w:rsidP="009A6312">
      <w:r>
        <w:t>Alternativ können die Testergebnnise über</w:t>
      </w:r>
      <w:r w:rsidRPr="002D66EE">
        <w:rPr>
          <w:b/>
        </w:rPr>
        <w:t xml:space="preserve"> </w:t>
      </w:r>
      <w:r w:rsidR="00363BA5" w:rsidRPr="002D66EE">
        <w:rPr>
          <w:b/>
        </w:rPr>
        <w:t>SWEII_CASE_TOOL\Dokumentation\Test Results - All_in_SWEII_CASE_TOOL.html</w:t>
      </w:r>
      <w:r w:rsidR="00363BA5">
        <w:t xml:space="preserve"> angesehen werden.</w:t>
      </w:r>
    </w:p>
    <w:p w14:paraId="461B4BE9" w14:textId="3B6DAC83" w:rsidR="008E3E27" w:rsidRPr="009A6312" w:rsidRDefault="00363BA5" w:rsidP="009A6312">
      <w:r>
        <w:t xml:space="preserve">Für die Testabdeckung gibt es einen Coverage Report </w:t>
      </w:r>
      <w:r w:rsidR="008B5BAA">
        <w:t xml:space="preserve">der über </w:t>
      </w:r>
      <w:r w:rsidR="002D66EE">
        <w:t xml:space="preserve">folgenden </w:t>
      </w:r>
      <w:r w:rsidR="008B5BAA">
        <w:t xml:space="preserve">Pfad </w:t>
      </w:r>
      <w:r w:rsidR="002D66EE">
        <w:t xml:space="preserve">eingesehen werden kann </w:t>
      </w:r>
      <w:r w:rsidR="008B5BAA" w:rsidRPr="002D66EE">
        <w:rPr>
          <w:b/>
          <w:bCs/>
        </w:rPr>
        <w:t>SWEII_CASE_TOOL\Dokumentation\Coverage\index.html</w:t>
      </w:r>
    </w:p>
    <w:p w14:paraId="4A26D1F4" w14:textId="348535C6" w:rsidR="00E27202" w:rsidRDefault="00E27202" w:rsidP="00751E6B">
      <w:pPr>
        <w:pStyle w:val="Heading2"/>
      </w:pPr>
      <w:bookmarkStart w:id="70" w:name="_Toc43319215"/>
      <w:r w:rsidRPr="00E27202">
        <w:t>Import/Export</w:t>
      </w:r>
      <w:bookmarkEnd w:id="70"/>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Heading3"/>
      </w:pPr>
      <w:bookmarkStart w:id="71" w:name="_Toc43319216"/>
      <w:r w:rsidRPr="00C0798A">
        <w:t>Import</w:t>
      </w:r>
      <w:bookmarkEnd w:id="71"/>
    </w:p>
    <w:p w14:paraId="527046DC" w14:textId="43BB8F73" w:rsidR="00C5765B" w:rsidRDefault="00BB4BE4" w:rsidP="004009DD">
      <w:pPr>
        <w:jc w:val="both"/>
      </w:pPr>
      <w:r>
        <w:t>In M_IMPORT gibt es die beiden</w:t>
      </w:r>
      <w:r w:rsidR="00FF72A4">
        <w:t xml:space="preserve"> überladenden</w:t>
      </w:r>
      <w:r>
        <w:t xml:space="preserve"> Methoden </w:t>
      </w:r>
      <w:r w:rsidRPr="00414BE3">
        <w:rPr>
          <w:i/>
          <w:iCs/>
        </w:rPr>
        <w:t>importProject</w:t>
      </w:r>
      <w:r w:rsidR="00C5765B">
        <w:t xml:space="preserve">. </w:t>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Paragraph"/>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Paragraph"/>
        <w:jc w:val="both"/>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4009DD">
      <w:pPr>
        <w:pStyle w:val="ListParagraph"/>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Paragraph"/>
        <w:jc w:val="both"/>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4009DD">
      <w:pPr>
        <w:pStyle w:val="ListParagraph"/>
        <w:jc w:val="both"/>
        <w:rPr>
          <w:b/>
          <w:bCs/>
        </w:rPr>
      </w:pPr>
      <w:r>
        <w:rPr>
          <w:b/>
          <w:bCs/>
        </w:rPr>
        <w:t>Bei der Konvertierung mit JAXB tritt ein Problem auf</w:t>
      </w:r>
    </w:p>
    <w:p w14:paraId="6530D7AC" w14:textId="2C839EED" w:rsidR="008D0E66" w:rsidRPr="00EA2DAC" w:rsidRDefault="008D0E66" w:rsidP="004009DD">
      <w:pPr>
        <w:pStyle w:val="ListParagraph"/>
        <w:jc w:val="both"/>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4009DD">
      <w:pPr>
        <w:pStyle w:val="ListParagraph"/>
        <w:numPr>
          <w:ilvl w:val="0"/>
          <w:numId w:val="13"/>
        </w:numPr>
        <w:jc w:val="both"/>
        <w:rPr>
          <w:b/>
          <w:bCs/>
        </w:rPr>
      </w:pPr>
      <w:r>
        <w:rPr>
          <w:b/>
          <w:bCs/>
        </w:rPr>
        <w:t>Die Methode wirft keinen Fehler</w:t>
      </w:r>
    </w:p>
    <w:p w14:paraId="644A63B8" w14:textId="4EBEA7C1" w:rsidR="00A910D5" w:rsidRDefault="00A910D5" w:rsidP="004009DD">
      <w:pPr>
        <w:pStyle w:val="ListParagraph"/>
        <w:jc w:val="both"/>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Paragraph"/>
        <w:jc w:val="both"/>
        <w:rPr>
          <w:b/>
          <w:bCs/>
        </w:rPr>
      </w:pPr>
      <w:r w:rsidRPr="0047024F">
        <w:rPr>
          <w:b/>
          <w:bCs/>
          <w:noProof/>
          <w:lang w:val="en-GB"/>
        </w:rPr>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Paragraph"/>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Paragraph"/>
        <w:jc w:val="both"/>
        <w:rPr>
          <w:b/>
          <w:bCs/>
        </w:rPr>
      </w:pPr>
      <w:r>
        <w:t>→ falls dies eintritt wird eine InvalidPathException geworfen, auf welche beim Testen geprüft wird</w:t>
      </w:r>
    </w:p>
    <w:p w14:paraId="047D6B66" w14:textId="77777777" w:rsidR="0047024F" w:rsidRDefault="0047024F" w:rsidP="004009DD">
      <w:pPr>
        <w:pStyle w:val="ListParagraph"/>
        <w:numPr>
          <w:ilvl w:val="0"/>
          <w:numId w:val="13"/>
        </w:numPr>
        <w:jc w:val="both"/>
        <w:rPr>
          <w:b/>
          <w:bCs/>
        </w:rPr>
      </w:pPr>
      <w:r>
        <w:rPr>
          <w:b/>
          <w:bCs/>
        </w:rPr>
        <w:t>Der Dateipfad ist „null“</w:t>
      </w:r>
    </w:p>
    <w:p w14:paraId="5A8DCFFD" w14:textId="4E9E2ADF" w:rsidR="0047024F" w:rsidRDefault="0047024F" w:rsidP="004009DD">
      <w:pPr>
        <w:pStyle w:val="ListParagraph"/>
        <w:jc w:val="both"/>
      </w:pPr>
      <w:r>
        <w:t>→ falls dies eintritt wird eine NullPointerException geworfen, auf welche beim Testen geprüft wird</w:t>
      </w:r>
    </w:p>
    <w:p w14:paraId="2E2B4C08" w14:textId="59B063E9" w:rsidR="00A6229F" w:rsidRDefault="00A6229F" w:rsidP="004009DD">
      <w:pPr>
        <w:pStyle w:val="ListParagraph"/>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Paragraph"/>
        <w:jc w:val="both"/>
        <w:rPr>
          <w:b/>
          <w:bCs/>
        </w:rPr>
      </w:pPr>
      <w:r>
        <w:t xml:space="preserve">→ </w:t>
      </w:r>
      <w:r w:rsidR="009D0912">
        <w:t>falls dies eintritt wird eine NullPointerException geworfen, auf welche beim Testen geprüft wird</w:t>
      </w:r>
    </w:p>
    <w:p w14:paraId="7AD76BA4" w14:textId="529FA157" w:rsidR="00A6229F" w:rsidRPr="00A6229F" w:rsidRDefault="00A6229F" w:rsidP="004009DD">
      <w:pPr>
        <w:pStyle w:val="ListParagraph"/>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Paragraph"/>
        <w:jc w:val="both"/>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009DD">
      <w:pPr>
        <w:pStyle w:val="ListParagraph"/>
        <w:numPr>
          <w:ilvl w:val="0"/>
          <w:numId w:val="13"/>
        </w:numPr>
        <w:jc w:val="both"/>
        <w:rPr>
          <w:b/>
          <w:bCs/>
        </w:rPr>
      </w:pPr>
      <w:r>
        <w:rPr>
          <w:b/>
          <w:bCs/>
        </w:rPr>
        <w:t>Die Methode wirft keinen Fehler</w:t>
      </w:r>
    </w:p>
    <w:p w14:paraId="19B6B1E8" w14:textId="77777777" w:rsidR="0047024F" w:rsidRDefault="0047024F" w:rsidP="004009DD">
      <w:pPr>
        <w:pStyle w:val="ListParagraph"/>
        <w:jc w:val="both"/>
      </w:pPr>
      <w:r>
        <w:t>→ falls dies eintritt wird erwartet, dass keine exception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Heading1"/>
        <w:spacing w:line="360" w:lineRule="auto"/>
        <w:jc w:val="both"/>
      </w:pPr>
      <w:bookmarkStart w:id="72" w:name="_Toc43319217"/>
      <w:r w:rsidRPr="007852FB">
        <w:rPr>
          <w:noProof/>
        </w:rPr>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751E6B">
      <w:pPr>
        <w:pStyle w:val="Heading3"/>
      </w:pPr>
      <w:bookmarkStart w:id="73" w:name="_Toc43319218"/>
      <w:r w:rsidRPr="00486FB0">
        <w:t>Export</w:t>
      </w:r>
      <w:bookmarkEnd w:id="73"/>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Paragraph"/>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Paragraph"/>
        <w:jc w:val="both"/>
        <w:rPr>
          <w:b/>
          <w:bCs/>
        </w:rPr>
      </w:pPr>
      <w:r>
        <w:t xml:space="preserve">→ falls dies eintritt wird eine </w:t>
      </w:r>
      <w:r w:rsidRPr="00E728B1">
        <w:rPr>
          <w:i/>
          <w:iCs/>
        </w:rPr>
        <w:t>InvalidPathException</w:t>
      </w:r>
      <w:r>
        <w:t xml:space="preserve"> geworfen, auf welche beim Testen geprüft wird</w:t>
      </w:r>
    </w:p>
    <w:p w14:paraId="0DFF0840" w14:textId="77777777" w:rsidR="00225B05" w:rsidRDefault="00225B05" w:rsidP="004009DD">
      <w:pPr>
        <w:pStyle w:val="ListParagraph"/>
        <w:numPr>
          <w:ilvl w:val="0"/>
          <w:numId w:val="13"/>
        </w:numPr>
        <w:jc w:val="both"/>
        <w:rPr>
          <w:b/>
          <w:bCs/>
        </w:rPr>
      </w:pPr>
      <w:r>
        <w:rPr>
          <w:b/>
          <w:bCs/>
        </w:rPr>
        <w:t>Der Dateipfad ist „null“</w:t>
      </w:r>
    </w:p>
    <w:p w14:paraId="0BEC24CB" w14:textId="376426AB" w:rsidR="00225B05" w:rsidRDefault="00225B05" w:rsidP="004009DD">
      <w:pPr>
        <w:pStyle w:val="ListParagraph"/>
        <w:jc w:val="both"/>
      </w:pPr>
      <w:r>
        <w:t xml:space="preserve">→ falls dies eintritt wird eine </w:t>
      </w:r>
      <w:r w:rsidRPr="00E728B1">
        <w:rPr>
          <w:i/>
          <w:iCs/>
        </w:rPr>
        <w:t>NullPointerException</w:t>
      </w:r>
      <w:r>
        <w:t xml:space="preserve"> geworfen, auf welche beim Testen geprüft wird</w:t>
      </w:r>
    </w:p>
    <w:p w14:paraId="767272CB" w14:textId="410EBAA2" w:rsidR="003F373B" w:rsidRDefault="003F373B" w:rsidP="004009DD">
      <w:pPr>
        <w:pStyle w:val="ListParagraph"/>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Paragraph"/>
        <w:jc w:val="both"/>
        <w:rPr>
          <w:b/>
          <w:bCs/>
        </w:rPr>
      </w:pPr>
      <w:r>
        <w:t xml:space="preserve">→ falls dies eintritt wird eine </w:t>
      </w:r>
      <w:r w:rsidRPr="00E728B1">
        <w:rPr>
          <w:i/>
          <w:iCs/>
        </w:rPr>
        <w:t>NullPointerException</w:t>
      </w:r>
      <w:r>
        <w:t xml:space="preserve"> geworfen, auf welche beim Testen geprüft wird</w:t>
      </w:r>
    </w:p>
    <w:p w14:paraId="5A7FC1D9" w14:textId="77777777" w:rsidR="00225B05" w:rsidRDefault="00225B05" w:rsidP="004009DD">
      <w:pPr>
        <w:pStyle w:val="ListParagraph"/>
        <w:numPr>
          <w:ilvl w:val="0"/>
          <w:numId w:val="13"/>
        </w:numPr>
        <w:jc w:val="both"/>
        <w:rPr>
          <w:b/>
          <w:bCs/>
        </w:rPr>
      </w:pPr>
      <w:r>
        <w:rPr>
          <w:b/>
          <w:bCs/>
        </w:rPr>
        <w:t>Die Methode wirft keinen Fehler</w:t>
      </w:r>
    </w:p>
    <w:p w14:paraId="723C7AEB" w14:textId="77777777" w:rsidR="00225B05" w:rsidRDefault="00225B05" w:rsidP="004009DD">
      <w:pPr>
        <w:pStyle w:val="ListParagraph"/>
        <w:jc w:val="both"/>
      </w:pPr>
      <w:r>
        <w:t>→ falls dies eintritt wird erwartet, dass keine exception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4009DD">
      <w:pPr>
        <w:jc w:val="both"/>
        <w:rPr>
          <w:bCs/>
        </w:rPr>
      </w:pPr>
      <w:r>
        <w:rPr>
          <w:bCs/>
        </w:rPr>
        <w:t xml:space="preserve">Auf eine </w:t>
      </w:r>
      <w:r w:rsidRPr="00E728B1">
        <w:rPr>
          <w:bCs/>
          <w:i/>
          <w:iCs/>
        </w:rPr>
        <w:t>JAXBExeption</w:t>
      </w:r>
      <w:r>
        <w:rPr>
          <w:bCs/>
        </w:rPr>
        <w:t xml:space="preserve"> kann hier nicht getestet werden, da</w:t>
      </w:r>
      <w:r w:rsidR="004A0DE6">
        <w:rPr>
          <w:bCs/>
        </w:rPr>
        <w:t xml:space="preserve"> eine </w:t>
      </w:r>
      <w:r w:rsidR="004A0DE6" w:rsidRPr="00E728B1">
        <w:rPr>
          <w:bCs/>
          <w:i/>
          <w:iCs/>
        </w:rPr>
        <w:t>JAXBException</w:t>
      </w:r>
      <w:r w:rsidR="004A0DE6">
        <w:rPr>
          <w:bCs/>
        </w:rPr>
        <w:t xml:space="preserve"> bei der Konvertierung von Objekt nach XML nur in zwei Fällen geworfen wird:</w:t>
      </w:r>
    </w:p>
    <w:p w14:paraId="47C74970" w14:textId="62529DC0" w:rsidR="004A0DE6" w:rsidRDefault="004A0DE6" w:rsidP="004009DD">
      <w:pPr>
        <w:pStyle w:val="ListParagraph"/>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009DD">
      <w:pPr>
        <w:pStyle w:val="ListParagraph"/>
        <w:numPr>
          <w:ilvl w:val="0"/>
          <w:numId w:val="19"/>
        </w:numPr>
        <w:jc w:val="both"/>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Paragraph"/>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Paragraph"/>
        <w:jc w:val="both"/>
        <w:rPr>
          <w:b/>
          <w:bCs/>
        </w:rPr>
      </w:pPr>
      <w:r>
        <w:t xml:space="preserve">→ falls dies eintritt wird eine </w:t>
      </w:r>
      <w:r w:rsidRPr="00E728B1">
        <w:rPr>
          <w:i/>
          <w:iCs/>
        </w:rPr>
        <w:t>InvalidPathException</w:t>
      </w:r>
      <w:r>
        <w:t xml:space="preserve"> geworfen, auf welche beim Testen geprüft wird</w:t>
      </w:r>
    </w:p>
    <w:p w14:paraId="56BCF34D" w14:textId="77777777" w:rsidR="00F2525C" w:rsidRDefault="00F2525C" w:rsidP="004009DD">
      <w:pPr>
        <w:pStyle w:val="ListParagraph"/>
        <w:numPr>
          <w:ilvl w:val="0"/>
          <w:numId w:val="13"/>
        </w:numPr>
        <w:jc w:val="both"/>
        <w:rPr>
          <w:b/>
          <w:bCs/>
        </w:rPr>
      </w:pPr>
      <w:r>
        <w:rPr>
          <w:b/>
          <w:bCs/>
        </w:rPr>
        <w:t>Der Dateipfad ist „null“</w:t>
      </w:r>
    </w:p>
    <w:p w14:paraId="29CEA93D" w14:textId="77777777" w:rsidR="00F2525C" w:rsidRDefault="00F2525C" w:rsidP="004009DD">
      <w:pPr>
        <w:pStyle w:val="ListParagraph"/>
        <w:jc w:val="both"/>
      </w:pPr>
      <w:r>
        <w:t xml:space="preserve">→ falls dies eintritt wird eine </w:t>
      </w:r>
      <w:r w:rsidRPr="00E728B1">
        <w:rPr>
          <w:i/>
          <w:iCs/>
        </w:rPr>
        <w:t>NullPointerException</w:t>
      </w:r>
      <w:r>
        <w:t xml:space="preserve"> geworfen, auf welche beim Testen geprüft wird</w:t>
      </w:r>
    </w:p>
    <w:p w14:paraId="783F61F2" w14:textId="62B3C699" w:rsidR="00F2525C" w:rsidRDefault="00F2525C" w:rsidP="004009DD">
      <w:pPr>
        <w:pStyle w:val="ListParagraph"/>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Paragraph"/>
        <w:jc w:val="both"/>
        <w:rPr>
          <w:b/>
          <w:bCs/>
        </w:rPr>
      </w:pPr>
      <w:r>
        <w:t xml:space="preserve">→ falls dies eintritt wird eine </w:t>
      </w:r>
      <w:r w:rsidRPr="00E728B1">
        <w:rPr>
          <w:i/>
          <w:iCs/>
        </w:rPr>
        <w:t>NullPointerException</w:t>
      </w:r>
      <w:r>
        <w:t xml:space="preserve"> geworfen, auf welche beim Testen geprüft wird</w:t>
      </w:r>
    </w:p>
    <w:p w14:paraId="60D67D67" w14:textId="77777777" w:rsidR="00F2525C" w:rsidRDefault="00F2525C" w:rsidP="004009DD">
      <w:pPr>
        <w:pStyle w:val="ListParagraph"/>
        <w:numPr>
          <w:ilvl w:val="0"/>
          <w:numId w:val="13"/>
        </w:numPr>
        <w:jc w:val="both"/>
        <w:rPr>
          <w:b/>
          <w:bCs/>
        </w:rPr>
      </w:pPr>
      <w:r>
        <w:rPr>
          <w:b/>
          <w:bCs/>
        </w:rPr>
        <w:t>Die Methode wirft keinen Fehler</w:t>
      </w:r>
    </w:p>
    <w:p w14:paraId="1F95C7C4" w14:textId="77777777" w:rsidR="00F2525C" w:rsidRDefault="00F2525C" w:rsidP="004009DD">
      <w:pPr>
        <w:pStyle w:val="ListParagraph"/>
        <w:jc w:val="both"/>
      </w:pPr>
      <w:r>
        <w:t>→ falls dies eintritt wird erwartet, dass keine exception geworfen wird und darauf wird getestet</w:t>
      </w:r>
    </w:p>
    <w:p w14:paraId="501D5A88" w14:textId="77777777" w:rsidR="00F2525C" w:rsidRDefault="00F2525C" w:rsidP="004009DD">
      <w:pPr>
        <w:jc w:val="both"/>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4009DD">
      <w:pPr>
        <w:jc w:val="both"/>
        <w:rPr>
          <w:bCs/>
        </w:rPr>
      </w:pPr>
      <w:r>
        <w:rPr>
          <w:bCs/>
        </w:rPr>
        <w:t xml:space="preserve">Auf eine </w:t>
      </w:r>
      <w:r w:rsidRPr="00E728B1">
        <w:rPr>
          <w:bCs/>
          <w:i/>
          <w:iCs/>
        </w:rPr>
        <w:t>JAXBExeption</w:t>
      </w:r>
      <w:r>
        <w:rPr>
          <w:bCs/>
        </w:rPr>
        <w:t xml:space="preserve"> kann hier nicht getestet werden, da eine </w:t>
      </w:r>
      <w:r w:rsidRPr="00E728B1">
        <w:rPr>
          <w:bCs/>
          <w:i/>
          <w:iCs/>
        </w:rPr>
        <w:t>JAXBException</w:t>
      </w:r>
      <w:r>
        <w:rPr>
          <w:bCs/>
        </w:rPr>
        <w:t xml:space="preserve"> bei der Konvertierung von Objekt nach XML nur in zwei Fällen geworfen wird:</w:t>
      </w:r>
    </w:p>
    <w:p w14:paraId="1E513116" w14:textId="77777777" w:rsidR="00F2525C" w:rsidRDefault="00F2525C" w:rsidP="004009DD">
      <w:pPr>
        <w:pStyle w:val="ListParagraph"/>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export Methode übergeben werden müsste</w:t>
      </w:r>
    </w:p>
    <w:p w14:paraId="2BD4D77C" w14:textId="36250566" w:rsidR="00F2525C" w:rsidRPr="004A0DE6" w:rsidRDefault="00F2525C" w:rsidP="004009DD">
      <w:pPr>
        <w:pStyle w:val="ListParagraph"/>
        <w:numPr>
          <w:ilvl w:val="0"/>
          <w:numId w:val="19"/>
        </w:numPr>
        <w:jc w:val="both"/>
        <w:rPr>
          <w:bCs/>
        </w:rPr>
      </w:pPr>
      <w:r>
        <w:rPr>
          <w:bCs/>
        </w:rPr>
        <w:t xml:space="preserve">Wenn der Output der Konvertierung an einen geschlossenen Outputstream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Heading2"/>
      </w:pPr>
      <w:bookmarkStart w:id="74" w:name="_Ref43217952"/>
      <w:bookmarkStart w:id="75" w:name="_Toc43319219"/>
      <w:r w:rsidRPr="00E27202">
        <w:t>Selbstoptimierung</w:t>
      </w:r>
      <w:bookmarkEnd w:id="74"/>
      <w:bookmarkEnd w:id="75"/>
    </w:p>
    <w:p w14:paraId="314D1790" w14:textId="5B09F76D" w:rsidR="00EB3A25" w:rsidRDefault="00997643" w:rsidP="004009DD">
      <w:pPr>
        <w:jc w:val="both"/>
      </w:pPr>
      <w:r>
        <w:t xml:space="preserve">Nachdem die Selbstoptimierung </w:t>
      </w:r>
      <w:r w:rsidR="00AA62B3">
        <w:t xml:space="preserve">in der Klasse </w:t>
      </w:r>
      <w:r w:rsidR="00AA62B3" w:rsidRPr="00E728B1">
        <w:rPr>
          <w:i/>
          <w:iCs/>
        </w:rPr>
        <w:t>M_FUNCTIONPOINTESTIMATION</w:t>
      </w:r>
      <w:r w:rsidR="00AA62B3">
        <w:t xml:space="preserve">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5E8591D6" w:rsidR="00E950DC" w:rsidRDefault="00D5404E" w:rsidP="004009DD">
      <w:pPr>
        <w:jc w:val="both"/>
      </w:pPr>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10FF102C" w:rsidR="00A75348" w:rsidRPr="00A75348" w:rsidRDefault="00A77340" w:rsidP="004009DD">
      <w:pPr>
        <w:jc w:val="both"/>
      </w:pPr>
      <w:r>
        <w:rPr>
          <w:noProof/>
        </w:rPr>
        <w:drawing>
          <wp:anchor distT="0" distB="0" distL="114300" distR="114300" simplePos="0" relativeHeight="251658247" behindDoc="0" locked="0" layoutInCell="1" allowOverlap="1" wp14:anchorId="18A4E2FB" wp14:editId="69713EF2">
            <wp:simplePos x="0" y="0"/>
            <wp:positionH relativeFrom="column">
              <wp:posOffset>4023360</wp:posOffset>
            </wp:positionH>
            <wp:positionV relativeFrom="paragraph">
              <wp:posOffset>492125</wp:posOffset>
            </wp:positionV>
            <wp:extent cx="1824990" cy="3585845"/>
            <wp:effectExtent l="0" t="0" r="3810" b="0"/>
            <wp:wrapSquare wrapText="bothSides"/>
            <wp:docPr id="38" name="Grafik 38"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_FUNCTIONPOINTESTIMATION_calcE2Need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4990" cy="3585845"/>
                    </a:xfrm>
                    <a:prstGeom prst="rect">
                      <a:avLst/>
                    </a:prstGeom>
                  </pic:spPr>
                </pic:pic>
              </a:graphicData>
            </a:graphic>
            <wp14:sizeRelH relativeFrom="page">
              <wp14:pctWidth>0</wp14:pctWidth>
            </wp14:sizeRelH>
            <wp14:sizeRelV relativeFrom="page">
              <wp14:pctHeight>0</wp14:pctHeight>
            </wp14:sizeRelV>
          </wp:anchor>
        </w:drawing>
      </w:r>
      <w:r w:rsidR="00A75348" w:rsidRPr="00A75348">
        <w:t xml:space="preserve">In </w:t>
      </w:r>
      <w:r w:rsidR="00A75348">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71C76917" w:rsidR="00A75348" w:rsidRPr="00A75348" w:rsidRDefault="00A75348" w:rsidP="00A77340">
      <w:pPr>
        <w:pStyle w:val="HTMLPreformatted"/>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(((Math.</w:t>
      </w:r>
      <w:r w:rsidRPr="00A75348">
        <w:rPr>
          <w:rFonts w:ascii="Menlo" w:hAnsi="Menlo" w:cs="Menlo"/>
          <w:i/>
          <w:iCs/>
          <w:color w:val="000000"/>
        </w:rPr>
        <w:t>pow</w:t>
      </w:r>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4388EF15" w:rsidR="00A75348" w:rsidRPr="00A75348" w:rsidRDefault="00A75348" w:rsidP="004009DD">
      <w:pPr>
        <w:pStyle w:val="HTMLPreformatted"/>
        <w:shd w:val="clear" w:color="auto" w:fill="FFFFFF"/>
        <w:jc w:val="both"/>
        <w:rPr>
          <w:rFonts w:ascii="Menlo" w:hAnsi="Menlo" w:cs="Menlo"/>
          <w:color w:val="000000"/>
        </w:rPr>
      </w:pPr>
    </w:p>
    <w:p w14:paraId="63428D73" w14:textId="5919127F"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r w:rsidR="00B16E80">
        <w:rPr>
          <w:color w:val="000000" w:themeColor="text1"/>
        </w:rPr>
        <w:t xml:space="preserve">Math.exp()-Funktionen als korrekt angenommen werden können, wird dieser Teil der Berechnung als korrekt angenommen. </w:t>
      </w:r>
      <w:r w:rsidR="00DD3405">
        <w:t>Sobald die notwendige Korrektur in Form der angepassten Summe der Einflussfaktoren E2 berechnet wurde</w:t>
      </w:r>
      <w:r w:rsidR="00F570D9">
        <w:t xml:space="preserve"> (</w:t>
      </w:r>
      <w:r w:rsidR="007206B9" w:rsidRPr="00E728B1">
        <w:rPr>
          <w:i/>
          <w:iCs/>
        </w:rPr>
        <w:t>M_PROJECTDATA_FUNCTIONPOINTESTIMATION.e2Correction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w:t>
      </w:r>
      <w:r w:rsidR="00EA0BB1" w:rsidRPr="00E728B1">
        <w:rPr>
          <w:i/>
          <w:iCs/>
        </w:rPr>
        <w:t>C_EFFORT</w:t>
      </w:r>
      <w:r w:rsidR="00EA0BB1">
        <w:t xml:space="preserve">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Paragraph"/>
        <w:numPr>
          <w:ilvl w:val="0"/>
          <w:numId w:val="12"/>
        </w:numPr>
        <w:jc w:val="both"/>
        <w:rPr>
          <w:i/>
          <w:iCs/>
        </w:rPr>
      </w:pPr>
      <w:r w:rsidRPr="004A3694">
        <w:rPr>
          <w:i/>
          <w:iCs/>
        </w:rPr>
        <w:t>notifyAdjustFactors()</w:t>
      </w:r>
    </w:p>
    <w:p w14:paraId="39163751" w14:textId="2EE548A3" w:rsidR="00997643" w:rsidRPr="004A3694" w:rsidRDefault="00EA0BB1" w:rsidP="004009DD">
      <w:pPr>
        <w:pStyle w:val="ListParagraph"/>
        <w:numPr>
          <w:ilvl w:val="0"/>
          <w:numId w:val="12"/>
        </w:numPr>
        <w:jc w:val="both"/>
        <w:rPr>
          <w:i/>
          <w:iCs/>
        </w:rPr>
      </w:pPr>
      <w:r w:rsidRPr="004A3694">
        <w:rPr>
          <w:i/>
          <w:iCs/>
        </w:rPr>
        <w:t>increaseFactors()</w:t>
      </w:r>
    </w:p>
    <w:p w14:paraId="2D206CF5" w14:textId="3F889537" w:rsidR="00EA0BB1" w:rsidRPr="004A3694" w:rsidRDefault="00EA0BB1" w:rsidP="004009DD">
      <w:pPr>
        <w:pStyle w:val="ListParagraph"/>
        <w:numPr>
          <w:ilvl w:val="0"/>
          <w:numId w:val="12"/>
        </w:numPr>
        <w:jc w:val="both"/>
        <w:rPr>
          <w:i/>
          <w:iCs/>
        </w:rPr>
      </w:pPr>
      <w:r w:rsidRPr="004A3694">
        <w:rPr>
          <w:i/>
          <w:iCs/>
        </w:rPr>
        <w:t>decreaseFactors()</w:t>
      </w:r>
    </w:p>
    <w:p w14:paraId="5440FCB9" w14:textId="202E8090" w:rsidR="00BF3849" w:rsidRPr="00482442" w:rsidRDefault="00BF3849" w:rsidP="00751E6B">
      <w:pPr>
        <w:pStyle w:val="Heading3"/>
      </w:pPr>
      <w:bookmarkStart w:id="76" w:name="_Toc43319220"/>
      <w:r w:rsidRPr="00482442">
        <w:t>notifyAdjust</w:t>
      </w:r>
      <w:r w:rsidR="00482442" w:rsidRPr="00482442">
        <w:t>Factors()</w:t>
      </w:r>
      <w:bookmarkEnd w:id="76"/>
    </w:p>
    <w:p w14:paraId="75D13273" w14:textId="5B7F71DB" w:rsidR="00EA0BB1" w:rsidRDefault="00EA0BB1" w:rsidP="004009DD">
      <w:pPr>
        <w:jc w:val="both"/>
      </w:pPr>
      <w:r>
        <w:t xml:space="preserve">In der Methode </w:t>
      </w:r>
      <w:r w:rsidRPr="004A3694">
        <w:rPr>
          <w:i/>
          <w:iCs/>
        </w:rPr>
        <w:t>notifyAdjustFactors()</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r w:rsidR="00B1232A" w:rsidRPr="00A942B9">
        <w:rPr>
          <w:i/>
          <w:iCs/>
        </w:rPr>
        <w:t>notifyAdjustFactors()</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Paragraph"/>
        <w:numPr>
          <w:ilvl w:val="0"/>
          <w:numId w:val="13"/>
        </w:numPr>
        <w:jc w:val="both"/>
        <w:rPr>
          <w:b/>
          <w:bCs/>
        </w:rPr>
      </w:pPr>
      <w:r w:rsidRPr="00AB6A29">
        <w:rPr>
          <w:b/>
          <w:bCs/>
        </w:rPr>
        <w:t>e2Failure &gt; 0</w:t>
      </w:r>
    </w:p>
    <w:p w14:paraId="4EC0E19F" w14:textId="4D26F213" w:rsidR="00642172" w:rsidRPr="00AB6A29" w:rsidRDefault="00CF0F82" w:rsidP="004009DD">
      <w:pPr>
        <w:pStyle w:val="ListParagraph"/>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r w:rsidR="006A3D16" w:rsidRPr="003405F4">
        <w:rPr>
          <w:i/>
          <w:iCs/>
        </w:rPr>
        <w:t>decreaseFactors()</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4009DD">
      <w:pPr>
        <w:pStyle w:val="ListParagraph"/>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4009DD">
      <w:pPr>
        <w:pStyle w:val="ListParagraph"/>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Paragraph"/>
        <w:numPr>
          <w:ilvl w:val="1"/>
          <w:numId w:val="13"/>
        </w:numPr>
        <w:jc w:val="both"/>
        <w:rPr>
          <w:b/>
          <w:bCs/>
        </w:rPr>
      </w:pPr>
      <w:r w:rsidRPr="00AB6A29">
        <w:rPr>
          <w:b/>
          <w:bCs/>
        </w:rPr>
        <w:t>e2Sum + Math.abs(e2Failure)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in</w:t>
      </w:r>
      <w:r w:rsidRPr="006A3D16">
        <w:t>creaseFactors(</w:t>
      </w:r>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4009DD">
      <w:pPr>
        <w:pStyle w:val="ListParagraph"/>
        <w:numPr>
          <w:ilvl w:val="1"/>
          <w:numId w:val="13"/>
        </w:numPr>
        <w:jc w:val="both"/>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r w:rsidRPr="00E728B1">
        <w:rPr>
          <w:i/>
          <w:iCs/>
        </w:rPr>
        <w:t xml:space="preserve">int e2Sum = 10; int e2Correction = </w:t>
      </w:r>
      <w:r w:rsidR="00403297" w:rsidRPr="00E728B1">
        <w:rPr>
          <w:i/>
          <w:iCs/>
        </w:rPr>
        <w:t>80</w:t>
      </w:r>
      <w:r w:rsidRPr="00E728B1">
        <w:rPr>
          <w:i/>
          <w:iCs/>
        </w:rPr>
        <w:t>;</w:t>
      </w:r>
    </w:p>
    <w:p w14:paraId="1959096F" w14:textId="2831CC17" w:rsidR="00351B6D" w:rsidRPr="00187E0A" w:rsidRDefault="00351B6D" w:rsidP="004009DD">
      <w:pPr>
        <w:pStyle w:val="ListParagraph"/>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728B1" w:rsidRDefault="00EF483F" w:rsidP="004009DD">
      <w:pPr>
        <w:ind w:left="1416"/>
        <w:jc w:val="both"/>
        <w:rPr>
          <w:i/>
          <w:iCs/>
        </w:rPr>
      </w:pPr>
      <w:r>
        <w:t xml:space="preserve">→ </w:t>
      </w:r>
      <w:r w:rsidRPr="00EF483F">
        <w:rPr>
          <w:b/>
          <w:bCs/>
        </w:rPr>
        <w:t>gewählte Werte im Model</w:t>
      </w:r>
      <w:r>
        <w:t xml:space="preserve">: </w:t>
      </w:r>
      <w:r w:rsidRPr="00E728B1">
        <w:rPr>
          <w:i/>
          <w:iCs/>
        </w:rPr>
        <w:t>int e2Sum = 10; int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Heading3"/>
      </w:pPr>
      <w:bookmarkStart w:id="77" w:name="_Toc43319221"/>
      <w:r w:rsidRPr="00482442">
        <w:t>increaseFactors()</w:t>
      </w:r>
      <w:bookmarkEnd w:id="77"/>
    </w:p>
    <w:p w14:paraId="4FAA2FCD" w14:textId="77777777" w:rsidR="00751E6B" w:rsidRPr="00751E6B" w:rsidRDefault="00751E6B" w:rsidP="00751E6B"/>
    <w:p w14:paraId="6CB1E2BC" w14:textId="5113F294" w:rsidR="00581802" w:rsidRDefault="00581802" w:rsidP="004009DD">
      <w:pPr>
        <w:jc w:val="both"/>
      </w:pPr>
      <w:r>
        <w:t xml:space="preserve">Die Methode </w:t>
      </w:r>
      <w:r w:rsidR="00EB3243" w:rsidRPr="0051697E">
        <w:rPr>
          <w:i/>
          <w:iCs/>
        </w:rPr>
        <w:t>in</w:t>
      </w:r>
      <w:r w:rsidRPr="0051697E">
        <w:rPr>
          <w:i/>
          <w:iCs/>
        </w:rPr>
        <w:t>creaseFactors()</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Paragraph"/>
        <w:numPr>
          <w:ilvl w:val="0"/>
          <w:numId w:val="13"/>
        </w:numPr>
        <w:jc w:val="both"/>
        <w:rPr>
          <w:b/>
          <w:bCs/>
        </w:rPr>
      </w:pPr>
      <w:r w:rsidRPr="00B30438">
        <w:rPr>
          <w:b/>
          <w:bCs/>
        </w:rPr>
        <w:t>increase &lt; 0</w:t>
      </w:r>
      <w:r w:rsidR="00935BBB">
        <w:rPr>
          <w:b/>
          <w:bCs/>
        </w:rPr>
        <w:t xml:space="preserve"> | (e</w:t>
      </w:r>
      <w:r w:rsidR="00935BBB" w:rsidRPr="00BF6A52">
        <w:rPr>
          <w:b/>
          <w:bCs/>
        </w:rPr>
        <w:t>2Sum() + increase)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r w:rsidR="000436F8" w:rsidRPr="002A6E00">
        <w:rPr>
          <w:i/>
          <w:iCs/>
        </w:rPr>
        <w:t>IllegalArgumentException("increase out of bounds")</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4009DD">
      <w:pPr>
        <w:pStyle w:val="ListParagraph"/>
        <w:numPr>
          <w:ilvl w:val="0"/>
          <w:numId w:val="13"/>
        </w:numPr>
        <w:jc w:val="both"/>
        <w:rPr>
          <w:b/>
          <w:bCs/>
        </w:rPr>
      </w:pPr>
      <w:r w:rsidRPr="00B30438">
        <w:rPr>
          <w:b/>
          <w:bCs/>
        </w:rPr>
        <w:t>increase &gt;= 0</w:t>
      </w:r>
    </w:p>
    <w:p w14:paraId="56A3E93F" w14:textId="59F24E28" w:rsidR="00B163EF" w:rsidRDefault="00B163EF" w:rsidP="004009DD">
      <w:pPr>
        <w:pStyle w:val="ListParagraph"/>
        <w:numPr>
          <w:ilvl w:val="1"/>
          <w:numId w:val="13"/>
        </w:numPr>
        <w:jc w:val="both"/>
        <w:rPr>
          <w:b/>
          <w:bCs/>
        </w:rPr>
      </w:pPr>
      <w:r w:rsidRPr="00B30438">
        <w:rPr>
          <w:b/>
          <w:bCs/>
        </w:rPr>
        <w:t>increase = 0</w:t>
      </w:r>
    </w:p>
    <w:p w14:paraId="3FAD3111" w14:textId="222A2DCD" w:rsidR="00935BBB" w:rsidRPr="002A6E00" w:rsidRDefault="00935BBB" w:rsidP="004009DD">
      <w:pPr>
        <w:ind w:left="1416"/>
        <w:jc w:val="both"/>
        <w:rPr>
          <w:i/>
          <w:iCs/>
        </w:rPr>
      </w:pPr>
      <w:r w:rsidRPr="00935BBB">
        <w:rPr>
          <w:b/>
          <w:bCs/>
        </w:rPr>
        <w:t>→ gewählter Wert im Model</w:t>
      </w:r>
      <w:r>
        <w:t xml:space="preserve">: </w:t>
      </w:r>
      <w:r w:rsidRPr="002A6E00">
        <w:rPr>
          <w:i/>
          <w:iCs/>
        </w:rPr>
        <w:t>int increase = 0</w:t>
      </w:r>
    </w:p>
    <w:p w14:paraId="6937F1AC" w14:textId="380C6D8E" w:rsidR="00B163EF" w:rsidRDefault="00B163EF" w:rsidP="004009DD">
      <w:pPr>
        <w:pStyle w:val="ListParagraph"/>
        <w:numPr>
          <w:ilvl w:val="1"/>
          <w:numId w:val="13"/>
        </w:numPr>
        <w:jc w:val="both"/>
        <w:rPr>
          <w:b/>
          <w:bCs/>
        </w:rPr>
      </w:pPr>
      <w:r w:rsidRPr="00B30438">
        <w:rPr>
          <w:b/>
          <w:bCs/>
        </w:rPr>
        <w:t>increase &gt;= 0</w:t>
      </w:r>
    </w:p>
    <w:p w14:paraId="4FD3A645" w14:textId="4F5EE39A" w:rsidR="00E011BD" w:rsidRDefault="00E011BD" w:rsidP="004009DD">
      <w:pPr>
        <w:pStyle w:val="ListParagraph"/>
        <w:numPr>
          <w:ilvl w:val="2"/>
          <w:numId w:val="13"/>
        </w:numPr>
        <w:jc w:val="both"/>
        <w:rPr>
          <w:b/>
          <w:bCs/>
        </w:rPr>
      </w:pPr>
      <w:r>
        <w:rPr>
          <w:b/>
          <w:bCs/>
        </w:rPr>
        <w:t xml:space="preserve">factorIterator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Paragraph"/>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Paragraph"/>
        <w:ind w:left="2160"/>
        <w:jc w:val="both"/>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Paragraph"/>
        <w:numPr>
          <w:ilvl w:val="2"/>
          <w:numId w:val="13"/>
        </w:numPr>
        <w:jc w:val="both"/>
        <w:rPr>
          <w:b/>
          <w:bCs/>
        </w:rPr>
      </w:pPr>
      <w:r>
        <w:rPr>
          <w:b/>
          <w:bCs/>
        </w:rPr>
        <w:t>factorIterator !=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r w:rsidR="00092F18" w:rsidRPr="00DF2283">
        <w:rPr>
          <w:i/>
          <w:iCs/>
        </w:rPr>
        <w:t>RuntimeException("factorIterator out of bounds")</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4009DD">
      <w:pPr>
        <w:ind w:left="3540" w:firstLine="708"/>
        <w:jc w:val="both"/>
      </w:pPr>
      <w:r>
        <w:t xml:space="preserve">→ </w:t>
      </w:r>
      <w:r w:rsidRPr="00164064">
        <w:rPr>
          <w:i/>
          <w:iCs/>
        </w:rPr>
        <w:t>int increase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0">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Heading3"/>
      </w:pPr>
      <w:bookmarkStart w:id="78" w:name="_Toc43319222"/>
      <w:r w:rsidRPr="00482442">
        <w:t>decreaseFactors()</w:t>
      </w:r>
      <w:bookmarkEnd w:id="78"/>
    </w:p>
    <w:p w14:paraId="4C83B724" w14:textId="210DF64B" w:rsidR="001E6EB6" w:rsidRDefault="001E6EB6" w:rsidP="004009DD">
      <w:pPr>
        <w:jc w:val="both"/>
      </w:pPr>
      <w:r>
        <w:t>Vergleichbar zu increaseFactors wird die Methode de</w:t>
      </w:r>
      <w:r w:rsidRPr="00EA0BB1">
        <w:t>creaseFactors</w:t>
      </w:r>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Paragraph"/>
        <w:numPr>
          <w:ilvl w:val="0"/>
          <w:numId w:val="13"/>
        </w:numPr>
        <w:jc w:val="both"/>
        <w:rPr>
          <w:b/>
          <w:bCs/>
        </w:rPr>
      </w:pPr>
      <w:r>
        <w:rPr>
          <w:b/>
          <w:bCs/>
        </w:rPr>
        <w:t>de</w:t>
      </w:r>
      <w:r w:rsidR="001E6EB6" w:rsidRPr="00B30438">
        <w:rPr>
          <w:b/>
          <w:bCs/>
        </w:rPr>
        <w:t>crease &lt; 0</w:t>
      </w:r>
      <w:r w:rsidR="001E6EB6">
        <w:rPr>
          <w:b/>
          <w:bCs/>
        </w:rPr>
        <w:t xml:space="preserve"> | (e</w:t>
      </w:r>
      <w:r w:rsidR="001E6EB6" w:rsidRPr="00BF6A52">
        <w:rPr>
          <w:b/>
          <w:bCs/>
        </w:rPr>
        <w:t xml:space="preserve">2Sum()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r w:rsidRPr="009475B4">
        <w:rPr>
          <w:i/>
          <w:iCs/>
        </w:rPr>
        <w:t>IllegalArgumentException("</w:t>
      </w:r>
      <w:r w:rsidR="00EB3243" w:rsidRPr="009475B4">
        <w:rPr>
          <w:i/>
          <w:iCs/>
        </w:rPr>
        <w:t>de</w:t>
      </w:r>
      <w:r w:rsidRPr="009475B4">
        <w:rPr>
          <w:i/>
          <w:iCs/>
        </w:rPr>
        <w:t>crease out of bounds")</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4009DD">
      <w:pPr>
        <w:pStyle w:val="ListParagraph"/>
        <w:numPr>
          <w:ilvl w:val="0"/>
          <w:numId w:val="13"/>
        </w:numPr>
        <w:jc w:val="both"/>
        <w:rPr>
          <w:b/>
          <w:bCs/>
        </w:rPr>
      </w:pPr>
      <w:r>
        <w:rPr>
          <w:b/>
          <w:bCs/>
        </w:rPr>
        <w:t>de</w:t>
      </w:r>
      <w:r w:rsidR="001E6EB6" w:rsidRPr="00B30438">
        <w:rPr>
          <w:b/>
          <w:bCs/>
        </w:rPr>
        <w:t>crease &gt;= 0</w:t>
      </w:r>
    </w:p>
    <w:p w14:paraId="493CF15C" w14:textId="214BB40C" w:rsidR="001E6EB6" w:rsidRDefault="00EB3243" w:rsidP="004009DD">
      <w:pPr>
        <w:pStyle w:val="ListParagraph"/>
        <w:numPr>
          <w:ilvl w:val="1"/>
          <w:numId w:val="13"/>
        </w:numPr>
        <w:jc w:val="both"/>
        <w:rPr>
          <w:b/>
          <w:bCs/>
        </w:rPr>
      </w:pPr>
      <w:r>
        <w:rPr>
          <w:b/>
          <w:bCs/>
        </w:rPr>
        <w:t>de</w:t>
      </w:r>
      <w:r w:rsidR="001E6EB6" w:rsidRPr="00B30438">
        <w:rPr>
          <w:b/>
          <w:bCs/>
        </w:rPr>
        <w:t>crease = 0</w:t>
      </w:r>
    </w:p>
    <w:p w14:paraId="42043AD3" w14:textId="190E41BF" w:rsidR="001E6EB6" w:rsidRPr="0054011B" w:rsidRDefault="001E6EB6" w:rsidP="004009DD">
      <w:pPr>
        <w:ind w:left="1416"/>
        <w:jc w:val="both"/>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4009DD">
      <w:pPr>
        <w:pStyle w:val="ListParagraph"/>
        <w:numPr>
          <w:ilvl w:val="1"/>
          <w:numId w:val="13"/>
        </w:numPr>
        <w:jc w:val="both"/>
        <w:rPr>
          <w:b/>
          <w:bCs/>
        </w:rPr>
      </w:pPr>
      <w:r>
        <w:rPr>
          <w:b/>
          <w:bCs/>
        </w:rPr>
        <w:t>de</w:t>
      </w:r>
      <w:r w:rsidR="001E6EB6" w:rsidRPr="00B30438">
        <w:rPr>
          <w:b/>
          <w:bCs/>
        </w:rPr>
        <w:t>crease &gt;= 0</w:t>
      </w:r>
    </w:p>
    <w:p w14:paraId="50853B10" w14:textId="77777777" w:rsidR="001E6EB6" w:rsidRDefault="001E6EB6" w:rsidP="004009DD">
      <w:pPr>
        <w:pStyle w:val="ListParagraph"/>
        <w:numPr>
          <w:ilvl w:val="2"/>
          <w:numId w:val="13"/>
        </w:numPr>
        <w:jc w:val="both"/>
        <w:rPr>
          <w:b/>
          <w:bCs/>
        </w:rPr>
      </w:pPr>
      <w:r>
        <w:rPr>
          <w:b/>
          <w:bCs/>
        </w:rPr>
        <w:t>factorIterator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Paragraph"/>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Paragraph"/>
        <w:ind w:left="2160"/>
        <w:jc w:val="both"/>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Paragraph"/>
        <w:numPr>
          <w:ilvl w:val="2"/>
          <w:numId w:val="13"/>
        </w:numPr>
        <w:jc w:val="both"/>
        <w:rPr>
          <w:b/>
          <w:bCs/>
        </w:rPr>
      </w:pPr>
      <w:r>
        <w:rPr>
          <w:b/>
          <w:bCs/>
        </w:rPr>
        <w:t xml:space="preserve">factorIterator !=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r w:rsidRPr="003D1473">
        <w:rPr>
          <w:i/>
          <w:iCs/>
        </w:rPr>
        <w:t>RuntimeException("factorIterator out of bounds")</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4009DD">
      <w:pPr>
        <w:ind w:left="3540" w:firstLine="708"/>
        <w:jc w:val="both"/>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001450DE" w:rsidP="004009DD">
      <w:pPr>
        <w:jc w:val="both"/>
      </w:pPr>
      <w:r>
        <w:rPr>
          <w:noProof/>
        </w:rPr>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24FC969" w:rsidR="00BA09CD" w:rsidRDefault="31C768DE" w:rsidP="00751E6B">
      <w:pPr>
        <w:pStyle w:val="Heading1"/>
      </w:pPr>
      <w:r w:rsidRPr="00751E6B">
        <w:t xml:space="preserve"> </w:t>
      </w:r>
      <w:bookmarkStart w:id="79" w:name="_Toc43319223"/>
      <w:r w:rsidR="611433CA" w:rsidRPr="00751E6B">
        <w:t>Anhang</w:t>
      </w:r>
      <w:bookmarkEnd w:id="79"/>
    </w:p>
    <w:p w14:paraId="69EE8939" w14:textId="6BD04B39" w:rsidR="00E90C39" w:rsidRPr="00E90C39" w:rsidRDefault="00E90C39" w:rsidP="00E90C39">
      <w:r>
        <w:t xml:space="preserve">Alle Diagramme sind in höherer Auflösung unter dem Pfad </w:t>
      </w:r>
      <w:r w:rsidR="00871D52" w:rsidRPr="00871D52">
        <w:t>\SWEII_CASE_TOOL\Dokumentation\Diagramme</w:t>
      </w:r>
      <w:r w:rsidR="00871D52">
        <w:t xml:space="preserve"> zu finden</w:t>
      </w:r>
    </w:p>
    <w:p w14:paraId="5389214A" w14:textId="15696A3C" w:rsidR="00077A29" w:rsidRDefault="008A0FFC" w:rsidP="00751E6B">
      <w:pPr>
        <w:pStyle w:val="Heading2"/>
      </w:pPr>
      <w:bookmarkStart w:id="80" w:name="_Toc43319224"/>
      <w:r w:rsidRPr="008A0FFC">
        <w:t>Klassendiagramme</w:t>
      </w:r>
      <w:bookmarkEnd w:id="80"/>
    </w:p>
    <w:p w14:paraId="081D4662" w14:textId="7A1B5950" w:rsidR="00817620" w:rsidRDefault="00817620" w:rsidP="00817620">
      <w:pPr>
        <w:pStyle w:val="Heading3"/>
      </w:pPr>
      <w:bookmarkStart w:id="81" w:name="_Toc43319225"/>
      <w:r>
        <w:t xml:space="preserve">Komplette </w:t>
      </w:r>
      <w:r w:rsidR="0097293B">
        <w:t xml:space="preserve">Klassen </w:t>
      </w:r>
      <w:r>
        <w:t>Übersicht</w:t>
      </w:r>
      <w:bookmarkEnd w:id="81"/>
    </w:p>
    <w:p w14:paraId="0645D878" w14:textId="78DB2FA5" w:rsidR="0097293B" w:rsidRPr="0097293B" w:rsidRDefault="0097293B" w:rsidP="0097293B">
      <w:r>
        <w:rPr>
          <w:noProof/>
        </w:rPr>
        <w:drawing>
          <wp:inline distT="0" distB="0" distL="0" distR="0" wp14:anchorId="39A020AD" wp14:editId="3AF7E3B5">
            <wp:extent cx="5749925" cy="2999105"/>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9925" cy="2999105"/>
                    </a:xfrm>
                    <a:prstGeom prst="rect">
                      <a:avLst/>
                    </a:prstGeom>
                    <a:noFill/>
                    <a:ln>
                      <a:noFill/>
                    </a:ln>
                  </pic:spPr>
                </pic:pic>
              </a:graphicData>
            </a:graphic>
          </wp:inline>
        </w:drawing>
      </w:r>
    </w:p>
    <w:p w14:paraId="321E512C" w14:textId="6621D51F" w:rsidR="008A0FFC" w:rsidRDefault="008A0FFC" w:rsidP="00751E6B">
      <w:pPr>
        <w:pStyle w:val="Heading3"/>
      </w:pPr>
      <w:bookmarkStart w:id="82" w:name="_Toc43319226"/>
      <w:r w:rsidRPr="008A0FFC">
        <w:t>MODEL</w:t>
      </w:r>
      <w:bookmarkEnd w:id="82"/>
    </w:p>
    <w:p w14:paraId="3AF9F6F4" w14:textId="7DD91DDF" w:rsidR="00817620" w:rsidRDefault="002D398F" w:rsidP="002D398F">
      <w:pPr>
        <w:pStyle w:val="Heading3"/>
      </w:pPr>
      <w:bookmarkStart w:id="83" w:name="_Toc43319227"/>
      <w:r>
        <w:t>Übersicht Kompakt</w:t>
      </w:r>
      <w:bookmarkEnd w:id="83"/>
    </w:p>
    <w:p w14:paraId="0D5BF0D8" w14:textId="28A190EE" w:rsidR="002D398F" w:rsidRDefault="002D398F" w:rsidP="002D398F">
      <w:r>
        <w:rPr>
          <w:noProof/>
        </w:rPr>
        <w:drawing>
          <wp:inline distT="0" distB="0" distL="0" distR="0" wp14:anchorId="38C66355" wp14:editId="56865FD5">
            <wp:extent cx="5760720" cy="1261866"/>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261866"/>
                    </a:xfrm>
                    <a:prstGeom prst="rect">
                      <a:avLst/>
                    </a:prstGeom>
                    <a:noFill/>
                    <a:ln>
                      <a:noFill/>
                    </a:ln>
                  </pic:spPr>
                </pic:pic>
              </a:graphicData>
            </a:graphic>
          </wp:inline>
        </w:drawing>
      </w:r>
    </w:p>
    <w:p w14:paraId="5941D20D" w14:textId="4D87439B" w:rsidR="002D398F" w:rsidRDefault="002D398F" w:rsidP="002D398F">
      <w:pPr>
        <w:pStyle w:val="Heading3"/>
      </w:pPr>
      <w:bookmarkStart w:id="84" w:name="_Toc43319228"/>
      <w:r>
        <w:t>Übersicht Komplett</w:t>
      </w:r>
      <w:bookmarkEnd w:id="84"/>
    </w:p>
    <w:p w14:paraId="59395F3C" w14:textId="7316485A" w:rsidR="002D398F" w:rsidRPr="002D398F" w:rsidRDefault="003242D8" w:rsidP="002D398F">
      <w:r>
        <w:rPr>
          <w:noProof/>
        </w:rPr>
        <w:drawing>
          <wp:inline distT="0" distB="0" distL="0" distR="0" wp14:anchorId="4321CC1B" wp14:editId="265702E1">
            <wp:extent cx="5758180" cy="8129905"/>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8180" cy="8129905"/>
                    </a:xfrm>
                    <a:prstGeom prst="rect">
                      <a:avLst/>
                    </a:prstGeom>
                    <a:noFill/>
                    <a:ln>
                      <a:noFill/>
                    </a:ln>
                  </pic:spPr>
                </pic:pic>
              </a:graphicData>
            </a:graphic>
          </wp:inline>
        </w:drawing>
      </w:r>
    </w:p>
    <w:p w14:paraId="670B745F" w14:textId="4C28D633" w:rsidR="008A0FFC" w:rsidRDefault="008A0FFC" w:rsidP="00751E6B">
      <w:pPr>
        <w:pStyle w:val="Heading3"/>
      </w:pPr>
      <w:bookmarkStart w:id="85" w:name="_Toc43319229"/>
      <w:r w:rsidRPr="008A0FFC">
        <w:t>VIEW</w:t>
      </w:r>
      <w:bookmarkEnd w:id="85"/>
    </w:p>
    <w:p w14:paraId="55AE3420" w14:textId="2415D5C7" w:rsidR="005C2655" w:rsidRPr="005C2655" w:rsidRDefault="005C2655" w:rsidP="005C2655">
      <w:pPr>
        <w:pStyle w:val="Heading3"/>
      </w:pPr>
      <w:bookmarkStart w:id="86" w:name="_Toc43319230"/>
      <w:r>
        <w:t>Übersicht Kompakt</w:t>
      </w:r>
      <w:bookmarkEnd w:id="86"/>
    </w:p>
    <w:p w14:paraId="6640E743" w14:textId="23FD1A4E" w:rsidR="008E0073" w:rsidRPr="008E0073" w:rsidRDefault="00D94640" w:rsidP="008E0073">
      <w:r>
        <w:rPr>
          <w:noProof/>
        </w:rPr>
        <w:drawing>
          <wp:inline distT="0" distB="0" distL="0" distR="0" wp14:anchorId="5ACD7A6B" wp14:editId="17DE414D">
            <wp:extent cx="5747385" cy="25520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2552065"/>
                    </a:xfrm>
                    <a:prstGeom prst="rect">
                      <a:avLst/>
                    </a:prstGeom>
                    <a:noFill/>
                    <a:ln>
                      <a:noFill/>
                    </a:ln>
                  </pic:spPr>
                </pic:pic>
              </a:graphicData>
            </a:graphic>
          </wp:inline>
        </w:drawing>
      </w:r>
    </w:p>
    <w:p w14:paraId="364B6249" w14:textId="0506602B" w:rsidR="001E2E49" w:rsidRDefault="008A0FFC" w:rsidP="00751E6B">
      <w:pPr>
        <w:pStyle w:val="Heading3"/>
      </w:pPr>
      <w:bookmarkStart w:id="87" w:name="_Toc43319231"/>
      <w:r w:rsidRPr="008A0FFC">
        <w:t>CONTROLLER</w:t>
      </w:r>
      <w:bookmarkEnd w:id="87"/>
    </w:p>
    <w:p w14:paraId="60A3F656" w14:textId="07013524" w:rsidR="001E2E49" w:rsidRPr="001E2E49" w:rsidRDefault="001E2E49" w:rsidP="001E2E49">
      <w:pPr>
        <w:pStyle w:val="Heading3"/>
      </w:pPr>
      <w:bookmarkStart w:id="88" w:name="_Toc43319232"/>
      <w:r>
        <w:t>Kompakte Übersicht</w:t>
      </w:r>
      <w:bookmarkEnd w:id="88"/>
    </w:p>
    <w:p w14:paraId="6B47A7F0" w14:textId="54605CA0" w:rsidR="008A0FFC" w:rsidRDefault="0047242C" w:rsidP="00751E6B">
      <w:pPr>
        <w:pStyle w:val="Heading3"/>
      </w:pPr>
      <w:bookmarkStart w:id="89" w:name="_Toc43311756"/>
      <w:bookmarkStart w:id="90" w:name="_Toc43311806"/>
      <w:bookmarkStart w:id="91" w:name="_Toc43319233"/>
      <w:r>
        <w:rPr>
          <w:noProof/>
        </w:rPr>
        <w:drawing>
          <wp:inline distT="0" distB="0" distL="0" distR="0" wp14:anchorId="7297EE25" wp14:editId="4997F129">
            <wp:extent cx="5757545" cy="35369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3536950"/>
                    </a:xfrm>
                    <a:prstGeom prst="rect">
                      <a:avLst/>
                    </a:prstGeom>
                    <a:noFill/>
                    <a:ln>
                      <a:noFill/>
                    </a:ln>
                  </pic:spPr>
                </pic:pic>
              </a:graphicData>
            </a:graphic>
          </wp:inline>
        </w:drawing>
      </w:r>
      <w:bookmarkEnd w:id="89"/>
      <w:bookmarkEnd w:id="90"/>
      <w:bookmarkEnd w:id="91"/>
    </w:p>
    <w:p w14:paraId="3C9F1260" w14:textId="076CA5FE" w:rsidR="0039261F" w:rsidRDefault="0039261F" w:rsidP="001E2E49">
      <w:pPr>
        <w:pStyle w:val="Heading3"/>
      </w:pPr>
      <w:r>
        <w:br/>
      </w:r>
    </w:p>
    <w:p w14:paraId="6E28AF6D" w14:textId="77777777" w:rsidR="0039261F" w:rsidRDefault="0039261F">
      <w:pPr>
        <w:rPr>
          <w:rFonts w:asciiTheme="majorHAnsi" w:eastAsiaTheme="majorEastAsia" w:hAnsiTheme="majorHAnsi" w:cstheme="majorBidi"/>
          <w:color w:val="1F3763" w:themeColor="accent1" w:themeShade="7F"/>
          <w:sz w:val="24"/>
          <w:szCs w:val="24"/>
        </w:rPr>
      </w:pPr>
      <w:r>
        <w:br w:type="page"/>
      </w:r>
    </w:p>
    <w:p w14:paraId="0FCE48F5" w14:textId="4ED6BD85" w:rsidR="001E2E49" w:rsidRDefault="001E2E49" w:rsidP="001E2E49">
      <w:pPr>
        <w:pStyle w:val="Heading3"/>
      </w:pPr>
      <w:bookmarkStart w:id="92" w:name="_Toc43319234"/>
      <w:r>
        <w:t>Vollständige Übersicht</w:t>
      </w:r>
      <w:bookmarkEnd w:id="92"/>
    </w:p>
    <w:p w14:paraId="1976B244" w14:textId="1537B040" w:rsidR="00A44375" w:rsidRDefault="001B4822" w:rsidP="00A44375">
      <w:r>
        <w:rPr>
          <w:noProof/>
        </w:rPr>
        <w:drawing>
          <wp:inline distT="0" distB="0" distL="0" distR="0" wp14:anchorId="44841D27" wp14:editId="2519F036">
            <wp:extent cx="5758180" cy="7677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8180" cy="7677150"/>
                    </a:xfrm>
                    <a:prstGeom prst="rect">
                      <a:avLst/>
                    </a:prstGeom>
                    <a:noFill/>
                    <a:ln>
                      <a:noFill/>
                    </a:ln>
                  </pic:spPr>
                </pic:pic>
              </a:graphicData>
            </a:graphic>
          </wp:inline>
        </w:drawing>
      </w:r>
    </w:p>
    <w:p w14:paraId="14713A6E" w14:textId="4461706C" w:rsidR="00D57BB1" w:rsidRDefault="00D57BB1" w:rsidP="00A44375"/>
    <w:p w14:paraId="6922B912" w14:textId="7422DF92" w:rsidR="00D57BB1" w:rsidRDefault="00D57BB1" w:rsidP="00A44375"/>
    <w:p w14:paraId="78E7E3CA" w14:textId="4D59C38D" w:rsidR="00D57BB1" w:rsidRDefault="00D57BB1" w:rsidP="00D57BB1">
      <w:pPr>
        <w:pStyle w:val="Heading2"/>
      </w:pPr>
      <w:r>
        <w:br w:type="column"/>
      </w:r>
      <w:bookmarkStart w:id="93" w:name="_Toc43319235"/>
      <w:r>
        <w:t>Komponentendiagramm</w:t>
      </w:r>
      <w:bookmarkEnd w:id="93"/>
    </w:p>
    <w:p w14:paraId="07AFE206" w14:textId="5D550E07" w:rsidR="00D57BB1" w:rsidRDefault="00D57BB1" w:rsidP="00D57BB1">
      <w:r>
        <w:rPr>
          <w:noProof/>
        </w:rPr>
        <w:drawing>
          <wp:inline distT="0" distB="0" distL="0" distR="0" wp14:anchorId="72367AF8" wp14:editId="58A34D12">
            <wp:extent cx="6124575" cy="453536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8892" cy="4538565"/>
                    </a:xfrm>
                    <a:prstGeom prst="rect">
                      <a:avLst/>
                    </a:prstGeom>
                    <a:noFill/>
                    <a:ln>
                      <a:noFill/>
                    </a:ln>
                  </pic:spPr>
                </pic:pic>
              </a:graphicData>
            </a:graphic>
          </wp:inline>
        </w:drawing>
      </w:r>
    </w:p>
    <w:p w14:paraId="23080094" w14:textId="77777777" w:rsidR="00D57BB1" w:rsidRDefault="00D57BB1">
      <w:r>
        <w:br w:type="page"/>
      </w:r>
    </w:p>
    <w:p w14:paraId="5C5FABF7" w14:textId="0E5B5A47" w:rsidR="00D57BB1" w:rsidRDefault="00D57BB1" w:rsidP="00D57BB1">
      <w:pPr>
        <w:pStyle w:val="Heading2"/>
      </w:pPr>
      <w:bookmarkStart w:id="94" w:name="_Toc43319236"/>
      <w:r>
        <w:t>Paketdiagramm</w:t>
      </w:r>
      <w:bookmarkEnd w:id="94"/>
    </w:p>
    <w:p w14:paraId="61A310C3" w14:textId="5DD778F1" w:rsidR="00D57BB1" w:rsidRPr="00D57BB1" w:rsidRDefault="00B27AC8" w:rsidP="00D57BB1">
      <w:r>
        <w:rPr>
          <w:noProof/>
        </w:rPr>
        <w:drawing>
          <wp:inline distT="0" distB="0" distL="0" distR="0" wp14:anchorId="3ACFEA98" wp14:editId="39932AA3">
            <wp:extent cx="5758180" cy="37674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8180" cy="3767455"/>
                    </a:xfrm>
                    <a:prstGeom prst="rect">
                      <a:avLst/>
                    </a:prstGeom>
                    <a:noFill/>
                    <a:ln>
                      <a:noFill/>
                    </a:ln>
                  </pic:spPr>
                </pic:pic>
              </a:graphicData>
            </a:graphic>
          </wp:inline>
        </w:drawing>
      </w:r>
    </w:p>
    <w:sectPr w:rsidR="00D57BB1" w:rsidRPr="00D57BB1" w:rsidSect="009522C6">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9802A" w14:textId="77777777" w:rsidR="005F7991" w:rsidRDefault="005F7991" w:rsidP="00657F85">
      <w:pPr>
        <w:spacing w:after="0" w:line="240" w:lineRule="auto"/>
      </w:pPr>
      <w:r>
        <w:separator/>
      </w:r>
    </w:p>
  </w:endnote>
  <w:endnote w:type="continuationSeparator" w:id="0">
    <w:p w14:paraId="515AF18C" w14:textId="77777777" w:rsidR="005F7991" w:rsidRDefault="005F7991" w:rsidP="00657F85">
      <w:pPr>
        <w:spacing w:after="0" w:line="240" w:lineRule="auto"/>
      </w:pPr>
      <w:r>
        <w:continuationSeparator/>
      </w:r>
    </w:p>
  </w:endnote>
  <w:endnote w:type="continuationNotice" w:id="1">
    <w:p w14:paraId="50C7AFFB" w14:textId="77777777" w:rsidR="005F7991" w:rsidRDefault="005F79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Content>
      <w:p w14:paraId="7A4019E5" w14:textId="73DC47E3" w:rsidR="004009DD" w:rsidRDefault="004009DD">
        <w:pPr>
          <w:pStyle w:val="Footer"/>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D0948" w14:textId="77777777" w:rsidR="005F7991" w:rsidRDefault="005F7991" w:rsidP="00657F85">
      <w:pPr>
        <w:spacing w:after="0" w:line="240" w:lineRule="auto"/>
      </w:pPr>
      <w:r>
        <w:separator/>
      </w:r>
    </w:p>
  </w:footnote>
  <w:footnote w:type="continuationSeparator" w:id="0">
    <w:p w14:paraId="7F291F91" w14:textId="77777777" w:rsidR="005F7991" w:rsidRDefault="005F7991" w:rsidP="00657F85">
      <w:pPr>
        <w:spacing w:after="0" w:line="240" w:lineRule="auto"/>
      </w:pPr>
      <w:r>
        <w:continuationSeparator/>
      </w:r>
    </w:p>
  </w:footnote>
  <w:footnote w:type="continuationNotice" w:id="1">
    <w:p w14:paraId="70A608BA" w14:textId="77777777" w:rsidR="005F7991" w:rsidRDefault="005F79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4009DD" w:rsidRDefault="004009DD" w:rsidP="009522C6">
    <w:pPr>
      <w:pStyle w:val="Header"/>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08"/>
  <w:autoHyphenation/>
  <w:hyphenationZone w:val="425"/>
  <w:defaultTableStyle w:val="SWE-Standard"/>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1396"/>
    <w:rsid w:val="00053737"/>
    <w:rsid w:val="00055D41"/>
    <w:rsid w:val="0006140C"/>
    <w:rsid w:val="000669AC"/>
    <w:rsid w:val="000713BE"/>
    <w:rsid w:val="000739C7"/>
    <w:rsid w:val="00075689"/>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4EF0"/>
    <w:rsid w:val="000D5213"/>
    <w:rsid w:val="000E034E"/>
    <w:rsid w:val="000E0CBD"/>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D42"/>
    <w:rsid w:val="00112F6A"/>
    <w:rsid w:val="00113FFF"/>
    <w:rsid w:val="00116665"/>
    <w:rsid w:val="00117484"/>
    <w:rsid w:val="00117B70"/>
    <w:rsid w:val="00120838"/>
    <w:rsid w:val="00120C06"/>
    <w:rsid w:val="001228D9"/>
    <w:rsid w:val="00123CDF"/>
    <w:rsid w:val="00124BC8"/>
    <w:rsid w:val="00126192"/>
    <w:rsid w:val="001313BD"/>
    <w:rsid w:val="00131721"/>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40D6"/>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4822"/>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2E49"/>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398F"/>
    <w:rsid w:val="002D52F2"/>
    <w:rsid w:val="002D5589"/>
    <w:rsid w:val="002D66EE"/>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811"/>
    <w:rsid w:val="002F7D69"/>
    <w:rsid w:val="00302054"/>
    <w:rsid w:val="00302AFA"/>
    <w:rsid w:val="003061CB"/>
    <w:rsid w:val="0030694B"/>
    <w:rsid w:val="00311D7E"/>
    <w:rsid w:val="00312441"/>
    <w:rsid w:val="003150B2"/>
    <w:rsid w:val="003153B3"/>
    <w:rsid w:val="0032075D"/>
    <w:rsid w:val="003235D1"/>
    <w:rsid w:val="003242D8"/>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3BA5"/>
    <w:rsid w:val="003647D9"/>
    <w:rsid w:val="00365347"/>
    <w:rsid w:val="00370832"/>
    <w:rsid w:val="003725AF"/>
    <w:rsid w:val="00384018"/>
    <w:rsid w:val="00384BBC"/>
    <w:rsid w:val="00384DA7"/>
    <w:rsid w:val="00384E11"/>
    <w:rsid w:val="00386001"/>
    <w:rsid w:val="00390975"/>
    <w:rsid w:val="003912C6"/>
    <w:rsid w:val="00391E4A"/>
    <w:rsid w:val="00391F47"/>
    <w:rsid w:val="0039261F"/>
    <w:rsid w:val="0039343A"/>
    <w:rsid w:val="00394776"/>
    <w:rsid w:val="00394843"/>
    <w:rsid w:val="003955AD"/>
    <w:rsid w:val="0039793F"/>
    <w:rsid w:val="003A27F1"/>
    <w:rsid w:val="003A5089"/>
    <w:rsid w:val="003A7DA2"/>
    <w:rsid w:val="003B08C0"/>
    <w:rsid w:val="003B125C"/>
    <w:rsid w:val="003B7EE8"/>
    <w:rsid w:val="003C5D15"/>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49D2"/>
    <w:rsid w:val="003F7521"/>
    <w:rsid w:val="004009DD"/>
    <w:rsid w:val="00400A5A"/>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466"/>
    <w:rsid w:val="004338B2"/>
    <w:rsid w:val="00434A74"/>
    <w:rsid w:val="00434CD9"/>
    <w:rsid w:val="00440E8B"/>
    <w:rsid w:val="00441D41"/>
    <w:rsid w:val="004440F1"/>
    <w:rsid w:val="00445B17"/>
    <w:rsid w:val="0045132A"/>
    <w:rsid w:val="00452B4F"/>
    <w:rsid w:val="0045402B"/>
    <w:rsid w:val="00454D16"/>
    <w:rsid w:val="00455718"/>
    <w:rsid w:val="00455D23"/>
    <w:rsid w:val="00456FD9"/>
    <w:rsid w:val="004570CE"/>
    <w:rsid w:val="00460773"/>
    <w:rsid w:val="00461911"/>
    <w:rsid w:val="004620AD"/>
    <w:rsid w:val="004655F1"/>
    <w:rsid w:val="0046687A"/>
    <w:rsid w:val="0046793D"/>
    <w:rsid w:val="0047024F"/>
    <w:rsid w:val="00471E78"/>
    <w:rsid w:val="0047242C"/>
    <w:rsid w:val="0047316F"/>
    <w:rsid w:val="004742A4"/>
    <w:rsid w:val="0047467E"/>
    <w:rsid w:val="0047665F"/>
    <w:rsid w:val="00476BC9"/>
    <w:rsid w:val="00476FE4"/>
    <w:rsid w:val="004774C6"/>
    <w:rsid w:val="004820F5"/>
    <w:rsid w:val="00482442"/>
    <w:rsid w:val="0048325A"/>
    <w:rsid w:val="00484200"/>
    <w:rsid w:val="00484BD8"/>
    <w:rsid w:val="00485D5F"/>
    <w:rsid w:val="00486FB0"/>
    <w:rsid w:val="00490158"/>
    <w:rsid w:val="0049311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42C"/>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2655"/>
    <w:rsid w:val="005C3F77"/>
    <w:rsid w:val="005D0FF2"/>
    <w:rsid w:val="005D2FE9"/>
    <w:rsid w:val="005D3283"/>
    <w:rsid w:val="005D5855"/>
    <w:rsid w:val="005D5A20"/>
    <w:rsid w:val="005E1027"/>
    <w:rsid w:val="005E334A"/>
    <w:rsid w:val="005E56FC"/>
    <w:rsid w:val="005E5DAD"/>
    <w:rsid w:val="005E7472"/>
    <w:rsid w:val="005F1BDE"/>
    <w:rsid w:val="005F1EC1"/>
    <w:rsid w:val="005F22FC"/>
    <w:rsid w:val="005F24B1"/>
    <w:rsid w:val="005F3117"/>
    <w:rsid w:val="005F3EF7"/>
    <w:rsid w:val="005F5A24"/>
    <w:rsid w:val="005F6B8F"/>
    <w:rsid w:val="005F7991"/>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9628D"/>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4E79"/>
    <w:rsid w:val="006C699F"/>
    <w:rsid w:val="006C76C7"/>
    <w:rsid w:val="006D1AF7"/>
    <w:rsid w:val="006D2702"/>
    <w:rsid w:val="006D2F6A"/>
    <w:rsid w:val="006D4EB6"/>
    <w:rsid w:val="006D51C1"/>
    <w:rsid w:val="006D689B"/>
    <w:rsid w:val="006D7EBC"/>
    <w:rsid w:val="006E1A47"/>
    <w:rsid w:val="006E3BBD"/>
    <w:rsid w:val="006F0A3C"/>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00FD"/>
    <w:rsid w:val="00741931"/>
    <w:rsid w:val="00741E8B"/>
    <w:rsid w:val="00742359"/>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17620"/>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1D52"/>
    <w:rsid w:val="008752AF"/>
    <w:rsid w:val="008760C9"/>
    <w:rsid w:val="00880FB1"/>
    <w:rsid w:val="00881654"/>
    <w:rsid w:val="00884A42"/>
    <w:rsid w:val="008856D4"/>
    <w:rsid w:val="008912B6"/>
    <w:rsid w:val="0089142C"/>
    <w:rsid w:val="0089176B"/>
    <w:rsid w:val="0089396C"/>
    <w:rsid w:val="00896678"/>
    <w:rsid w:val="008A0FFC"/>
    <w:rsid w:val="008A2A92"/>
    <w:rsid w:val="008A2CCC"/>
    <w:rsid w:val="008A6692"/>
    <w:rsid w:val="008A6D50"/>
    <w:rsid w:val="008A7CDE"/>
    <w:rsid w:val="008B1D52"/>
    <w:rsid w:val="008B3ADF"/>
    <w:rsid w:val="008B5BAA"/>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7DF"/>
    <w:rsid w:val="008D68EF"/>
    <w:rsid w:val="008D75B7"/>
    <w:rsid w:val="008D78B3"/>
    <w:rsid w:val="008E0073"/>
    <w:rsid w:val="008E2915"/>
    <w:rsid w:val="008E3BB7"/>
    <w:rsid w:val="008E3E2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93B"/>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6312"/>
    <w:rsid w:val="009A8803"/>
    <w:rsid w:val="009B2E95"/>
    <w:rsid w:val="009B4897"/>
    <w:rsid w:val="009C0F60"/>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D7C43"/>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375"/>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340"/>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997"/>
    <w:rsid w:val="00AF2B8A"/>
    <w:rsid w:val="00AF2D22"/>
    <w:rsid w:val="00B01817"/>
    <w:rsid w:val="00B06349"/>
    <w:rsid w:val="00B07326"/>
    <w:rsid w:val="00B07A08"/>
    <w:rsid w:val="00B1085A"/>
    <w:rsid w:val="00B10E60"/>
    <w:rsid w:val="00B1232A"/>
    <w:rsid w:val="00B15ED1"/>
    <w:rsid w:val="00B16083"/>
    <w:rsid w:val="00B16234"/>
    <w:rsid w:val="00B163EF"/>
    <w:rsid w:val="00B16E80"/>
    <w:rsid w:val="00B17417"/>
    <w:rsid w:val="00B17897"/>
    <w:rsid w:val="00B20ACC"/>
    <w:rsid w:val="00B21635"/>
    <w:rsid w:val="00B22A11"/>
    <w:rsid w:val="00B23C53"/>
    <w:rsid w:val="00B27AC8"/>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6837"/>
    <w:rsid w:val="00B97E9A"/>
    <w:rsid w:val="00BA09CD"/>
    <w:rsid w:val="00BA1F3D"/>
    <w:rsid w:val="00BA2EAE"/>
    <w:rsid w:val="00BA44CD"/>
    <w:rsid w:val="00BA4816"/>
    <w:rsid w:val="00BA513F"/>
    <w:rsid w:val="00BA778E"/>
    <w:rsid w:val="00BB0253"/>
    <w:rsid w:val="00BB0740"/>
    <w:rsid w:val="00BB0E83"/>
    <w:rsid w:val="00BB26F4"/>
    <w:rsid w:val="00BB2D17"/>
    <w:rsid w:val="00BB4BE4"/>
    <w:rsid w:val="00BB5109"/>
    <w:rsid w:val="00BB548D"/>
    <w:rsid w:val="00BC3FFA"/>
    <w:rsid w:val="00BC5629"/>
    <w:rsid w:val="00BC6CDB"/>
    <w:rsid w:val="00BD282C"/>
    <w:rsid w:val="00BE0125"/>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3C9F"/>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2DDE"/>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6B2"/>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57BB1"/>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4640"/>
    <w:rsid w:val="00D9588A"/>
    <w:rsid w:val="00D96B98"/>
    <w:rsid w:val="00D97656"/>
    <w:rsid w:val="00DA1A26"/>
    <w:rsid w:val="00DA2441"/>
    <w:rsid w:val="00DA30EA"/>
    <w:rsid w:val="00DB02A7"/>
    <w:rsid w:val="00DB0FB3"/>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28B1"/>
    <w:rsid w:val="00E73220"/>
    <w:rsid w:val="00E7392A"/>
    <w:rsid w:val="00E74548"/>
    <w:rsid w:val="00E75D1A"/>
    <w:rsid w:val="00E770F9"/>
    <w:rsid w:val="00E81C78"/>
    <w:rsid w:val="00E829BE"/>
    <w:rsid w:val="00E82B2C"/>
    <w:rsid w:val="00E82D7F"/>
    <w:rsid w:val="00E85021"/>
    <w:rsid w:val="00E85DD1"/>
    <w:rsid w:val="00E860A1"/>
    <w:rsid w:val="00E90C39"/>
    <w:rsid w:val="00E91E34"/>
    <w:rsid w:val="00E93DB7"/>
    <w:rsid w:val="00E950DC"/>
    <w:rsid w:val="00E95FB5"/>
    <w:rsid w:val="00E96828"/>
    <w:rsid w:val="00EA0BB1"/>
    <w:rsid w:val="00EA0CBE"/>
    <w:rsid w:val="00EA2DAC"/>
    <w:rsid w:val="00EA3B19"/>
    <w:rsid w:val="00EA70CB"/>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14A"/>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200"/>
    <w:rsid w:val="00F15235"/>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0D19"/>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7C8"/>
    <w:rsid w:val="00F80A8A"/>
    <w:rsid w:val="00F815D8"/>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1EC1"/>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89C60C"/>
  <w15:chartTrackingRefBased/>
  <w15:docId w15:val="{0160F6F2-84BC-4C65-B3CB-AD838416D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70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DefaultParagraphFont"/>
    <w:rsid w:val="00E453AE"/>
  </w:style>
  <w:style w:type="character" w:customStyle="1" w:styleId="Heading1Char">
    <w:name w:val="Heading 1 Char"/>
    <w:basedOn w:val="DefaultParagraphFont"/>
    <w:link w:val="Heading1"/>
    <w:uiPriority w:val="9"/>
    <w:rsid w:val="001D10F6"/>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714B0"/>
    <w:pPr>
      <w:ind w:left="720"/>
      <w:contextualSpacing/>
    </w:pPr>
  </w:style>
  <w:style w:type="paragraph" w:styleId="TOCHeading">
    <w:name w:val="TOC Heading"/>
    <w:basedOn w:val="Heading1"/>
    <w:next w:val="Normal"/>
    <w:uiPriority w:val="39"/>
    <w:unhideWhenUsed/>
    <w:qFormat/>
    <w:rsid w:val="00077A29"/>
    <w:pPr>
      <w:outlineLvl w:val="9"/>
    </w:pPr>
    <w:rPr>
      <w:lang w:eastAsia="de-DE"/>
    </w:rPr>
  </w:style>
  <w:style w:type="paragraph" w:styleId="TOC2">
    <w:name w:val="toc 2"/>
    <w:basedOn w:val="Normal"/>
    <w:next w:val="Normal"/>
    <w:autoRedefine/>
    <w:uiPriority w:val="39"/>
    <w:unhideWhenUsed/>
    <w:rsid w:val="00077A29"/>
    <w:pPr>
      <w:spacing w:before="120" w:after="0"/>
      <w:ind w:left="220"/>
    </w:pPr>
    <w:rPr>
      <w:rFonts w:cstheme="minorHAnsi"/>
      <w:i/>
      <w:iCs/>
      <w:sz w:val="20"/>
      <w:szCs w:val="20"/>
    </w:rPr>
  </w:style>
  <w:style w:type="paragraph" w:styleId="TOC1">
    <w:name w:val="toc 1"/>
    <w:basedOn w:val="Normal"/>
    <w:next w:val="Normal"/>
    <w:autoRedefine/>
    <w:uiPriority w:val="39"/>
    <w:unhideWhenUsed/>
    <w:rsid w:val="00077A29"/>
    <w:pPr>
      <w:spacing w:before="240" w:after="120"/>
    </w:pPr>
    <w:rPr>
      <w:rFonts w:cstheme="minorHAnsi"/>
      <w:b/>
      <w:bCs/>
      <w:sz w:val="20"/>
      <w:szCs w:val="20"/>
    </w:rPr>
  </w:style>
  <w:style w:type="paragraph" w:styleId="TOC3">
    <w:name w:val="toc 3"/>
    <w:basedOn w:val="Normal"/>
    <w:next w:val="Normal"/>
    <w:autoRedefine/>
    <w:uiPriority w:val="39"/>
    <w:unhideWhenUsed/>
    <w:rsid w:val="00077A29"/>
    <w:pPr>
      <w:spacing w:after="0"/>
      <w:ind w:left="440"/>
    </w:pPr>
    <w:rPr>
      <w:rFonts w:cstheme="minorHAnsi"/>
      <w:sz w:val="20"/>
      <w:szCs w:val="20"/>
    </w:rPr>
  </w:style>
  <w:style w:type="character" w:styleId="Hyperlink">
    <w:name w:val="Hyperlink"/>
    <w:basedOn w:val="DefaultParagraphFont"/>
    <w:uiPriority w:val="99"/>
    <w:unhideWhenUsed/>
    <w:rsid w:val="00077A29"/>
    <w:rPr>
      <w:color w:val="0563C1" w:themeColor="hyperlink"/>
      <w:u w:val="single"/>
    </w:rPr>
  </w:style>
  <w:style w:type="paragraph" w:styleId="Subtitle">
    <w:name w:val="Subtitle"/>
    <w:basedOn w:val="Normal"/>
    <w:next w:val="Normal"/>
    <w:link w:val="SubtitleChar"/>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1D10F6"/>
    <w:rPr>
      <w:rFonts w:eastAsiaTheme="minorEastAsia"/>
      <w:color w:val="5A5A5A" w:themeColor="text1" w:themeTint="A5"/>
      <w:spacing w:val="15"/>
      <w:sz w:val="26"/>
    </w:rPr>
  </w:style>
  <w:style w:type="character" w:styleId="CommentReference">
    <w:name w:val="annotation reference"/>
    <w:basedOn w:val="DefaultParagraphFont"/>
    <w:uiPriority w:val="99"/>
    <w:semiHidden/>
    <w:unhideWhenUsed/>
    <w:rsid w:val="00585C08"/>
    <w:rPr>
      <w:sz w:val="16"/>
      <w:szCs w:val="16"/>
    </w:rPr>
  </w:style>
  <w:style w:type="paragraph" w:styleId="CommentText">
    <w:name w:val="annotation text"/>
    <w:basedOn w:val="Normal"/>
    <w:link w:val="CommentTextChar"/>
    <w:uiPriority w:val="99"/>
    <w:semiHidden/>
    <w:unhideWhenUsed/>
    <w:rsid w:val="00585C08"/>
    <w:pPr>
      <w:spacing w:line="240" w:lineRule="auto"/>
    </w:pPr>
    <w:rPr>
      <w:sz w:val="20"/>
      <w:szCs w:val="20"/>
    </w:rPr>
  </w:style>
  <w:style w:type="character" w:customStyle="1" w:styleId="CommentTextChar">
    <w:name w:val="Comment Text Char"/>
    <w:basedOn w:val="DefaultParagraphFont"/>
    <w:link w:val="CommentText"/>
    <w:uiPriority w:val="99"/>
    <w:semiHidden/>
    <w:rsid w:val="00585C08"/>
    <w:rPr>
      <w:sz w:val="20"/>
      <w:szCs w:val="20"/>
    </w:rPr>
  </w:style>
  <w:style w:type="paragraph" w:styleId="CommentSubject">
    <w:name w:val="annotation subject"/>
    <w:basedOn w:val="CommentText"/>
    <w:next w:val="CommentText"/>
    <w:link w:val="CommentSubjectChar"/>
    <w:uiPriority w:val="99"/>
    <w:semiHidden/>
    <w:unhideWhenUsed/>
    <w:rsid w:val="00585C08"/>
    <w:rPr>
      <w:b/>
      <w:bCs/>
    </w:rPr>
  </w:style>
  <w:style w:type="character" w:customStyle="1" w:styleId="CommentSubjectChar">
    <w:name w:val="Comment Subject Char"/>
    <w:basedOn w:val="CommentTextChar"/>
    <w:link w:val="CommentSubject"/>
    <w:uiPriority w:val="99"/>
    <w:semiHidden/>
    <w:rsid w:val="00585C08"/>
    <w:rPr>
      <w:b/>
      <w:bCs/>
      <w:sz w:val="20"/>
      <w:szCs w:val="20"/>
    </w:rPr>
  </w:style>
  <w:style w:type="paragraph" w:styleId="BalloonText">
    <w:name w:val="Balloon Text"/>
    <w:basedOn w:val="Normal"/>
    <w:link w:val="BalloonTextChar"/>
    <w:uiPriority w:val="99"/>
    <w:semiHidden/>
    <w:unhideWhenUsed/>
    <w:rsid w:val="00585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C08"/>
    <w:rPr>
      <w:rFonts w:ascii="Segoe UI" w:hAnsi="Segoe UI" w:cs="Segoe UI"/>
      <w:sz w:val="18"/>
      <w:szCs w:val="18"/>
    </w:rPr>
  </w:style>
  <w:style w:type="paragraph" w:styleId="Revision">
    <w:name w:val="Revision"/>
    <w:hidden/>
    <w:uiPriority w:val="99"/>
    <w:semiHidden/>
    <w:rsid w:val="001848BD"/>
    <w:pPr>
      <w:spacing w:after="0" w:line="240" w:lineRule="auto"/>
    </w:pPr>
  </w:style>
  <w:style w:type="character" w:customStyle="1" w:styleId="Heading2Char">
    <w:name w:val="Heading 2 Char"/>
    <w:basedOn w:val="DefaultParagraphFont"/>
    <w:link w:val="Heading2"/>
    <w:uiPriority w:val="9"/>
    <w:rsid w:val="0057186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7186A"/>
    <w:pPr>
      <w:spacing w:after="0" w:line="240" w:lineRule="auto"/>
    </w:pPr>
  </w:style>
  <w:style w:type="character" w:customStyle="1" w:styleId="NichtaufgelsteErwhnung1">
    <w:name w:val="Nicht aufgelöste Erwähnung1"/>
    <w:basedOn w:val="DefaultParagraphFont"/>
    <w:uiPriority w:val="99"/>
    <w:semiHidden/>
    <w:unhideWhenUsed/>
    <w:rsid w:val="003F1029"/>
    <w:rPr>
      <w:color w:val="605E5C"/>
      <w:shd w:val="clear" w:color="auto" w:fill="E1DFDD"/>
    </w:rPr>
  </w:style>
  <w:style w:type="table" w:customStyle="1" w:styleId="SWE-Standard">
    <w:name w:val="SWE-Standard"/>
    <w:basedOn w:val="TableGrid"/>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Header">
    <w:name w:val="header"/>
    <w:basedOn w:val="Normal"/>
    <w:link w:val="HeaderChar"/>
    <w:uiPriority w:val="99"/>
    <w:unhideWhenUsed/>
    <w:rsid w:val="00657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F85"/>
  </w:style>
  <w:style w:type="paragraph" w:styleId="Footer">
    <w:name w:val="footer"/>
    <w:basedOn w:val="Normal"/>
    <w:link w:val="FooterChar"/>
    <w:uiPriority w:val="99"/>
    <w:unhideWhenUsed/>
    <w:rsid w:val="00657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F85"/>
  </w:style>
  <w:style w:type="character" w:customStyle="1" w:styleId="Heading3Char">
    <w:name w:val="Heading 3 Char"/>
    <w:basedOn w:val="DefaultParagraphFont"/>
    <w:link w:val="Heading3"/>
    <w:uiPriority w:val="9"/>
    <w:rsid w:val="00A676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35A40"/>
    <w:rPr>
      <w:color w:val="808080"/>
    </w:rPr>
  </w:style>
  <w:style w:type="paragraph" w:styleId="HTMLPreformatted">
    <w:name w:val="HTML Preformatted"/>
    <w:basedOn w:val="Normal"/>
    <w:link w:val="HTMLPreformattedChar"/>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526C02"/>
    <w:rPr>
      <w:rFonts w:ascii="Courier New" w:eastAsia="Times New Roman" w:hAnsi="Courier New" w:cs="Courier New"/>
      <w:sz w:val="20"/>
      <w:szCs w:val="20"/>
      <w:lang w:eastAsia="de-DE"/>
    </w:rPr>
  </w:style>
  <w:style w:type="paragraph" w:styleId="TOC4">
    <w:name w:val="toc 4"/>
    <w:basedOn w:val="Normal"/>
    <w:next w:val="Normal"/>
    <w:autoRedefine/>
    <w:uiPriority w:val="39"/>
    <w:semiHidden/>
    <w:unhideWhenUsed/>
    <w:rsid w:val="00C058FE"/>
    <w:pPr>
      <w:spacing w:after="0"/>
      <w:ind w:left="660"/>
    </w:pPr>
    <w:rPr>
      <w:rFonts w:cstheme="minorHAnsi"/>
      <w:sz w:val="20"/>
      <w:szCs w:val="20"/>
    </w:rPr>
  </w:style>
  <w:style w:type="paragraph" w:styleId="TOC5">
    <w:name w:val="toc 5"/>
    <w:basedOn w:val="Normal"/>
    <w:next w:val="Normal"/>
    <w:autoRedefine/>
    <w:uiPriority w:val="39"/>
    <w:semiHidden/>
    <w:unhideWhenUsed/>
    <w:rsid w:val="00C058FE"/>
    <w:pPr>
      <w:spacing w:after="0"/>
      <w:ind w:left="880"/>
    </w:pPr>
    <w:rPr>
      <w:rFonts w:cstheme="minorHAnsi"/>
      <w:sz w:val="20"/>
      <w:szCs w:val="20"/>
    </w:rPr>
  </w:style>
  <w:style w:type="paragraph" w:styleId="TOC6">
    <w:name w:val="toc 6"/>
    <w:basedOn w:val="Normal"/>
    <w:next w:val="Normal"/>
    <w:autoRedefine/>
    <w:uiPriority w:val="39"/>
    <w:semiHidden/>
    <w:unhideWhenUsed/>
    <w:rsid w:val="00C058FE"/>
    <w:pPr>
      <w:spacing w:after="0"/>
      <w:ind w:left="1100"/>
    </w:pPr>
    <w:rPr>
      <w:rFonts w:cstheme="minorHAnsi"/>
      <w:sz w:val="20"/>
      <w:szCs w:val="20"/>
    </w:rPr>
  </w:style>
  <w:style w:type="paragraph" w:styleId="TOC7">
    <w:name w:val="toc 7"/>
    <w:basedOn w:val="Normal"/>
    <w:next w:val="Normal"/>
    <w:autoRedefine/>
    <w:uiPriority w:val="39"/>
    <w:semiHidden/>
    <w:unhideWhenUsed/>
    <w:rsid w:val="00C058FE"/>
    <w:pPr>
      <w:spacing w:after="0"/>
      <w:ind w:left="1320"/>
    </w:pPr>
    <w:rPr>
      <w:rFonts w:cstheme="minorHAnsi"/>
      <w:sz w:val="20"/>
      <w:szCs w:val="20"/>
    </w:rPr>
  </w:style>
  <w:style w:type="paragraph" w:styleId="TOC8">
    <w:name w:val="toc 8"/>
    <w:basedOn w:val="Normal"/>
    <w:next w:val="Normal"/>
    <w:autoRedefine/>
    <w:uiPriority w:val="39"/>
    <w:semiHidden/>
    <w:unhideWhenUsed/>
    <w:rsid w:val="00C058FE"/>
    <w:pPr>
      <w:spacing w:after="0"/>
      <w:ind w:left="1540"/>
    </w:pPr>
    <w:rPr>
      <w:rFonts w:cstheme="minorHAnsi"/>
      <w:sz w:val="20"/>
      <w:szCs w:val="20"/>
    </w:rPr>
  </w:style>
  <w:style w:type="paragraph" w:styleId="TOC9">
    <w:name w:val="toc 9"/>
    <w:basedOn w:val="Normal"/>
    <w:next w:val="Normal"/>
    <w:autoRedefine/>
    <w:uiPriority w:val="39"/>
    <w:semiHidden/>
    <w:unhideWhenUsed/>
    <w:rsid w:val="00C058FE"/>
    <w:pPr>
      <w:spacing w:after="0"/>
      <w:ind w:left="1760"/>
    </w:pPr>
    <w:rPr>
      <w:rFonts w:cstheme="minorHAnsi"/>
      <w:sz w:val="20"/>
      <w:szCs w:val="20"/>
    </w:rPr>
  </w:style>
  <w:style w:type="paragraph" w:styleId="ListBullet">
    <w:name w:val="List Bullet"/>
    <w:basedOn w:val="Normal"/>
    <w:uiPriority w:val="99"/>
    <w:unhideWhenUsed/>
    <w:rsid w:val="006258F2"/>
    <w:pPr>
      <w:numPr>
        <w:numId w:val="14"/>
      </w:numPr>
      <w:contextualSpacing/>
    </w:pPr>
  </w:style>
  <w:style w:type="paragraph" w:customStyle="1" w:styleId="berschriftCustom">
    <w:name w:val="Überschrift Custom"/>
    <w:basedOn w:val="Heading2"/>
    <w:link w:val="berschriftCustomZchn"/>
    <w:qFormat/>
    <w:rsid w:val="002F26CD"/>
    <w:pPr>
      <w:spacing w:line="360" w:lineRule="auto"/>
      <w:jc w:val="both"/>
    </w:pPr>
    <w:rPr>
      <w:rFonts w:ascii="Arial" w:hAnsi="Arial" w:cs="Arial"/>
      <w:color w:val="000000" w:themeColor="text1"/>
    </w:rPr>
  </w:style>
  <w:style w:type="character" w:styleId="FollowedHyperlink">
    <w:name w:val="FollowedHyperlink"/>
    <w:basedOn w:val="DefaultParagraphFont"/>
    <w:uiPriority w:val="99"/>
    <w:semiHidden/>
    <w:unhideWhenUsed/>
    <w:rsid w:val="00DD0148"/>
    <w:rPr>
      <w:color w:val="954F72" w:themeColor="followedHyperlink"/>
      <w:u w:val="single"/>
    </w:rPr>
  </w:style>
  <w:style w:type="character" w:customStyle="1" w:styleId="berschriftCustomZchn">
    <w:name w:val="Überschrift Custom Zchn"/>
    <w:basedOn w:val="Heading2Char"/>
    <w:link w:val="berschriftCustom"/>
    <w:rsid w:val="002F26CD"/>
    <w:rPr>
      <w:rFonts w:ascii="Arial" w:eastAsiaTheme="majorEastAsia" w:hAnsi="Arial" w:cs="Arial"/>
      <w:color w:val="000000" w:themeColor="text1"/>
      <w:sz w:val="26"/>
      <w:szCs w:val="26"/>
    </w:rPr>
  </w:style>
  <w:style w:type="character" w:customStyle="1" w:styleId="Heading4Char">
    <w:name w:val="Heading 4 Char"/>
    <w:basedOn w:val="DefaultParagraphFont"/>
    <w:link w:val="Heading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816077">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1357519">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12325263">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882135951">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82375710">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jdk.java.net/archive/"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jetbrains.com/idea/download/other.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visual-paradigm.com/download/community.jsp" TargetMode="External"/><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243BA-68B5-483F-BD8B-82C18216D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6619</Words>
  <Characters>37734</Characters>
  <Application>Microsoft Office Word</Application>
  <DocSecurity>4</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44265</CharactersWithSpaces>
  <SharedDoc>false</SharedDoc>
  <HLinks>
    <vt:vector size="258" baseType="variant">
      <vt:variant>
        <vt:i4>2883703</vt:i4>
      </vt:variant>
      <vt:variant>
        <vt:i4>249</vt:i4>
      </vt:variant>
      <vt:variant>
        <vt:i4>0</vt:i4>
      </vt:variant>
      <vt:variant>
        <vt:i4>5</vt:i4>
      </vt:variant>
      <vt:variant>
        <vt:lpwstr>https://www.visual-paradigm.com/download/community.jsp</vt:lpwstr>
      </vt:variant>
      <vt:variant>
        <vt:lpwstr/>
      </vt:variant>
      <vt:variant>
        <vt:i4>5177429</vt:i4>
      </vt:variant>
      <vt:variant>
        <vt:i4>246</vt:i4>
      </vt:variant>
      <vt:variant>
        <vt:i4>0</vt:i4>
      </vt:variant>
      <vt:variant>
        <vt:i4>5</vt:i4>
      </vt:variant>
      <vt:variant>
        <vt:lpwstr>https://jdk.java.net/archive/</vt:lpwstr>
      </vt:variant>
      <vt:variant>
        <vt:lpwstr/>
      </vt:variant>
      <vt:variant>
        <vt:i4>3997793</vt:i4>
      </vt:variant>
      <vt:variant>
        <vt:i4>243</vt:i4>
      </vt:variant>
      <vt:variant>
        <vt:i4>0</vt:i4>
      </vt:variant>
      <vt:variant>
        <vt:i4>5</vt:i4>
      </vt:variant>
      <vt:variant>
        <vt:lpwstr>https://www.jetbrains.com/idea/download/other.html</vt:lpwstr>
      </vt:variant>
      <vt:variant>
        <vt:lpwstr/>
      </vt:variant>
      <vt:variant>
        <vt:i4>1114173</vt:i4>
      </vt:variant>
      <vt:variant>
        <vt:i4>236</vt:i4>
      </vt:variant>
      <vt:variant>
        <vt:i4>0</vt:i4>
      </vt:variant>
      <vt:variant>
        <vt:i4>5</vt:i4>
      </vt:variant>
      <vt:variant>
        <vt:lpwstr/>
      </vt:variant>
      <vt:variant>
        <vt:lpwstr>_Toc43319236</vt:lpwstr>
      </vt:variant>
      <vt:variant>
        <vt:i4>1179709</vt:i4>
      </vt:variant>
      <vt:variant>
        <vt:i4>230</vt:i4>
      </vt:variant>
      <vt:variant>
        <vt:i4>0</vt:i4>
      </vt:variant>
      <vt:variant>
        <vt:i4>5</vt:i4>
      </vt:variant>
      <vt:variant>
        <vt:lpwstr/>
      </vt:variant>
      <vt:variant>
        <vt:lpwstr>_Toc43319235</vt:lpwstr>
      </vt:variant>
      <vt:variant>
        <vt:i4>1245245</vt:i4>
      </vt:variant>
      <vt:variant>
        <vt:i4>224</vt:i4>
      </vt:variant>
      <vt:variant>
        <vt:i4>0</vt:i4>
      </vt:variant>
      <vt:variant>
        <vt:i4>5</vt:i4>
      </vt:variant>
      <vt:variant>
        <vt:lpwstr/>
      </vt:variant>
      <vt:variant>
        <vt:lpwstr>_Toc43319234</vt:lpwstr>
      </vt:variant>
      <vt:variant>
        <vt:i4>1376317</vt:i4>
      </vt:variant>
      <vt:variant>
        <vt:i4>218</vt:i4>
      </vt:variant>
      <vt:variant>
        <vt:i4>0</vt:i4>
      </vt:variant>
      <vt:variant>
        <vt:i4>5</vt:i4>
      </vt:variant>
      <vt:variant>
        <vt:lpwstr/>
      </vt:variant>
      <vt:variant>
        <vt:lpwstr>_Toc43319232</vt:lpwstr>
      </vt:variant>
      <vt:variant>
        <vt:i4>1441853</vt:i4>
      </vt:variant>
      <vt:variant>
        <vt:i4>212</vt:i4>
      </vt:variant>
      <vt:variant>
        <vt:i4>0</vt:i4>
      </vt:variant>
      <vt:variant>
        <vt:i4>5</vt:i4>
      </vt:variant>
      <vt:variant>
        <vt:lpwstr/>
      </vt:variant>
      <vt:variant>
        <vt:lpwstr>_Toc43319231</vt:lpwstr>
      </vt:variant>
      <vt:variant>
        <vt:i4>1507389</vt:i4>
      </vt:variant>
      <vt:variant>
        <vt:i4>206</vt:i4>
      </vt:variant>
      <vt:variant>
        <vt:i4>0</vt:i4>
      </vt:variant>
      <vt:variant>
        <vt:i4>5</vt:i4>
      </vt:variant>
      <vt:variant>
        <vt:lpwstr/>
      </vt:variant>
      <vt:variant>
        <vt:lpwstr>_Toc43319230</vt:lpwstr>
      </vt:variant>
      <vt:variant>
        <vt:i4>1966140</vt:i4>
      </vt:variant>
      <vt:variant>
        <vt:i4>200</vt:i4>
      </vt:variant>
      <vt:variant>
        <vt:i4>0</vt:i4>
      </vt:variant>
      <vt:variant>
        <vt:i4>5</vt:i4>
      </vt:variant>
      <vt:variant>
        <vt:lpwstr/>
      </vt:variant>
      <vt:variant>
        <vt:lpwstr>_Toc43319229</vt:lpwstr>
      </vt:variant>
      <vt:variant>
        <vt:i4>2031676</vt:i4>
      </vt:variant>
      <vt:variant>
        <vt:i4>194</vt:i4>
      </vt:variant>
      <vt:variant>
        <vt:i4>0</vt:i4>
      </vt:variant>
      <vt:variant>
        <vt:i4>5</vt:i4>
      </vt:variant>
      <vt:variant>
        <vt:lpwstr/>
      </vt:variant>
      <vt:variant>
        <vt:lpwstr>_Toc43319228</vt:lpwstr>
      </vt:variant>
      <vt:variant>
        <vt:i4>1048636</vt:i4>
      </vt:variant>
      <vt:variant>
        <vt:i4>188</vt:i4>
      </vt:variant>
      <vt:variant>
        <vt:i4>0</vt:i4>
      </vt:variant>
      <vt:variant>
        <vt:i4>5</vt:i4>
      </vt:variant>
      <vt:variant>
        <vt:lpwstr/>
      </vt:variant>
      <vt:variant>
        <vt:lpwstr>_Toc43319227</vt:lpwstr>
      </vt:variant>
      <vt:variant>
        <vt:i4>1114172</vt:i4>
      </vt:variant>
      <vt:variant>
        <vt:i4>182</vt:i4>
      </vt:variant>
      <vt:variant>
        <vt:i4>0</vt:i4>
      </vt:variant>
      <vt:variant>
        <vt:i4>5</vt:i4>
      </vt:variant>
      <vt:variant>
        <vt:lpwstr/>
      </vt:variant>
      <vt:variant>
        <vt:lpwstr>_Toc43319226</vt:lpwstr>
      </vt:variant>
      <vt:variant>
        <vt:i4>1179708</vt:i4>
      </vt:variant>
      <vt:variant>
        <vt:i4>176</vt:i4>
      </vt:variant>
      <vt:variant>
        <vt:i4>0</vt:i4>
      </vt:variant>
      <vt:variant>
        <vt:i4>5</vt:i4>
      </vt:variant>
      <vt:variant>
        <vt:lpwstr/>
      </vt:variant>
      <vt:variant>
        <vt:lpwstr>_Toc43319225</vt:lpwstr>
      </vt:variant>
      <vt:variant>
        <vt:i4>1245244</vt:i4>
      </vt:variant>
      <vt:variant>
        <vt:i4>170</vt:i4>
      </vt:variant>
      <vt:variant>
        <vt:i4>0</vt:i4>
      </vt:variant>
      <vt:variant>
        <vt:i4>5</vt:i4>
      </vt:variant>
      <vt:variant>
        <vt:lpwstr/>
      </vt:variant>
      <vt:variant>
        <vt:lpwstr>_Toc43319224</vt:lpwstr>
      </vt:variant>
      <vt:variant>
        <vt:i4>1310780</vt:i4>
      </vt:variant>
      <vt:variant>
        <vt:i4>164</vt:i4>
      </vt:variant>
      <vt:variant>
        <vt:i4>0</vt:i4>
      </vt:variant>
      <vt:variant>
        <vt:i4>5</vt:i4>
      </vt:variant>
      <vt:variant>
        <vt:lpwstr/>
      </vt:variant>
      <vt:variant>
        <vt:lpwstr>_Toc43319223</vt:lpwstr>
      </vt:variant>
      <vt:variant>
        <vt:i4>1376316</vt:i4>
      </vt:variant>
      <vt:variant>
        <vt:i4>158</vt:i4>
      </vt:variant>
      <vt:variant>
        <vt:i4>0</vt:i4>
      </vt:variant>
      <vt:variant>
        <vt:i4>5</vt:i4>
      </vt:variant>
      <vt:variant>
        <vt:lpwstr/>
      </vt:variant>
      <vt:variant>
        <vt:lpwstr>_Toc43319222</vt:lpwstr>
      </vt:variant>
      <vt:variant>
        <vt:i4>1441852</vt:i4>
      </vt:variant>
      <vt:variant>
        <vt:i4>152</vt:i4>
      </vt:variant>
      <vt:variant>
        <vt:i4>0</vt:i4>
      </vt:variant>
      <vt:variant>
        <vt:i4>5</vt:i4>
      </vt:variant>
      <vt:variant>
        <vt:lpwstr/>
      </vt:variant>
      <vt:variant>
        <vt:lpwstr>_Toc43319221</vt:lpwstr>
      </vt:variant>
      <vt:variant>
        <vt:i4>1507388</vt:i4>
      </vt:variant>
      <vt:variant>
        <vt:i4>146</vt:i4>
      </vt:variant>
      <vt:variant>
        <vt:i4>0</vt:i4>
      </vt:variant>
      <vt:variant>
        <vt:i4>5</vt:i4>
      </vt:variant>
      <vt:variant>
        <vt:lpwstr/>
      </vt:variant>
      <vt:variant>
        <vt:lpwstr>_Toc43319220</vt:lpwstr>
      </vt:variant>
      <vt:variant>
        <vt:i4>1966143</vt:i4>
      </vt:variant>
      <vt:variant>
        <vt:i4>140</vt:i4>
      </vt:variant>
      <vt:variant>
        <vt:i4>0</vt:i4>
      </vt:variant>
      <vt:variant>
        <vt:i4>5</vt:i4>
      </vt:variant>
      <vt:variant>
        <vt:lpwstr/>
      </vt:variant>
      <vt:variant>
        <vt:lpwstr>_Toc43319219</vt:lpwstr>
      </vt:variant>
      <vt:variant>
        <vt:i4>2031679</vt:i4>
      </vt:variant>
      <vt:variant>
        <vt:i4>134</vt:i4>
      </vt:variant>
      <vt:variant>
        <vt:i4>0</vt:i4>
      </vt:variant>
      <vt:variant>
        <vt:i4>5</vt:i4>
      </vt:variant>
      <vt:variant>
        <vt:lpwstr/>
      </vt:variant>
      <vt:variant>
        <vt:lpwstr>_Toc43319218</vt:lpwstr>
      </vt:variant>
      <vt:variant>
        <vt:i4>1114175</vt:i4>
      </vt:variant>
      <vt:variant>
        <vt:i4>128</vt:i4>
      </vt:variant>
      <vt:variant>
        <vt:i4>0</vt:i4>
      </vt:variant>
      <vt:variant>
        <vt:i4>5</vt:i4>
      </vt:variant>
      <vt:variant>
        <vt:lpwstr/>
      </vt:variant>
      <vt:variant>
        <vt:lpwstr>_Toc43319216</vt:lpwstr>
      </vt:variant>
      <vt:variant>
        <vt:i4>1179711</vt:i4>
      </vt:variant>
      <vt:variant>
        <vt:i4>122</vt:i4>
      </vt:variant>
      <vt:variant>
        <vt:i4>0</vt:i4>
      </vt:variant>
      <vt:variant>
        <vt:i4>5</vt:i4>
      </vt:variant>
      <vt:variant>
        <vt:lpwstr/>
      </vt:variant>
      <vt:variant>
        <vt:lpwstr>_Toc43319215</vt:lpwstr>
      </vt:variant>
      <vt:variant>
        <vt:i4>1245247</vt:i4>
      </vt:variant>
      <vt:variant>
        <vt:i4>116</vt:i4>
      </vt:variant>
      <vt:variant>
        <vt:i4>0</vt:i4>
      </vt:variant>
      <vt:variant>
        <vt:i4>5</vt:i4>
      </vt:variant>
      <vt:variant>
        <vt:lpwstr/>
      </vt:variant>
      <vt:variant>
        <vt:lpwstr>_Toc43319214</vt:lpwstr>
      </vt:variant>
      <vt:variant>
        <vt:i4>1310783</vt:i4>
      </vt:variant>
      <vt:variant>
        <vt:i4>110</vt:i4>
      </vt:variant>
      <vt:variant>
        <vt:i4>0</vt:i4>
      </vt:variant>
      <vt:variant>
        <vt:i4>5</vt:i4>
      </vt:variant>
      <vt:variant>
        <vt:lpwstr/>
      </vt:variant>
      <vt:variant>
        <vt:lpwstr>_Toc43319213</vt:lpwstr>
      </vt:variant>
      <vt:variant>
        <vt:i4>1376319</vt:i4>
      </vt:variant>
      <vt:variant>
        <vt:i4>104</vt:i4>
      </vt:variant>
      <vt:variant>
        <vt:i4>0</vt:i4>
      </vt:variant>
      <vt:variant>
        <vt:i4>5</vt:i4>
      </vt:variant>
      <vt:variant>
        <vt:lpwstr/>
      </vt:variant>
      <vt:variant>
        <vt:lpwstr>_Toc43319212</vt:lpwstr>
      </vt:variant>
      <vt:variant>
        <vt:i4>1441855</vt:i4>
      </vt:variant>
      <vt:variant>
        <vt:i4>98</vt:i4>
      </vt:variant>
      <vt:variant>
        <vt:i4>0</vt:i4>
      </vt:variant>
      <vt:variant>
        <vt:i4>5</vt:i4>
      </vt:variant>
      <vt:variant>
        <vt:lpwstr/>
      </vt:variant>
      <vt:variant>
        <vt:lpwstr>_Toc43319211</vt:lpwstr>
      </vt:variant>
      <vt:variant>
        <vt:i4>1507391</vt:i4>
      </vt:variant>
      <vt:variant>
        <vt:i4>92</vt:i4>
      </vt:variant>
      <vt:variant>
        <vt:i4>0</vt:i4>
      </vt:variant>
      <vt:variant>
        <vt:i4>5</vt:i4>
      </vt:variant>
      <vt:variant>
        <vt:lpwstr/>
      </vt:variant>
      <vt:variant>
        <vt:lpwstr>_Toc43319210</vt:lpwstr>
      </vt:variant>
      <vt:variant>
        <vt:i4>1048638</vt:i4>
      </vt:variant>
      <vt:variant>
        <vt:i4>86</vt:i4>
      </vt:variant>
      <vt:variant>
        <vt:i4>0</vt:i4>
      </vt:variant>
      <vt:variant>
        <vt:i4>5</vt:i4>
      </vt:variant>
      <vt:variant>
        <vt:lpwstr/>
      </vt:variant>
      <vt:variant>
        <vt:lpwstr>_Toc43319207</vt:lpwstr>
      </vt:variant>
      <vt:variant>
        <vt:i4>1114174</vt:i4>
      </vt:variant>
      <vt:variant>
        <vt:i4>80</vt:i4>
      </vt:variant>
      <vt:variant>
        <vt:i4>0</vt:i4>
      </vt:variant>
      <vt:variant>
        <vt:i4>5</vt:i4>
      </vt:variant>
      <vt:variant>
        <vt:lpwstr/>
      </vt:variant>
      <vt:variant>
        <vt:lpwstr>_Toc43319206</vt:lpwstr>
      </vt:variant>
      <vt:variant>
        <vt:i4>1179710</vt:i4>
      </vt:variant>
      <vt:variant>
        <vt:i4>74</vt:i4>
      </vt:variant>
      <vt:variant>
        <vt:i4>0</vt:i4>
      </vt:variant>
      <vt:variant>
        <vt:i4>5</vt:i4>
      </vt:variant>
      <vt:variant>
        <vt:lpwstr/>
      </vt:variant>
      <vt:variant>
        <vt:lpwstr>_Toc43319205</vt:lpwstr>
      </vt:variant>
      <vt:variant>
        <vt:i4>1245246</vt:i4>
      </vt:variant>
      <vt:variant>
        <vt:i4>68</vt:i4>
      </vt:variant>
      <vt:variant>
        <vt:i4>0</vt:i4>
      </vt:variant>
      <vt:variant>
        <vt:i4>5</vt:i4>
      </vt:variant>
      <vt:variant>
        <vt:lpwstr/>
      </vt:variant>
      <vt:variant>
        <vt:lpwstr>_Toc43319204</vt:lpwstr>
      </vt:variant>
      <vt:variant>
        <vt:i4>1310782</vt:i4>
      </vt:variant>
      <vt:variant>
        <vt:i4>62</vt:i4>
      </vt:variant>
      <vt:variant>
        <vt:i4>0</vt:i4>
      </vt:variant>
      <vt:variant>
        <vt:i4>5</vt:i4>
      </vt:variant>
      <vt:variant>
        <vt:lpwstr/>
      </vt:variant>
      <vt:variant>
        <vt:lpwstr>_Toc43319203</vt:lpwstr>
      </vt:variant>
      <vt:variant>
        <vt:i4>1376318</vt:i4>
      </vt:variant>
      <vt:variant>
        <vt:i4>56</vt:i4>
      </vt:variant>
      <vt:variant>
        <vt:i4>0</vt:i4>
      </vt:variant>
      <vt:variant>
        <vt:i4>5</vt:i4>
      </vt:variant>
      <vt:variant>
        <vt:lpwstr/>
      </vt:variant>
      <vt:variant>
        <vt:lpwstr>_Toc43319202</vt:lpwstr>
      </vt:variant>
      <vt:variant>
        <vt:i4>1441854</vt:i4>
      </vt:variant>
      <vt:variant>
        <vt:i4>50</vt:i4>
      </vt:variant>
      <vt:variant>
        <vt:i4>0</vt:i4>
      </vt:variant>
      <vt:variant>
        <vt:i4>5</vt:i4>
      </vt:variant>
      <vt:variant>
        <vt:lpwstr/>
      </vt:variant>
      <vt:variant>
        <vt:lpwstr>_Toc43319201</vt:lpwstr>
      </vt:variant>
      <vt:variant>
        <vt:i4>1900599</vt:i4>
      </vt:variant>
      <vt:variant>
        <vt:i4>44</vt:i4>
      </vt:variant>
      <vt:variant>
        <vt:i4>0</vt:i4>
      </vt:variant>
      <vt:variant>
        <vt:i4>5</vt:i4>
      </vt:variant>
      <vt:variant>
        <vt:lpwstr/>
      </vt:variant>
      <vt:variant>
        <vt:lpwstr>_Toc43319199</vt:lpwstr>
      </vt:variant>
      <vt:variant>
        <vt:i4>1835063</vt:i4>
      </vt:variant>
      <vt:variant>
        <vt:i4>38</vt:i4>
      </vt:variant>
      <vt:variant>
        <vt:i4>0</vt:i4>
      </vt:variant>
      <vt:variant>
        <vt:i4>5</vt:i4>
      </vt:variant>
      <vt:variant>
        <vt:lpwstr/>
      </vt:variant>
      <vt:variant>
        <vt:lpwstr>_Toc43319198</vt:lpwstr>
      </vt:variant>
      <vt:variant>
        <vt:i4>1245239</vt:i4>
      </vt:variant>
      <vt:variant>
        <vt:i4>32</vt:i4>
      </vt:variant>
      <vt:variant>
        <vt:i4>0</vt:i4>
      </vt:variant>
      <vt:variant>
        <vt:i4>5</vt:i4>
      </vt:variant>
      <vt:variant>
        <vt:lpwstr/>
      </vt:variant>
      <vt:variant>
        <vt:lpwstr>_Toc43319197</vt:lpwstr>
      </vt:variant>
      <vt:variant>
        <vt:i4>1179703</vt:i4>
      </vt:variant>
      <vt:variant>
        <vt:i4>26</vt:i4>
      </vt:variant>
      <vt:variant>
        <vt:i4>0</vt:i4>
      </vt:variant>
      <vt:variant>
        <vt:i4>5</vt:i4>
      </vt:variant>
      <vt:variant>
        <vt:lpwstr/>
      </vt:variant>
      <vt:variant>
        <vt:lpwstr>_Toc43319196</vt:lpwstr>
      </vt:variant>
      <vt:variant>
        <vt:i4>1114167</vt:i4>
      </vt:variant>
      <vt:variant>
        <vt:i4>20</vt:i4>
      </vt:variant>
      <vt:variant>
        <vt:i4>0</vt:i4>
      </vt:variant>
      <vt:variant>
        <vt:i4>5</vt:i4>
      </vt:variant>
      <vt:variant>
        <vt:lpwstr/>
      </vt:variant>
      <vt:variant>
        <vt:lpwstr>_Toc43319195</vt:lpwstr>
      </vt:variant>
      <vt:variant>
        <vt:i4>1048631</vt:i4>
      </vt:variant>
      <vt:variant>
        <vt:i4>14</vt:i4>
      </vt:variant>
      <vt:variant>
        <vt:i4>0</vt:i4>
      </vt:variant>
      <vt:variant>
        <vt:i4>5</vt:i4>
      </vt:variant>
      <vt:variant>
        <vt:lpwstr/>
      </vt:variant>
      <vt:variant>
        <vt:lpwstr>_Toc43319194</vt:lpwstr>
      </vt:variant>
      <vt:variant>
        <vt:i4>1507383</vt:i4>
      </vt:variant>
      <vt:variant>
        <vt:i4>8</vt:i4>
      </vt:variant>
      <vt:variant>
        <vt:i4>0</vt:i4>
      </vt:variant>
      <vt:variant>
        <vt:i4>5</vt:i4>
      </vt:variant>
      <vt:variant>
        <vt:lpwstr/>
      </vt:variant>
      <vt:variant>
        <vt:lpwstr>_Toc43319193</vt:lpwstr>
      </vt:variant>
      <vt:variant>
        <vt:i4>1441847</vt:i4>
      </vt:variant>
      <vt:variant>
        <vt:i4>2</vt:i4>
      </vt:variant>
      <vt:variant>
        <vt:i4>0</vt:i4>
      </vt:variant>
      <vt:variant>
        <vt:i4>5</vt:i4>
      </vt:variant>
      <vt:variant>
        <vt:lpwstr/>
      </vt:variant>
      <vt:variant>
        <vt:lpwstr>_Toc43319192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Maier Stefan (inf18229)</cp:lastModifiedBy>
  <cp:revision>772</cp:revision>
  <cp:lastPrinted>2019-10-14T13:23:00Z</cp:lastPrinted>
  <dcterms:created xsi:type="dcterms:W3CDTF">2019-10-11T15:32:00Z</dcterms:created>
  <dcterms:modified xsi:type="dcterms:W3CDTF">2020-06-18T03:58:00Z</dcterms:modified>
</cp:coreProperties>
</file>