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BFE8A" w14:textId="0E3CC00E" w:rsidR="00134FCF" w:rsidRDefault="00134FCF" w:rsidP="004009DD">
      <w:pPr>
        <w:pStyle w:val="Titel"/>
        <w:spacing w:line="360" w:lineRule="auto"/>
        <w:jc w:val="both"/>
        <w:rPr>
          <w:rFonts w:ascii="Arial" w:hAnsi="Arial" w:cs="Arial"/>
        </w:rPr>
      </w:pPr>
      <w:r>
        <w:rPr>
          <w:noProof/>
          <w:lang w:eastAsia="de-DE"/>
        </w:rPr>
        <w:drawing>
          <wp:anchor distT="0" distB="0" distL="114300" distR="114300" simplePos="0" relativeHeight="251658240" behindDoc="1" locked="0" layoutInCell="1" allowOverlap="1" wp14:anchorId="612B22F9" wp14:editId="63CABDB5">
            <wp:simplePos x="0" y="0"/>
            <wp:positionH relativeFrom="margin">
              <wp:align>center</wp:align>
            </wp:positionH>
            <wp:positionV relativeFrom="paragraph">
              <wp:posOffset>0</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4009DD">
      <w:pPr>
        <w:pStyle w:val="Titel"/>
        <w:spacing w:line="360" w:lineRule="auto"/>
        <w:jc w:val="both"/>
        <w:rPr>
          <w:rFonts w:ascii="Arial" w:hAnsi="Arial" w:cs="Arial"/>
        </w:rPr>
      </w:pPr>
    </w:p>
    <w:p w14:paraId="4D1C4D67" w14:textId="4D40E56D" w:rsidR="001C5BE2" w:rsidRPr="00AA726B" w:rsidRDefault="00134FCF" w:rsidP="00226E31">
      <w:pPr>
        <w:pStyle w:val="Titel"/>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226E31">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4009DD">
      <w:pPr>
        <w:spacing w:line="360" w:lineRule="auto"/>
        <w:jc w:val="both"/>
        <w:rPr>
          <w:rFonts w:ascii="Arial" w:hAnsi="Arial" w:cs="Arial"/>
        </w:rPr>
      </w:pPr>
    </w:p>
    <w:p w14:paraId="085FFA3A" w14:textId="650F4202" w:rsidR="00935579" w:rsidRPr="00AA726B" w:rsidRDefault="00935579" w:rsidP="004009DD">
      <w:pPr>
        <w:spacing w:line="360" w:lineRule="auto"/>
        <w:jc w:val="both"/>
        <w:rPr>
          <w:rFonts w:ascii="Arial" w:hAnsi="Arial" w:cs="Arial"/>
        </w:rPr>
      </w:pPr>
    </w:p>
    <w:p w14:paraId="156436BF" w14:textId="0A94B590" w:rsidR="00935579" w:rsidRPr="00AA726B" w:rsidRDefault="00935579" w:rsidP="004009DD">
      <w:pPr>
        <w:spacing w:line="360" w:lineRule="auto"/>
        <w:jc w:val="both"/>
        <w:rPr>
          <w:rFonts w:ascii="Arial" w:hAnsi="Arial" w:cs="Arial"/>
        </w:rPr>
      </w:pPr>
    </w:p>
    <w:p w14:paraId="30169B5C" w14:textId="6E52E273" w:rsidR="00935579" w:rsidRPr="00AA726B" w:rsidDel="00CA1D4E" w:rsidRDefault="00935579" w:rsidP="004009DD">
      <w:pPr>
        <w:spacing w:line="360" w:lineRule="auto"/>
        <w:jc w:val="both"/>
        <w:rPr>
          <w:del w:id="0" w:author="Florian S." w:date="2019-10-10T10:48:00Z"/>
          <w:rFonts w:ascii="Arial" w:hAnsi="Arial" w:cs="Arial"/>
        </w:rPr>
      </w:pPr>
    </w:p>
    <w:p w14:paraId="7CC6414C" w14:textId="77777777" w:rsidR="00935579" w:rsidRPr="00AA726B" w:rsidRDefault="00935579" w:rsidP="004009DD">
      <w:pPr>
        <w:spacing w:line="360" w:lineRule="auto"/>
        <w:jc w:val="both"/>
        <w:rPr>
          <w:rFonts w:ascii="Arial" w:hAnsi="Arial" w:cs="Arial"/>
        </w:rPr>
      </w:pPr>
    </w:p>
    <w:p w14:paraId="3734C83C" w14:textId="6745EBC0" w:rsidR="00293704" w:rsidRPr="00AA726B" w:rsidRDefault="00293704" w:rsidP="004009DD">
      <w:pPr>
        <w:spacing w:line="360" w:lineRule="auto"/>
        <w:jc w:val="both"/>
        <w:rPr>
          <w:rFonts w:ascii="Arial" w:hAnsi="Arial" w:cs="Arial"/>
        </w:rPr>
      </w:pPr>
    </w:p>
    <w:p w14:paraId="7E296B0F" w14:textId="53100D80" w:rsidR="00037B26" w:rsidRPr="00AA726B" w:rsidRDefault="00134FCF" w:rsidP="00226E31">
      <w:pPr>
        <w:pStyle w:val="Titel"/>
        <w:jc w:val="center"/>
        <w:rPr>
          <w:sz w:val="30"/>
          <w:szCs w:val="30"/>
        </w:rPr>
      </w:pPr>
      <w:r>
        <w:t>Entwicklung eines SWE-CASE-TOOLs</w:t>
      </w:r>
    </w:p>
    <w:p w14:paraId="2AC45C09" w14:textId="78EFF4D9" w:rsidR="00037B26" w:rsidRPr="00AA726B" w:rsidRDefault="00037B26" w:rsidP="004009DD">
      <w:pPr>
        <w:spacing w:line="360" w:lineRule="auto"/>
        <w:jc w:val="both"/>
        <w:rPr>
          <w:rFonts w:ascii="Arial" w:hAnsi="Arial" w:cs="Arial"/>
          <w:sz w:val="30"/>
          <w:szCs w:val="30"/>
        </w:rPr>
      </w:pPr>
    </w:p>
    <w:p w14:paraId="448E9F92" w14:textId="0F8736B8" w:rsidR="00037B26" w:rsidRPr="00AA726B" w:rsidRDefault="00037B26" w:rsidP="004009DD">
      <w:pPr>
        <w:spacing w:line="360" w:lineRule="auto"/>
        <w:jc w:val="both"/>
        <w:rPr>
          <w:rFonts w:ascii="Arial" w:hAnsi="Arial" w:cs="Arial"/>
          <w:sz w:val="30"/>
          <w:szCs w:val="30"/>
        </w:rPr>
      </w:pPr>
    </w:p>
    <w:p w14:paraId="5EFC8FF4" w14:textId="5A0F0B99" w:rsidR="00037B26" w:rsidRPr="00AA726B" w:rsidRDefault="00037B26" w:rsidP="004009DD">
      <w:pPr>
        <w:spacing w:line="360" w:lineRule="auto"/>
        <w:ind w:left="2124"/>
        <w:jc w:val="both"/>
        <w:rPr>
          <w:rFonts w:ascii="Arial" w:hAnsi="Arial" w:cs="Arial"/>
          <w:sz w:val="30"/>
          <w:szCs w:val="30"/>
        </w:rPr>
      </w:pPr>
    </w:p>
    <w:p w14:paraId="29622D2B" w14:textId="366BA476" w:rsidR="00096699" w:rsidRPr="00AA726B" w:rsidRDefault="00096699" w:rsidP="004009DD">
      <w:pPr>
        <w:spacing w:line="360" w:lineRule="auto"/>
        <w:jc w:val="both"/>
        <w:rPr>
          <w:rFonts w:ascii="Arial" w:hAnsi="Arial" w:cs="Arial"/>
          <w:sz w:val="30"/>
          <w:szCs w:val="30"/>
        </w:rPr>
      </w:pPr>
    </w:p>
    <w:p w14:paraId="5A91148A" w14:textId="0ACDCB87" w:rsidR="00096699" w:rsidRPr="00AA726B" w:rsidRDefault="00096699" w:rsidP="004009DD">
      <w:pPr>
        <w:spacing w:line="360" w:lineRule="auto"/>
        <w:jc w:val="both"/>
        <w:rPr>
          <w:rFonts w:ascii="Arial" w:hAnsi="Arial" w:cs="Arial"/>
          <w:sz w:val="30"/>
          <w:szCs w:val="30"/>
        </w:rPr>
      </w:pPr>
    </w:p>
    <w:p w14:paraId="1405A1E8" w14:textId="37210D09" w:rsidR="00096699" w:rsidRPr="00AA726B" w:rsidRDefault="00096699" w:rsidP="004009DD">
      <w:pPr>
        <w:spacing w:line="360" w:lineRule="auto"/>
        <w:jc w:val="both"/>
        <w:rPr>
          <w:rFonts w:ascii="Arial" w:hAnsi="Arial" w:cs="Arial"/>
          <w:sz w:val="30"/>
          <w:szCs w:val="30"/>
        </w:rPr>
      </w:pPr>
    </w:p>
    <w:p w14:paraId="09FDDE40" w14:textId="77777777" w:rsidR="00096699" w:rsidRPr="00AA726B" w:rsidRDefault="00096699" w:rsidP="004009DD">
      <w:pPr>
        <w:spacing w:line="360" w:lineRule="auto"/>
        <w:jc w:val="both"/>
        <w:rPr>
          <w:rFonts w:ascii="Arial" w:hAnsi="Arial" w:cs="Arial"/>
          <w:sz w:val="30"/>
          <w:szCs w:val="3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1E65D4D9"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Analyse Team:</w:t>
            </w:r>
          </w:p>
        </w:tc>
        <w:tc>
          <w:tcPr>
            <w:tcW w:w="4531" w:type="dxa"/>
          </w:tcPr>
          <w:p w14:paraId="02F14B3E" w14:textId="574B72A9"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David Eckel, 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r w:rsidRPr="00AA726B">
              <w:rPr>
                <w:rFonts w:ascii="Arial" w:hAnsi="Arial" w:cs="Arial"/>
                <w:sz w:val="24"/>
                <w:szCs w:val="24"/>
              </w:rPr>
              <w:t>, 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4009DD">
            <w:pPr>
              <w:spacing w:line="360" w:lineRule="auto"/>
              <w:jc w:val="both"/>
              <w:rPr>
                <w:rFonts w:ascii="Arial" w:hAnsi="Arial" w:cs="Arial"/>
                <w:sz w:val="24"/>
                <w:szCs w:val="24"/>
              </w:rPr>
            </w:pPr>
            <w:r w:rsidRPr="00AA726B">
              <w:rPr>
                <w:rStyle w:val="person"/>
                <w:rFonts w:ascii="Arial" w:hAnsi="Arial" w:cs="Arial"/>
                <w:sz w:val="24"/>
                <w:szCs w:val="24"/>
              </w:rPr>
              <w:t xml:space="preserve">Bohl, Peter, </w:t>
            </w:r>
            <w:proofErr w:type="spellStart"/>
            <w:r w:rsidRPr="00AA726B">
              <w:rPr>
                <w:rStyle w:val="person"/>
                <w:rFonts w:ascii="Arial" w:hAnsi="Arial" w:cs="Arial"/>
                <w:sz w:val="24"/>
                <w:szCs w:val="24"/>
              </w:rPr>
              <w:t>Dipl</w:t>
            </w:r>
            <w:proofErr w:type="spellEnd"/>
            <w:r w:rsidRPr="00AA726B">
              <w:rPr>
                <w:rStyle w:val="person"/>
                <w:rFonts w:ascii="Arial" w:hAnsi="Arial" w:cs="Arial"/>
                <w:sz w:val="24"/>
                <w:szCs w:val="24"/>
              </w:rPr>
              <w:t>-Ing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4009DD">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4009DD">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2"/>
          <w:szCs w:val="22"/>
          <w:lang w:eastAsia="en-US"/>
        </w:rPr>
        <w:id w:val="-1949314266"/>
        <w:docPartObj>
          <w:docPartGallery w:val="Table of Contents"/>
          <w:docPartUnique/>
        </w:docPartObj>
      </w:sdtPr>
      <w:sdtEndPr>
        <w:rPr>
          <w:b/>
          <w:bCs/>
        </w:rPr>
      </w:sdtEndPr>
      <w:sdtContent>
        <w:commentRangeStart w:id="3" w:displacedByCustomXml="prev"/>
        <w:p w14:paraId="222BA4E8" w14:textId="0A4CF88C" w:rsidR="00077A29" w:rsidRPr="00D82101" w:rsidRDefault="00077A29" w:rsidP="004009DD">
          <w:pPr>
            <w:pStyle w:val="Inhaltsverzeichnisberschrift"/>
            <w:spacing w:line="360" w:lineRule="auto"/>
            <w:jc w:val="both"/>
            <w:rPr>
              <w:rFonts w:ascii="Arial" w:hAnsi="Arial" w:cs="Arial"/>
              <w:color w:val="auto"/>
            </w:rPr>
          </w:pPr>
          <w:r w:rsidRPr="00D82101">
            <w:rPr>
              <w:rFonts w:ascii="Arial" w:hAnsi="Arial" w:cs="Arial"/>
              <w:color w:val="auto"/>
            </w:rPr>
            <w:t>Inhalt</w:t>
          </w:r>
          <w:commentRangeEnd w:id="3"/>
          <w:r w:rsidR="00022D77">
            <w:rPr>
              <w:rStyle w:val="Kommentarzeichen"/>
              <w:rFonts w:asciiTheme="minorHAnsi" w:eastAsiaTheme="minorHAnsi" w:hAnsiTheme="minorHAnsi" w:cstheme="minorBidi"/>
              <w:color w:val="auto"/>
              <w:lang w:eastAsia="en-US"/>
            </w:rPr>
            <w:commentReference w:id="3"/>
          </w:r>
        </w:p>
        <w:commentRangeStart w:id="4"/>
        <w:p w14:paraId="18D348D4" w14:textId="4D0C59E3" w:rsidR="00BE0125" w:rsidRDefault="00077A29">
          <w:pPr>
            <w:pStyle w:val="Verzeichnis1"/>
            <w:tabs>
              <w:tab w:val="right" w:leader="dot" w:pos="9062"/>
            </w:tabs>
            <w:rPr>
              <w:rFonts w:eastAsiaTheme="minorEastAsia" w:cstheme="minorBidi"/>
              <w:b w:val="0"/>
              <w:bCs w:val="0"/>
              <w:noProof/>
              <w:sz w:val="22"/>
              <w:szCs w:val="22"/>
              <w:lang w:eastAsia="de-DE"/>
            </w:rPr>
          </w:pPr>
          <w:r w:rsidRPr="00C058FE">
            <w:rPr>
              <w:rFonts w:ascii="Arial" w:eastAsiaTheme="minorEastAsia" w:hAnsi="Arial" w:cs="Arial"/>
              <w:b w:val="0"/>
              <w:bCs w:val="0"/>
              <w:sz w:val="21"/>
              <w:szCs w:val="21"/>
              <w:lang w:eastAsia="de-DE"/>
            </w:rPr>
            <w:fldChar w:fldCharType="begin"/>
          </w:r>
          <w:r w:rsidRPr="00C058FE">
            <w:rPr>
              <w:rFonts w:ascii="Arial" w:hAnsi="Arial" w:cs="Arial"/>
              <w:b w:val="0"/>
              <w:bCs w:val="0"/>
              <w:sz w:val="21"/>
              <w:szCs w:val="21"/>
            </w:rPr>
            <w:instrText xml:space="preserve"> TOC \o "1-3" \h \z \u </w:instrText>
          </w:r>
          <w:r w:rsidRPr="00C058FE">
            <w:rPr>
              <w:rFonts w:ascii="Arial" w:eastAsiaTheme="minorEastAsia" w:hAnsi="Arial" w:cs="Arial"/>
              <w:b w:val="0"/>
              <w:bCs w:val="0"/>
              <w:sz w:val="21"/>
              <w:szCs w:val="21"/>
              <w:lang w:eastAsia="de-DE"/>
            </w:rPr>
            <w:fldChar w:fldCharType="separate"/>
          </w:r>
          <w:hyperlink w:anchor="_Toc43305314" w:history="1">
            <w:r w:rsidR="00BE0125" w:rsidRPr="001C07E3">
              <w:rPr>
                <w:rStyle w:val="Hyperlink"/>
                <w:noProof/>
              </w:rPr>
              <w:t>Einleitung</w:t>
            </w:r>
            <w:r w:rsidR="00BE0125">
              <w:rPr>
                <w:noProof/>
                <w:webHidden/>
              </w:rPr>
              <w:tab/>
            </w:r>
            <w:r w:rsidR="00BE0125">
              <w:rPr>
                <w:noProof/>
                <w:webHidden/>
              </w:rPr>
              <w:fldChar w:fldCharType="begin"/>
            </w:r>
            <w:r w:rsidR="00BE0125">
              <w:rPr>
                <w:noProof/>
                <w:webHidden/>
              </w:rPr>
              <w:instrText xml:space="preserve"> PAGEREF _Toc43305314 \h </w:instrText>
            </w:r>
            <w:r w:rsidR="00BE0125">
              <w:rPr>
                <w:noProof/>
                <w:webHidden/>
              </w:rPr>
            </w:r>
            <w:r w:rsidR="00BE0125">
              <w:rPr>
                <w:noProof/>
                <w:webHidden/>
              </w:rPr>
              <w:fldChar w:fldCharType="separate"/>
            </w:r>
            <w:r w:rsidR="00BE0125">
              <w:rPr>
                <w:noProof/>
                <w:webHidden/>
              </w:rPr>
              <w:t>4</w:t>
            </w:r>
            <w:r w:rsidR="00BE0125">
              <w:rPr>
                <w:noProof/>
                <w:webHidden/>
              </w:rPr>
              <w:fldChar w:fldCharType="end"/>
            </w:r>
          </w:hyperlink>
        </w:p>
        <w:p w14:paraId="7C9DA73B" w14:textId="48A6A481" w:rsidR="00BE0125" w:rsidRDefault="000E0CBD">
          <w:pPr>
            <w:pStyle w:val="Verzeichnis1"/>
            <w:tabs>
              <w:tab w:val="right" w:leader="dot" w:pos="9062"/>
            </w:tabs>
            <w:rPr>
              <w:rFonts w:eastAsiaTheme="minorEastAsia" w:cstheme="minorBidi"/>
              <w:b w:val="0"/>
              <w:bCs w:val="0"/>
              <w:noProof/>
              <w:sz w:val="22"/>
              <w:szCs w:val="22"/>
              <w:lang w:eastAsia="de-DE"/>
            </w:rPr>
          </w:pPr>
          <w:hyperlink w:anchor="_Toc43305315" w:history="1">
            <w:r w:rsidR="00BE0125" w:rsidRPr="001C07E3">
              <w:rPr>
                <w:rStyle w:val="Hyperlink"/>
                <w:noProof/>
              </w:rPr>
              <w:t>Installations-/ Debugging-Hinweise</w:t>
            </w:r>
            <w:r w:rsidR="00BE0125">
              <w:rPr>
                <w:noProof/>
                <w:webHidden/>
              </w:rPr>
              <w:tab/>
            </w:r>
            <w:r w:rsidR="00BE0125">
              <w:rPr>
                <w:noProof/>
                <w:webHidden/>
              </w:rPr>
              <w:fldChar w:fldCharType="begin"/>
            </w:r>
            <w:r w:rsidR="00BE0125">
              <w:rPr>
                <w:noProof/>
                <w:webHidden/>
              </w:rPr>
              <w:instrText xml:space="preserve"> PAGEREF _Toc43305315 \h </w:instrText>
            </w:r>
            <w:r w:rsidR="00BE0125">
              <w:rPr>
                <w:noProof/>
                <w:webHidden/>
              </w:rPr>
            </w:r>
            <w:r w:rsidR="00BE0125">
              <w:rPr>
                <w:noProof/>
                <w:webHidden/>
              </w:rPr>
              <w:fldChar w:fldCharType="separate"/>
            </w:r>
            <w:r w:rsidR="00BE0125">
              <w:rPr>
                <w:noProof/>
                <w:webHidden/>
              </w:rPr>
              <w:t>4</w:t>
            </w:r>
            <w:r w:rsidR="00BE0125">
              <w:rPr>
                <w:noProof/>
                <w:webHidden/>
              </w:rPr>
              <w:fldChar w:fldCharType="end"/>
            </w:r>
          </w:hyperlink>
        </w:p>
        <w:p w14:paraId="472587CE" w14:textId="3907FDAA"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16" w:history="1">
            <w:r w:rsidR="00BE0125" w:rsidRPr="001C07E3">
              <w:rPr>
                <w:rStyle w:val="Hyperlink"/>
                <w:noProof/>
              </w:rPr>
              <w:t>Installation Java IDE</w:t>
            </w:r>
            <w:r w:rsidR="00BE0125">
              <w:rPr>
                <w:noProof/>
                <w:webHidden/>
              </w:rPr>
              <w:tab/>
            </w:r>
            <w:r w:rsidR="00BE0125">
              <w:rPr>
                <w:noProof/>
                <w:webHidden/>
              </w:rPr>
              <w:fldChar w:fldCharType="begin"/>
            </w:r>
            <w:r w:rsidR="00BE0125">
              <w:rPr>
                <w:noProof/>
                <w:webHidden/>
              </w:rPr>
              <w:instrText xml:space="preserve"> PAGEREF _Toc43305316 \h </w:instrText>
            </w:r>
            <w:r w:rsidR="00BE0125">
              <w:rPr>
                <w:noProof/>
                <w:webHidden/>
              </w:rPr>
            </w:r>
            <w:r w:rsidR="00BE0125">
              <w:rPr>
                <w:noProof/>
                <w:webHidden/>
              </w:rPr>
              <w:fldChar w:fldCharType="separate"/>
            </w:r>
            <w:r w:rsidR="00BE0125">
              <w:rPr>
                <w:noProof/>
                <w:webHidden/>
              </w:rPr>
              <w:t>4</w:t>
            </w:r>
            <w:r w:rsidR="00BE0125">
              <w:rPr>
                <w:noProof/>
                <w:webHidden/>
              </w:rPr>
              <w:fldChar w:fldCharType="end"/>
            </w:r>
          </w:hyperlink>
        </w:p>
        <w:p w14:paraId="05D7CFF8" w14:textId="6443202A"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17" w:history="1">
            <w:r w:rsidR="00BE0125" w:rsidRPr="001C07E3">
              <w:rPr>
                <w:rStyle w:val="Hyperlink"/>
                <w:noProof/>
              </w:rPr>
              <w:t>Installation des SDK</w:t>
            </w:r>
            <w:r w:rsidR="00BE0125">
              <w:rPr>
                <w:noProof/>
                <w:webHidden/>
              </w:rPr>
              <w:tab/>
            </w:r>
            <w:r w:rsidR="00BE0125">
              <w:rPr>
                <w:noProof/>
                <w:webHidden/>
              </w:rPr>
              <w:fldChar w:fldCharType="begin"/>
            </w:r>
            <w:r w:rsidR="00BE0125">
              <w:rPr>
                <w:noProof/>
                <w:webHidden/>
              </w:rPr>
              <w:instrText xml:space="preserve"> PAGEREF _Toc43305317 \h </w:instrText>
            </w:r>
            <w:r w:rsidR="00BE0125">
              <w:rPr>
                <w:noProof/>
                <w:webHidden/>
              </w:rPr>
            </w:r>
            <w:r w:rsidR="00BE0125">
              <w:rPr>
                <w:noProof/>
                <w:webHidden/>
              </w:rPr>
              <w:fldChar w:fldCharType="separate"/>
            </w:r>
            <w:r w:rsidR="00BE0125">
              <w:rPr>
                <w:noProof/>
                <w:webHidden/>
              </w:rPr>
              <w:t>4</w:t>
            </w:r>
            <w:r w:rsidR="00BE0125">
              <w:rPr>
                <w:noProof/>
                <w:webHidden/>
              </w:rPr>
              <w:fldChar w:fldCharType="end"/>
            </w:r>
          </w:hyperlink>
        </w:p>
        <w:p w14:paraId="4352004F" w14:textId="6CF34D80"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18" w:history="1">
            <w:r w:rsidR="00BE0125" w:rsidRPr="001C07E3">
              <w:rPr>
                <w:rStyle w:val="Hyperlink"/>
                <w:noProof/>
              </w:rPr>
              <w:t>INSTALLATION UND KONFIGURATION ALS MAVEN PROJEKT</w:t>
            </w:r>
            <w:r w:rsidR="00BE0125">
              <w:rPr>
                <w:noProof/>
                <w:webHidden/>
              </w:rPr>
              <w:tab/>
            </w:r>
            <w:r w:rsidR="00BE0125">
              <w:rPr>
                <w:noProof/>
                <w:webHidden/>
              </w:rPr>
              <w:fldChar w:fldCharType="begin"/>
            </w:r>
            <w:r w:rsidR="00BE0125">
              <w:rPr>
                <w:noProof/>
                <w:webHidden/>
              </w:rPr>
              <w:instrText xml:space="preserve"> PAGEREF _Toc43305318 \h </w:instrText>
            </w:r>
            <w:r w:rsidR="00BE0125">
              <w:rPr>
                <w:noProof/>
                <w:webHidden/>
              </w:rPr>
            </w:r>
            <w:r w:rsidR="00BE0125">
              <w:rPr>
                <w:noProof/>
                <w:webHidden/>
              </w:rPr>
              <w:fldChar w:fldCharType="separate"/>
            </w:r>
            <w:r w:rsidR="00BE0125">
              <w:rPr>
                <w:noProof/>
                <w:webHidden/>
              </w:rPr>
              <w:t>8</w:t>
            </w:r>
            <w:r w:rsidR="00BE0125">
              <w:rPr>
                <w:noProof/>
                <w:webHidden/>
              </w:rPr>
              <w:fldChar w:fldCharType="end"/>
            </w:r>
          </w:hyperlink>
        </w:p>
        <w:p w14:paraId="3BE2BEC6" w14:textId="568E26D7"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19" w:history="1">
            <w:r w:rsidR="00BE0125" w:rsidRPr="001C07E3">
              <w:rPr>
                <w:rStyle w:val="Hyperlink"/>
                <w:noProof/>
              </w:rPr>
              <w:t>KOMPILIEREN DER APPLIKATION</w:t>
            </w:r>
            <w:r w:rsidR="00BE0125">
              <w:rPr>
                <w:noProof/>
                <w:webHidden/>
              </w:rPr>
              <w:tab/>
            </w:r>
            <w:r w:rsidR="00BE0125">
              <w:rPr>
                <w:noProof/>
                <w:webHidden/>
              </w:rPr>
              <w:fldChar w:fldCharType="begin"/>
            </w:r>
            <w:r w:rsidR="00BE0125">
              <w:rPr>
                <w:noProof/>
                <w:webHidden/>
              </w:rPr>
              <w:instrText xml:space="preserve"> PAGEREF _Toc43305319 \h </w:instrText>
            </w:r>
            <w:r w:rsidR="00BE0125">
              <w:rPr>
                <w:noProof/>
                <w:webHidden/>
              </w:rPr>
            </w:r>
            <w:r w:rsidR="00BE0125">
              <w:rPr>
                <w:noProof/>
                <w:webHidden/>
              </w:rPr>
              <w:fldChar w:fldCharType="separate"/>
            </w:r>
            <w:r w:rsidR="00BE0125">
              <w:rPr>
                <w:noProof/>
                <w:webHidden/>
              </w:rPr>
              <w:t>9</w:t>
            </w:r>
            <w:r w:rsidR="00BE0125">
              <w:rPr>
                <w:noProof/>
                <w:webHidden/>
              </w:rPr>
              <w:fldChar w:fldCharType="end"/>
            </w:r>
          </w:hyperlink>
        </w:p>
        <w:p w14:paraId="04BD973D" w14:textId="3CAED34D"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20" w:history="1">
            <w:r w:rsidR="00BE0125" w:rsidRPr="001C07E3">
              <w:rPr>
                <w:rStyle w:val="Hyperlink"/>
                <w:noProof/>
              </w:rPr>
              <w:t>Kompilation der Unit Tests</w:t>
            </w:r>
            <w:r w:rsidR="00BE0125">
              <w:rPr>
                <w:noProof/>
                <w:webHidden/>
              </w:rPr>
              <w:tab/>
            </w:r>
            <w:r w:rsidR="00BE0125">
              <w:rPr>
                <w:noProof/>
                <w:webHidden/>
              </w:rPr>
              <w:fldChar w:fldCharType="begin"/>
            </w:r>
            <w:r w:rsidR="00BE0125">
              <w:rPr>
                <w:noProof/>
                <w:webHidden/>
              </w:rPr>
              <w:instrText xml:space="preserve"> PAGEREF _Toc43305320 \h </w:instrText>
            </w:r>
            <w:r w:rsidR="00BE0125">
              <w:rPr>
                <w:noProof/>
                <w:webHidden/>
              </w:rPr>
            </w:r>
            <w:r w:rsidR="00BE0125">
              <w:rPr>
                <w:noProof/>
                <w:webHidden/>
              </w:rPr>
              <w:fldChar w:fldCharType="separate"/>
            </w:r>
            <w:r w:rsidR="00BE0125">
              <w:rPr>
                <w:noProof/>
                <w:webHidden/>
              </w:rPr>
              <w:t>10</w:t>
            </w:r>
            <w:r w:rsidR="00BE0125">
              <w:rPr>
                <w:noProof/>
                <w:webHidden/>
              </w:rPr>
              <w:fldChar w:fldCharType="end"/>
            </w:r>
          </w:hyperlink>
        </w:p>
        <w:p w14:paraId="785FA273" w14:textId="06466497"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21" w:history="1">
            <w:r w:rsidR="00BE0125" w:rsidRPr="001C07E3">
              <w:rPr>
                <w:rStyle w:val="Hyperlink"/>
                <w:noProof/>
              </w:rPr>
              <w:t>Installation von Visual Paradigm</w:t>
            </w:r>
            <w:r w:rsidR="00BE0125">
              <w:rPr>
                <w:noProof/>
                <w:webHidden/>
              </w:rPr>
              <w:tab/>
            </w:r>
            <w:r w:rsidR="00BE0125">
              <w:rPr>
                <w:noProof/>
                <w:webHidden/>
              </w:rPr>
              <w:fldChar w:fldCharType="begin"/>
            </w:r>
            <w:r w:rsidR="00BE0125">
              <w:rPr>
                <w:noProof/>
                <w:webHidden/>
              </w:rPr>
              <w:instrText xml:space="preserve"> PAGEREF _Toc43305321 \h </w:instrText>
            </w:r>
            <w:r w:rsidR="00BE0125">
              <w:rPr>
                <w:noProof/>
                <w:webHidden/>
              </w:rPr>
            </w:r>
            <w:r w:rsidR="00BE0125">
              <w:rPr>
                <w:noProof/>
                <w:webHidden/>
              </w:rPr>
              <w:fldChar w:fldCharType="separate"/>
            </w:r>
            <w:r w:rsidR="00BE0125">
              <w:rPr>
                <w:noProof/>
                <w:webHidden/>
              </w:rPr>
              <w:t>11</w:t>
            </w:r>
            <w:r w:rsidR="00BE0125">
              <w:rPr>
                <w:noProof/>
                <w:webHidden/>
              </w:rPr>
              <w:fldChar w:fldCharType="end"/>
            </w:r>
          </w:hyperlink>
        </w:p>
        <w:p w14:paraId="07E804D3" w14:textId="6E7BD215" w:rsidR="00BE0125" w:rsidRDefault="000E0CBD">
          <w:pPr>
            <w:pStyle w:val="Verzeichnis1"/>
            <w:tabs>
              <w:tab w:val="right" w:leader="dot" w:pos="9062"/>
            </w:tabs>
            <w:rPr>
              <w:rFonts w:eastAsiaTheme="minorEastAsia" w:cstheme="minorBidi"/>
              <w:b w:val="0"/>
              <w:bCs w:val="0"/>
              <w:noProof/>
              <w:sz w:val="22"/>
              <w:szCs w:val="22"/>
              <w:lang w:eastAsia="de-DE"/>
            </w:rPr>
          </w:pPr>
          <w:hyperlink w:anchor="_Toc43305323" w:history="1">
            <w:r w:rsidR="00BE0125" w:rsidRPr="001C07E3">
              <w:rPr>
                <w:rStyle w:val="Hyperlink"/>
                <w:noProof/>
              </w:rPr>
              <w:t>Programmstruktur</w:t>
            </w:r>
            <w:r w:rsidR="00BE0125">
              <w:rPr>
                <w:noProof/>
                <w:webHidden/>
              </w:rPr>
              <w:tab/>
            </w:r>
            <w:r w:rsidR="00BE0125">
              <w:rPr>
                <w:noProof/>
                <w:webHidden/>
              </w:rPr>
              <w:fldChar w:fldCharType="begin"/>
            </w:r>
            <w:r w:rsidR="00BE0125">
              <w:rPr>
                <w:noProof/>
                <w:webHidden/>
              </w:rPr>
              <w:instrText xml:space="preserve"> PAGEREF _Toc43305323 \h </w:instrText>
            </w:r>
            <w:r w:rsidR="00BE0125">
              <w:rPr>
                <w:noProof/>
                <w:webHidden/>
              </w:rPr>
            </w:r>
            <w:r w:rsidR="00BE0125">
              <w:rPr>
                <w:noProof/>
                <w:webHidden/>
              </w:rPr>
              <w:fldChar w:fldCharType="separate"/>
            </w:r>
            <w:r w:rsidR="00BE0125">
              <w:rPr>
                <w:noProof/>
                <w:webHidden/>
              </w:rPr>
              <w:t>12</w:t>
            </w:r>
            <w:r w:rsidR="00BE0125">
              <w:rPr>
                <w:noProof/>
                <w:webHidden/>
              </w:rPr>
              <w:fldChar w:fldCharType="end"/>
            </w:r>
          </w:hyperlink>
        </w:p>
        <w:p w14:paraId="6B0DCD9E" w14:textId="11C4C5E0"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24" w:history="1">
            <w:r w:rsidR="00BE0125" w:rsidRPr="001C07E3">
              <w:rPr>
                <w:rStyle w:val="Hyperlink"/>
                <w:noProof/>
              </w:rPr>
              <w:t>MODEL</w:t>
            </w:r>
            <w:r w:rsidR="00BE0125">
              <w:rPr>
                <w:noProof/>
                <w:webHidden/>
              </w:rPr>
              <w:tab/>
            </w:r>
            <w:r w:rsidR="00BE0125">
              <w:rPr>
                <w:noProof/>
                <w:webHidden/>
              </w:rPr>
              <w:fldChar w:fldCharType="begin"/>
            </w:r>
            <w:r w:rsidR="00BE0125">
              <w:rPr>
                <w:noProof/>
                <w:webHidden/>
              </w:rPr>
              <w:instrText xml:space="preserve"> PAGEREF _Toc43305324 \h </w:instrText>
            </w:r>
            <w:r w:rsidR="00BE0125">
              <w:rPr>
                <w:noProof/>
                <w:webHidden/>
              </w:rPr>
            </w:r>
            <w:r w:rsidR="00BE0125">
              <w:rPr>
                <w:noProof/>
                <w:webHidden/>
              </w:rPr>
              <w:fldChar w:fldCharType="separate"/>
            </w:r>
            <w:r w:rsidR="00BE0125">
              <w:rPr>
                <w:noProof/>
                <w:webHidden/>
              </w:rPr>
              <w:t>13</w:t>
            </w:r>
            <w:r w:rsidR="00BE0125">
              <w:rPr>
                <w:noProof/>
                <w:webHidden/>
              </w:rPr>
              <w:fldChar w:fldCharType="end"/>
            </w:r>
          </w:hyperlink>
        </w:p>
        <w:p w14:paraId="0B9624BB" w14:textId="1FE45BDA" w:rsidR="00BE0125" w:rsidRDefault="000E0CBD">
          <w:pPr>
            <w:pStyle w:val="Verzeichnis3"/>
            <w:tabs>
              <w:tab w:val="right" w:leader="dot" w:pos="9062"/>
            </w:tabs>
            <w:rPr>
              <w:rFonts w:eastAsiaTheme="minorEastAsia" w:cstheme="minorBidi"/>
              <w:noProof/>
              <w:sz w:val="22"/>
              <w:szCs w:val="22"/>
              <w:lang w:eastAsia="de-DE"/>
            </w:rPr>
          </w:pPr>
          <w:hyperlink w:anchor="_Toc43305325" w:history="1">
            <w:r w:rsidR="00BE0125" w:rsidRPr="001C07E3">
              <w:rPr>
                <w:rStyle w:val="Hyperlink"/>
                <w:noProof/>
              </w:rPr>
              <w:t>Projektdaten</w:t>
            </w:r>
            <w:r w:rsidR="00BE0125">
              <w:rPr>
                <w:noProof/>
                <w:webHidden/>
              </w:rPr>
              <w:tab/>
            </w:r>
            <w:r w:rsidR="00BE0125">
              <w:rPr>
                <w:noProof/>
                <w:webHidden/>
              </w:rPr>
              <w:fldChar w:fldCharType="begin"/>
            </w:r>
            <w:r w:rsidR="00BE0125">
              <w:rPr>
                <w:noProof/>
                <w:webHidden/>
              </w:rPr>
              <w:instrText xml:space="preserve"> PAGEREF _Toc43305325 \h </w:instrText>
            </w:r>
            <w:r w:rsidR="00BE0125">
              <w:rPr>
                <w:noProof/>
                <w:webHidden/>
              </w:rPr>
            </w:r>
            <w:r w:rsidR="00BE0125">
              <w:rPr>
                <w:noProof/>
                <w:webHidden/>
              </w:rPr>
              <w:fldChar w:fldCharType="separate"/>
            </w:r>
            <w:r w:rsidR="00BE0125">
              <w:rPr>
                <w:noProof/>
                <w:webHidden/>
              </w:rPr>
              <w:t>13</w:t>
            </w:r>
            <w:r w:rsidR="00BE0125">
              <w:rPr>
                <w:noProof/>
                <w:webHidden/>
              </w:rPr>
              <w:fldChar w:fldCharType="end"/>
            </w:r>
          </w:hyperlink>
        </w:p>
        <w:p w14:paraId="1A0BD701" w14:textId="2D2C00A6" w:rsidR="00BE0125" w:rsidRDefault="000E0CBD">
          <w:pPr>
            <w:pStyle w:val="Verzeichnis3"/>
            <w:tabs>
              <w:tab w:val="right" w:leader="dot" w:pos="9062"/>
            </w:tabs>
            <w:rPr>
              <w:rFonts w:eastAsiaTheme="minorEastAsia" w:cstheme="minorBidi"/>
              <w:noProof/>
              <w:sz w:val="22"/>
              <w:szCs w:val="22"/>
              <w:lang w:eastAsia="de-DE"/>
            </w:rPr>
          </w:pPr>
          <w:hyperlink w:anchor="_Toc43305326" w:history="1">
            <w:r w:rsidR="00BE0125" w:rsidRPr="001C07E3">
              <w:rPr>
                <w:rStyle w:val="Hyperlink"/>
                <w:noProof/>
              </w:rPr>
              <w:t>Factory Methode für Produktinhalte</w:t>
            </w:r>
            <w:r w:rsidR="00BE0125">
              <w:rPr>
                <w:noProof/>
                <w:webHidden/>
              </w:rPr>
              <w:tab/>
            </w:r>
            <w:r w:rsidR="00BE0125">
              <w:rPr>
                <w:noProof/>
                <w:webHidden/>
              </w:rPr>
              <w:fldChar w:fldCharType="begin"/>
            </w:r>
            <w:r w:rsidR="00BE0125">
              <w:rPr>
                <w:noProof/>
                <w:webHidden/>
              </w:rPr>
              <w:instrText xml:space="preserve"> PAGEREF _Toc43305326 \h </w:instrText>
            </w:r>
            <w:r w:rsidR="00BE0125">
              <w:rPr>
                <w:noProof/>
                <w:webHidden/>
              </w:rPr>
            </w:r>
            <w:r w:rsidR="00BE0125">
              <w:rPr>
                <w:noProof/>
                <w:webHidden/>
              </w:rPr>
              <w:fldChar w:fldCharType="separate"/>
            </w:r>
            <w:r w:rsidR="00BE0125">
              <w:rPr>
                <w:noProof/>
                <w:webHidden/>
              </w:rPr>
              <w:t>14</w:t>
            </w:r>
            <w:r w:rsidR="00BE0125">
              <w:rPr>
                <w:noProof/>
                <w:webHidden/>
              </w:rPr>
              <w:fldChar w:fldCharType="end"/>
            </w:r>
          </w:hyperlink>
        </w:p>
        <w:p w14:paraId="5343F643" w14:textId="43093833" w:rsidR="00BE0125" w:rsidRDefault="000E0CBD">
          <w:pPr>
            <w:pStyle w:val="Verzeichnis3"/>
            <w:tabs>
              <w:tab w:val="right" w:leader="dot" w:pos="9062"/>
            </w:tabs>
            <w:rPr>
              <w:rFonts w:eastAsiaTheme="minorEastAsia" w:cstheme="minorBidi"/>
              <w:noProof/>
              <w:sz w:val="22"/>
              <w:szCs w:val="22"/>
              <w:lang w:eastAsia="de-DE"/>
            </w:rPr>
          </w:pPr>
          <w:hyperlink w:anchor="_Toc43305327" w:history="1">
            <w:r w:rsidR="00BE0125" w:rsidRPr="001C07E3">
              <w:rPr>
                <w:rStyle w:val="Hyperlink"/>
                <w:noProof/>
              </w:rPr>
              <w:t>Aufwandsabschätzung</w:t>
            </w:r>
            <w:r w:rsidR="00BE0125">
              <w:rPr>
                <w:noProof/>
                <w:webHidden/>
              </w:rPr>
              <w:tab/>
            </w:r>
            <w:r w:rsidR="00BE0125">
              <w:rPr>
                <w:noProof/>
                <w:webHidden/>
              </w:rPr>
              <w:fldChar w:fldCharType="begin"/>
            </w:r>
            <w:r w:rsidR="00BE0125">
              <w:rPr>
                <w:noProof/>
                <w:webHidden/>
              </w:rPr>
              <w:instrText xml:space="preserve"> PAGEREF _Toc43305327 \h </w:instrText>
            </w:r>
            <w:r w:rsidR="00BE0125">
              <w:rPr>
                <w:noProof/>
                <w:webHidden/>
              </w:rPr>
            </w:r>
            <w:r w:rsidR="00BE0125">
              <w:rPr>
                <w:noProof/>
                <w:webHidden/>
              </w:rPr>
              <w:fldChar w:fldCharType="separate"/>
            </w:r>
            <w:r w:rsidR="00BE0125">
              <w:rPr>
                <w:noProof/>
                <w:webHidden/>
              </w:rPr>
              <w:t>15</w:t>
            </w:r>
            <w:r w:rsidR="00BE0125">
              <w:rPr>
                <w:noProof/>
                <w:webHidden/>
              </w:rPr>
              <w:fldChar w:fldCharType="end"/>
            </w:r>
          </w:hyperlink>
        </w:p>
        <w:p w14:paraId="714B4B51" w14:textId="3E32A98C"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28" w:history="1">
            <w:r w:rsidR="00BE0125" w:rsidRPr="001C07E3">
              <w:rPr>
                <w:rStyle w:val="Hyperlink"/>
                <w:noProof/>
              </w:rPr>
              <w:t>VIEW</w:t>
            </w:r>
            <w:r w:rsidR="00BE0125">
              <w:rPr>
                <w:noProof/>
                <w:webHidden/>
              </w:rPr>
              <w:tab/>
            </w:r>
            <w:r w:rsidR="00BE0125">
              <w:rPr>
                <w:noProof/>
                <w:webHidden/>
              </w:rPr>
              <w:fldChar w:fldCharType="begin"/>
            </w:r>
            <w:r w:rsidR="00BE0125">
              <w:rPr>
                <w:noProof/>
                <w:webHidden/>
              </w:rPr>
              <w:instrText xml:space="preserve"> PAGEREF _Toc43305328 \h </w:instrText>
            </w:r>
            <w:r w:rsidR="00BE0125">
              <w:rPr>
                <w:noProof/>
                <w:webHidden/>
              </w:rPr>
            </w:r>
            <w:r w:rsidR="00BE0125">
              <w:rPr>
                <w:noProof/>
                <w:webHidden/>
              </w:rPr>
              <w:fldChar w:fldCharType="separate"/>
            </w:r>
            <w:r w:rsidR="00BE0125">
              <w:rPr>
                <w:noProof/>
                <w:webHidden/>
              </w:rPr>
              <w:t>16</w:t>
            </w:r>
            <w:r w:rsidR="00BE0125">
              <w:rPr>
                <w:noProof/>
                <w:webHidden/>
              </w:rPr>
              <w:fldChar w:fldCharType="end"/>
            </w:r>
          </w:hyperlink>
        </w:p>
        <w:p w14:paraId="7095609A" w14:textId="1F353627"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29" w:history="1">
            <w:r w:rsidR="00BE0125" w:rsidRPr="001C07E3">
              <w:rPr>
                <w:rStyle w:val="Hyperlink"/>
                <w:noProof/>
              </w:rPr>
              <w:t>CONTROLLER</w:t>
            </w:r>
            <w:r w:rsidR="00BE0125">
              <w:rPr>
                <w:noProof/>
                <w:webHidden/>
              </w:rPr>
              <w:tab/>
            </w:r>
            <w:r w:rsidR="00BE0125">
              <w:rPr>
                <w:noProof/>
                <w:webHidden/>
              </w:rPr>
              <w:fldChar w:fldCharType="begin"/>
            </w:r>
            <w:r w:rsidR="00BE0125">
              <w:rPr>
                <w:noProof/>
                <w:webHidden/>
              </w:rPr>
              <w:instrText xml:space="preserve"> PAGEREF _Toc43305329 \h </w:instrText>
            </w:r>
            <w:r w:rsidR="00BE0125">
              <w:rPr>
                <w:noProof/>
                <w:webHidden/>
              </w:rPr>
            </w:r>
            <w:r w:rsidR="00BE0125">
              <w:rPr>
                <w:noProof/>
                <w:webHidden/>
              </w:rPr>
              <w:fldChar w:fldCharType="separate"/>
            </w:r>
            <w:r w:rsidR="00BE0125">
              <w:rPr>
                <w:noProof/>
                <w:webHidden/>
              </w:rPr>
              <w:t>18</w:t>
            </w:r>
            <w:r w:rsidR="00BE0125">
              <w:rPr>
                <w:noProof/>
                <w:webHidden/>
              </w:rPr>
              <w:fldChar w:fldCharType="end"/>
            </w:r>
          </w:hyperlink>
        </w:p>
        <w:p w14:paraId="2DA7EFA7" w14:textId="078354EB" w:rsidR="00BE0125" w:rsidRDefault="000E0CBD">
          <w:pPr>
            <w:pStyle w:val="Verzeichnis1"/>
            <w:tabs>
              <w:tab w:val="right" w:leader="dot" w:pos="9062"/>
            </w:tabs>
            <w:rPr>
              <w:rFonts w:eastAsiaTheme="minorEastAsia" w:cstheme="minorBidi"/>
              <w:b w:val="0"/>
              <w:bCs w:val="0"/>
              <w:noProof/>
              <w:sz w:val="22"/>
              <w:szCs w:val="22"/>
              <w:lang w:eastAsia="de-DE"/>
            </w:rPr>
          </w:pPr>
          <w:hyperlink w:anchor="_Toc43305332" w:history="1">
            <w:r w:rsidR="00BE0125" w:rsidRPr="001C07E3">
              <w:rPr>
                <w:rStyle w:val="Hyperlink"/>
                <w:noProof/>
              </w:rPr>
              <w:t>Prinzipien und Muster</w:t>
            </w:r>
            <w:r w:rsidR="00BE0125">
              <w:rPr>
                <w:noProof/>
                <w:webHidden/>
              </w:rPr>
              <w:tab/>
            </w:r>
            <w:r w:rsidR="00BE0125">
              <w:rPr>
                <w:noProof/>
                <w:webHidden/>
              </w:rPr>
              <w:fldChar w:fldCharType="begin"/>
            </w:r>
            <w:r w:rsidR="00BE0125">
              <w:rPr>
                <w:noProof/>
                <w:webHidden/>
              </w:rPr>
              <w:instrText xml:space="preserve"> PAGEREF _Toc43305332 \h </w:instrText>
            </w:r>
            <w:r w:rsidR="00BE0125">
              <w:rPr>
                <w:noProof/>
                <w:webHidden/>
              </w:rPr>
            </w:r>
            <w:r w:rsidR="00BE0125">
              <w:rPr>
                <w:noProof/>
                <w:webHidden/>
              </w:rPr>
              <w:fldChar w:fldCharType="separate"/>
            </w:r>
            <w:r w:rsidR="00BE0125">
              <w:rPr>
                <w:noProof/>
                <w:webHidden/>
              </w:rPr>
              <w:t>19</w:t>
            </w:r>
            <w:r w:rsidR="00BE0125">
              <w:rPr>
                <w:noProof/>
                <w:webHidden/>
              </w:rPr>
              <w:fldChar w:fldCharType="end"/>
            </w:r>
          </w:hyperlink>
        </w:p>
        <w:p w14:paraId="1EA1AF50" w14:textId="7DF0B824"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33" w:history="1">
            <w:r w:rsidR="00BE0125" w:rsidRPr="001C07E3">
              <w:rPr>
                <w:rStyle w:val="Hyperlink"/>
                <w:noProof/>
              </w:rPr>
              <w:t>Interfaces</w:t>
            </w:r>
            <w:r w:rsidR="00BE0125">
              <w:rPr>
                <w:noProof/>
                <w:webHidden/>
              </w:rPr>
              <w:tab/>
            </w:r>
            <w:r w:rsidR="00BE0125">
              <w:rPr>
                <w:noProof/>
                <w:webHidden/>
              </w:rPr>
              <w:fldChar w:fldCharType="begin"/>
            </w:r>
            <w:r w:rsidR="00BE0125">
              <w:rPr>
                <w:noProof/>
                <w:webHidden/>
              </w:rPr>
              <w:instrText xml:space="preserve"> PAGEREF _Toc43305333 \h </w:instrText>
            </w:r>
            <w:r w:rsidR="00BE0125">
              <w:rPr>
                <w:noProof/>
                <w:webHidden/>
              </w:rPr>
            </w:r>
            <w:r w:rsidR="00BE0125">
              <w:rPr>
                <w:noProof/>
                <w:webHidden/>
              </w:rPr>
              <w:fldChar w:fldCharType="separate"/>
            </w:r>
            <w:r w:rsidR="00BE0125">
              <w:rPr>
                <w:noProof/>
                <w:webHidden/>
              </w:rPr>
              <w:t>19</w:t>
            </w:r>
            <w:r w:rsidR="00BE0125">
              <w:rPr>
                <w:noProof/>
                <w:webHidden/>
              </w:rPr>
              <w:fldChar w:fldCharType="end"/>
            </w:r>
          </w:hyperlink>
        </w:p>
        <w:p w14:paraId="3BCF5B24" w14:textId="5064BADA"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34" w:history="1">
            <w:r w:rsidR="00BE0125" w:rsidRPr="001C07E3">
              <w:rPr>
                <w:rStyle w:val="Hyperlink"/>
                <w:noProof/>
              </w:rPr>
              <w:t>Singleton</w:t>
            </w:r>
            <w:r w:rsidR="00BE0125">
              <w:rPr>
                <w:noProof/>
                <w:webHidden/>
              </w:rPr>
              <w:tab/>
            </w:r>
            <w:r w:rsidR="00BE0125">
              <w:rPr>
                <w:noProof/>
                <w:webHidden/>
              </w:rPr>
              <w:fldChar w:fldCharType="begin"/>
            </w:r>
            <w:r w:rsidR="00BE0125">
              <w:rPr>
                <w:noProof/>
                <w:webHidden/>
              </w:rPr>
              <w:instrText xml:space="preserve"> PAGEREF _Toc43305334 \h </w:instrText>
            </w:r>
            <w:r w:rsidR="00BE0125">
              <w:rPr>
                <w:noProof/>
                <w:webHidden/>
              </w:rPr>
            </w:r>
            <w:r w:rsidR="00BE0125">
              <w:rPr>
                <w:noProof/>
                <w:webHidden/>
              </w:rPr>
              <w:fldChar w:fldCharType="separate"/>
            </w:r>
            <w:r w:rsidR="00BE0125">
              <w:rPr>
                <w:noProof/>
                <w:webHidden/>
              </w:rPr>
              <w:t>19</w:t>
            </w:r>
            <w:r w:rsidR="00BE0125">
              <w:rPr>
                <w:noProof/>
                <w:webHidden/>
              </w:rPr>
              <w:fldChar w:fldCharType="end"/>
            </w:r>
          </w:hyperlink>
        </w:p>
        <w:p w14:paraId="1CE84E12" w14:textId="5AFDDD38"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35" w:history="1">
            <w:r w:rsidR="00BE0125" w:rsidRPr="001C07E3">
              <w:rPr>
                <w:rStyle w:val="Hyperlink"/>
                <w:noProof/>
              </w:rPr>
              <w:t>Factory</w:t>
            </w:r>
            <w:r w:rsidR="00BE0125">
              <w:rPr>
                <w:noProof/>
                <w:webHidden/>
              </w:rPr>
              <w:tab/>
            </w:r>
            <w:r w:rsidR="00BE0125">
              <w:rPr>
                <w:noProof/>
                <w:webHidden/>
              </w:rPr>
              <w:fldChar w:fldCharType="begin"/>
            </w:r>
            <w:r w:rsidR="00BE0125">
              <w:rPr>
                <w:noProof/>
                <w:webHidden/>
              </w:rPr>
              <w:instrText xml:space="preserve"> PAGEREF _Toc43305335 \h </w:instrText>
            </w:r>
            <w:r w:rsidR="00BE0125">
              <w:rPr>
                <w:noProof/>
                <w:webHidden/>
              </w:rPr>
            </w:r>
            <w:r w:rsidR="00BE0125">
              <w:rPr>
                <w:noProof/>
                <w:webHidden/>
              </w:rPr>
              <w:fldChar w:fldCharType="separate"/>
            </w:r>
            <w:r w:rsidR="00BE0125">
              <w:rPr>
                <w:noProof/>
                <w:webHidden/>
              </w:rPr>
              <w:t>19</w:t>
            </w:r>
            <w:r w:rsidR="00BE0125">
              <w:rPr>
                <w:noProof/>
                <w:webHidden/>
              </w:rPr>
              <w:fldChar w:fldCharType="end"/>
            </w:r>
          </w:hyperlink>
        </w:p>
        <w:p w14:paraId="1707C1C9" w14:textId="57F4C767" w:rsidR="00BE0125" w:rsidRDefault="000E0CBD">
          <w:pPr>
            <w:pStyle w:val="Verzeichnis1"/>
            <w:tabs>
              <w:tab w:val="right" w:leader="dot" w:pos="9062"/>
            </w:tabs>
            <w:rPr>
              <w:rFonts w:eastAsiaTheme="minorEastAsia" w:cstheme="minorBidi"/>
              <w:b w:val="0"/>
              <w:bCs w:val="0"/>
              <w:noProof/>
              <w:sz w:val="22"/>
              <w:szCs w:val="22"/>
              <w:lang w:eastAsia="de-DE"/>
            </w:rPr>
          </w:pPr>
          <w:hyperlink w:anchor="_Toc43305336" w:history="1">
            <w:r w:rsidR="00BE0125" w:rsidRPr="001C07E3">
              <w:rPr>
                <w:rStyle w:val="Hyperlink"/>
                <w:noProof/>
              </w:rPr>
              <w:t>Programmtests</w:t>
            </w:r>
            <w:r w:rsidR="00BE0125">
              <w:rPr>
                <w:noProof/>
                <w:webHidden/>
              </w:rPr>
              <w:tab/>
            </w:r>
            <w:r w:rsidR="00BE0125">
              <w:rPr>
                <w:noProof/>
                <w:webHidden/>
              </w:rPr>
              <w:fldChar w:fldCharType="begin"/>
            </w:r>
            <w:r w:rsidR="00BE0125">
              <w:rPr>
                <w:noProof/>
                <w:webHidden/>
              </w:rPr>
              <w:instrText xml:space="preserve"> PAGEREF _Toc43305336 \h </w:instrText>
            </w:r>
            <w:r w:rsidR="00BE0125">
              <w:rPr>
                <w:noProof/>
                <w:webHidden/>
              </w:rPr>
            </w:r>
            <w:r w:rsidR="00BE0125">
              <w:rPr>
                <w:noProof/>
                <w:webHidden/>
              </w:rPr>
              <w:fldChar w:fldCharType="separate"/>
            </w:r>
            <w:r w:rsidR="00BE0125">
              <w:rPr>
                <w:noProof/>
                <w:webHidden/>
              </w:rPr>
              <w:t>20</w:t>
            </w:r>
            <w:r w:rsidR="00BE0125">
              <w:rPr>
                <w:noProof/>
                <w:webHidden/>
              </w:rPr>
              <w:fldChar w:fldCharType="end"/>
            </w:r>
          </w:hyperlink>
        </w:p>
        <w:p w14:paraId="1FA20D2B" w14:textId="1CBC55BE"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37" w:history="1">
            <w:r w:rsidR="00BE0125" w:rsidRPr="001C07E3">
              <w:rPr>
                <w:rStyle w:val="Hyperlink"/>
                <w:noProof/>
              </w:rPr>
              <w:t>Import/Export</w:t>
            </w:r>
            <w:r w:rsidR="00BE0125">
              <w:rPr>
                <w:noProof/>
                <w:webHidden/>
              </w:rPr>
              <w:tab/>
            </w:r>
            <w:r w:rsidR="00BE0125">
              <w:rPr>
                <w:noProof/>
                <w:webHidden/>
              </w:rPr>
              <w:fldChar w:fldCharType="begin"/>
            </w:r>
            <w:r w:rsidR="00BE0125">
              <w:rPr>
                <w:noProof/>
                <w:webHidden/>
              </w:rPr>
              <w:instrText xml:space="preserve"> PAGEREF _Toc43305337 \h </w:instrText>
            </w:r>
            <w:r w:rsidR="00BE0125">
              <w:rPr>
                <w:noProof/>
                <w:webHidden/>
              </w:rPr>
            </w:r>
            <w:r w:rsidR="00BE0125">
              <w:rPr>
                <w:noProof/>
                <w:webHidden/>
              </w:rPr>
              <w:fldChar w:fldCharType="separate"/>
            </w:r>
            <w:r w:rsidR="00BE0125">
              <w:rPr>
                <w:noProof/>
                <w:webHidden/>
              </w:rPr>
              <w:t>20</w:t>
            </w:r>
            <w:r w:rsidR="00BE0125">
              <w:rPr>
                <w:noProof/>
                <w:webHidden/>
              </w:rPr>
              <w:fldChar w:fldCharType="end"/>
            </w:r>
          </w:hyperlink>
        </w:p>
        <w:p w14:paraId="26DFF999" w14:textId="46078B80" w:rsidR="00BE0125" w:rsidRDefault="000E0CBD">
          <w:pPr>
            <w:pStyle w:val="Verzeichnis3"/>
            <w:tabs>
              <w:tab w:val="right" w:leader="dot" w:pos="9062"/>
            </w:tabs>
            <w:rPr>
              <w:rFonts w:eastAsiaTheme="minorEastAsia" w:cstheme="minorBidi"/>
              <w:noProof/>
              <w:sz w:val="22"/>
              <w:szCs w:val="22"/>
              <w:lang w:eastAsia="de-DE"/>
            </w:rPr>
          </w:pPr>
          <w:hyperlink w:anchor="_Toc43305338" w:history="1">
            <w:r w:rsidR="00BE0125" w:rsidRPr="001C07E3">
              <w:rPr>
                <w:rStyle w:val="Hyperlink"/>
                <w:noProof/>
              </w:rPr>
              <w:t>Import</w:t>
            </w:r>
            <w:r w:rsidR="00BE0125">
              <w:rPr>
                <w:noProof/>
                <w:webHidden/>
              </w:rPr>
              <w:tab/>
            </w:r>
            <w:r w:rsidR="00BE0125">
              <w:rPr>
                <w:noProof/>
                <w:webHidden/>
              </w:rPr>
              <w:fldChar w:fldCharType="begin"/>
            </w:r>
            <w:r w:rsidR="00BE0125">
              <w:rPr>
                <w:noProof/>
                <w:webHidden/>
              </w:rPr>
              <w:instrText xml:space="preserve"> PAGEREF _Toc43305338 \h </w:instrText>
            </w:r>
            <w:r w:rsidR="00BE0125">
              <w:rPr>
                <w:noProof/>
                <w:webHidden/>
              </w:rPr>
            </w:r>
            <w:r w:rsidR="00BE0125">
              <w:rPr>
                <w:noProof/>
                <w:webHidden/>
              </w:rPr>
              <w:fldChar w:fldCharType="separate"/>
            </w:r>
            <w:r w:rsidR="00BE0125">
              <w:rPr>
                <w:noProof/>
                <w:webHidden/>
              </w:rPr>
              <w:t>20</w:t>
            </w:r>
            <w:r w:rsidR="00BE0125">
              <w:rPr>
                <w:noProof/>
                <w:webHidden/>
              </w:rPr>
              <w:fldChar w:fldCharType="end"/>
            </w:r>
          </w:hyperlink>
        </w:p>
        <w:p w14:paraId="7977274A" w14:textId="66EC3458" w:rsidR="00BE0125" w:rsidRDefault="000E0CBD">
          <w:pPr>
            <w:pStyle w:val="Verzeichnis1"/>
            <w:tabs>
              <w:tab w:val="right" w:leader="dot" w:pos="9062"/>
            </w:tabs>
            <w:rPr>
              <w:rFonts w:eastAsiaTheme="minorEastAsia" w:cstheme="minorBidi"/>
              <w:b w:val="0"/>
              <w:bCs w:val="0"/>
              <w:noProof/>
              <w:sz w:val="22"/>
              <w:szCs w:val="22"/>
              <w:lang w:eastAsia="de-DE"/>
            </w:rPr>
          </w:pPr>
          <w:hyperlink w:anchor="_Toc43305339" w:history="1">
            <w:r w:rsidR="00BE0125">
              <w:rPr>
                <w:noProof/>
                <w:webHidden/>
              </w:rPr>
              <w:tab/>
            </w:r>
            <w:r w:rsidR="00BE0125">
              <w:rPr>
                <w:noProof/>
                <w:webHidden/>
              </w:rPr>
              <w:fldChar w:fldCharType="begin"/>
            </w:r>
            <w:r w:rsidR="00BE0125">
              <w:rPr>
                <w:noProof/>
                <w:webHidden/>
              </w:rPr>
              <w:instrText xml:space="preserve"> PAGEREF _Toc43305339 \h </w:instrText>
            </w:r>
            <w:r w:rsidR="00BE0125">
              <w:rPr>
                <w:noProof/>
                <w:webHidden/>
              </w:rPr>
            </w:r>
            <w:r w:rsidR="00BE0125">
              <w:rPr>
                <w:noProof/>
                <w:webHidden/>
              </w:rPr>
              <w:fldChar w:fldCharType="separate"/>
            </w:r>
            <w:r w:rsidR="00BE0125">
              <w:rPr>
                <w:noProof/>
                <w:webHidden/>
              </w:rPr>
              <w:t>23</w:t>
            </w:r>
            <w:r w:rsidR="00BE0125">
              <w:rPr>
                <w:noProof/>
                <w:webHidden/>
              </w:rPr>
              <w:fldChar w:fldCharType="end"/>
            </w:r>
          </w:hyperlink>
        </w:p>
        <w:p w14:paraId="6B2B3160" w14:textId="769A7D5F" w:rsidR="00BE0125" w:rsidRDefault="000E0CBD">
          <w:pPr>
            <w:pStyle w:val="Verzeichnis3"/>
            <w:tabs>
              <w:tab w:val="right" w:leader="dot" w:pos="9062"/>
            </w:tabs>
            <w:rPr>
              <w:rFonts w:eastAsiaTheme="minorEastAsia" w:cstheme="minorBidi"/>
              <w:noProof/>
              <w:sz w:val="22"/>
              <w:szCs w:val="22"/>
              <w:lang w:eastAsia="de-DE"/>
            </w:rPr>
          </w:pPr>
          <w:hyperlink w:anchor="_Toc43305340" w:history="1">
            <w:r w:rsidR="00BE0125" w:rsidRPr="001C07E3">
              <w:rPr>
                <w:rStyle w:val="Hyperlink"/>
                <w:noProof/>
              </w:rPr>
              <w:t>Export</w:t>
            </w:r>
            <w:r w:rsidR="00BE0125">
              <w:rPr>
                <w:noProof/>
                <w:webHidden/>
              </w:rPr>
              <w:tab/>
            </w:r>
            <w:r w:rsidR="00BE0125">
              <w:rPr>
                <w:noProof/>
                <w:webHidden/>
              </w:rPr>
              <w:fldChar w:fldCharType="begin"/>
            </w:r>
            <w:r w:rsidR="00BE0125">
              <w:rPr>
                <w:noProof/>
                <w:webHidden/>
              </w:rPr>
              <w:instrText xml:space="preserve"> PAGEREF _Toc43305340 \h </w:instrText>
            </w:r>
            <w:r w:rsidR="00BE0125">
              <w:rPr>
                <w:noProof/>
                <w:webHidden/>
              </w:rPr>
            </w:r>
            <w:r w:rsidR="00BE0125">
              <w:rPr>
                <w:noProof/>
                <w:webHidden/>
              </w:rPr>
              <w:fldChar w:fldCharType="separate"/>
            </w:r>
            <w:r w:rsidR="00BE0125">
              <w:rPr>
                <w:noProof/>
                <w:webHidden/>
              </w:rPr>
              <w:t>24</w:t>
            </w:r>
            <w:r w:rsidR="00BE0125">
              <w:rPr>
                <w:noProof/>
                <w:webHidden/>
              </w:rPr>
              <w:fldChar w:fldCharType="end"/>
            </w:r>
          </w:hyperlink>
        </w:p>
        <w:p w14:paraId="73121480" w14:textId="78E44730"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41" w:history="1">
            <w:r w:rsidR="00BE0125" w:rsidRPr="001C07E3">
              <w:rPr>
                <w:rStyle w:val="Hyperlink"/>
                <w:noProof/>
              </w:rPr>
              <w:t>Selbstoptimierung</w:t>
            </w:r>
            <w:r w:rsidR="00BE0125">
              <w:rPr>
                <w:noProof/>
                <w:webHidden/>
              </w:rPr>
              <w:tab/>
            </w:r>
            <w:r w:rsidR="00BE0125">
              <w:rPr>
                <w:noProof/>
                <w:webHidden/>
              </w:rPr>
              <w:fldChar w:fldCharType="begin"/>
            </w:r>
            <w:r w:rsidR="00BE0125">
              <w:rPr>
                <w:noProof/>
                <w:webHidden/>
              </w:rPr>
              <w:instrText xml:space="preserve"> PAGEREF _Toc43305341 \h </w:instrText>
            </w:r>
            <w:r w:rsidR="00BE0125">
              <w:rPr>
                <w:noProof/>
                <w:webHidden/>
              </w:rPr>
            </w:r>
            <w:r w:rsidR="00BE0125">
              <w:rPr>
                <w:noProof/>
                <w:webHidden/>
              </w:rPr>
              <w:fldChar w:fldCharType="separate"/>
            </w:r>
            <w:r w:rsidR="00BE0125">
              <w:rPr>
                <w:noProof/>
                <w:webHidden/>
              </w:rPr>
              <w:t>28</w:t>
            </w:r>
            <w:r w:rsidR="00BE0125">
              <w:rPr>
                <w:noProof/>
                <w:webHidden/>
              </w:rPr>
              <w:fldChar w:fldCharType="end"/>
            </w:r>
          </w:hyperlink>
        </w:p>
        <w:p w14:paraId="17A9709B" w14:textId="2359DEBC" w:rsidR="00BE0125" w:rsidRDefault="000E0CBD">
          <w:pPr>
            <w:pStyle w:val="Verzeichnis3"/>
            <w:tabs>
              <w:tab w:val="right" w:leader="dot" w:pos="9062"/>
            </w:tabs>
            <w:rPr>
              <w:rFonts w:eastAsiaTheme="minorEastAsia" w:cstheme="minorBidi"/>
              <w:noProof/>
              <w:sz w:val="22"/>
              <w:szCs w:val="22"/>
              <w:lang w:eastAsia="de-DE"/>
            </w:rPr>
          </w:pPr>
          <w:hyperlink w:anchor="_Toc43305342" w:history="1">
            <w:r w:rsidR="00BE0125" w:rsidRPr="001C07E3">
              <w:rPr>
                <w:rStyle w:val="Hyperlink"/>
                <w:noProof/>
              </w:rPr>
              <w:t>notifyAdjustFactors()</w:t>
            </w:r>
            <w:r w:rsidR="00BE0125">
              <w:rPr>
                <w:noProof/>
                <w:webHidden/>
              </w:rPr>
              <w:tab/>
            </w:r>
            <w:r w:rsidR="00BE0125">
              <w:rPr>
                <w:noProof/>
                <w:webHidden/>
              </w:rPr>
              <w:fldChar w:fldCharType="begin"/>
            </w:r>
            <w:r w:rsidR="00BE0125">
              <w:rPr>
                <w:noProof/>
                <w:webHidden/>
              </w:rPr>
              <w:instrText xml:space="preserve"> PAGEREF _Toc43305342 \h </w:instrText>
            </w:r>
            <w:r w:rsidR="00BE0125">
              <w:rPr>
                <w:noProof/>
                <w:webHidden/>
              </w:rPr>
            </w:r>
            <w:r w:rsidR="00BE0125">
              <w:rPr>
                <w:noProof/>
                <w:webHidden/>
              </w:rPr>
              <w:fldChar w:fldCharType="separate"/>
            </w:r>
            <w:r w:rsidR="00BE0125">
              <w:rPr>
                <w:noProof/>
                <w:webHidden/>
              </w:rPr>
              <w:t>29</w:t>
            </w:r>
            <w:r w:rsidR="00BE0125">
              <w:rPr>
                <w:noProof/>
                <w:webHidden/>
              </w:rPr>
              <w:fldChar w:fldCharType="end"/>
            </w:r>
          </w:hyperlink>
        </w:p>
        <w:p w14:paraId="5A51B8C2" w14:textId="354A0077" w:rsidR="00BE0125" w:rsidRDefault="000E0CBD">
          <w:pPr>
            <w:pStyle w:val="Verzeichnis3"/>
            <w:tabs>
              <w:tab w:val="right" w:leader="dot" w:pos="9062"/>
            </w:tabs>
            <w:rPr>
              <w:rFonts w:eastAsiaTheme="minorEastAsia" w:cstheme="minorBidi"/>
              <w:noProof/>
              <w:sz w:val="22"/>
              <w:szCs w:val="22"/>
              <w:lang w:eastAsia="de-DE"/>
            </w:rPr>
          </w:pPr>
          <w:hyperlink w:anchor="_Toc43305343" w:history="1">
            <w:r w:rsidR="00BE0125" w:rsidRPr="001C07E3">
              <w:rPr>
                <w:rStyle w:val="Hyperlink"/>
                <w:noProof/>
              </w:rPr>
              <w:t>increaseFactors()</w:t>
            </w:r>
            <w:r w:rsidR="00BE0125">
              <w:rPr>
                <w:noProof/>
                <w:webHidden/>
              </w:rPr>
              <w:tab/>
            </w:r>
            <w:r w:rsidR="00BE0125">
              <w:rPr>
                <w:noProof/>
                <w:webHidden/>
              </w:rPr>
              <w:fldChar w:fldCharType="begin"/>
            </w:r>
            <w:r w:rsidR="00BE0125">
              <w:rPr>
                <w:noProof/>
                <w:webHidden/>
              </w:rPr>
              <w:instrText xml:space="preserve"> PAGEREF _Toc43305343 \h </w:instrText>
            </w:r>
            <w:r w:rsidR="00BE0125">
              <w:rPr>
                <w:noProof/>
                <w:webHidden/>
              </w:rPr>
            </w:r>
            <w:r w:rsidR="00BE0125">
              <w:rPr>
                <w:noProof/>
                <w:webHidden/>
              </w:rPr>
              <w:fldChar w:fldCharType="separate"/>
            </w:r>
            <w:r w:rsidR="00BE0125">
              <w:rPr>
                <w:noProof/>
                <w:webHidden/>
              </w:rPr>
              <w:t>31</w:t>
            </w:r>
            <w:r w:rsidR="00BE0125">
              <w:rPr>
                <w:noProof/>
                <w:webHidden/>
              </w:rPr>
              <w:fldChar w:fldCharType="end"/>
            </w:r>
          </w:hyperlink>
        </w:p>
        <w:p w14:paraId="0C29CB23" w14:textId="7AD92592" w:rsidR="00BE0125" w:rsidRDefault="000E0CBD">
          <w:pPr>
            <w:pStyle w:val="Verzeichnis3"/>
            <w:tabs>
              <w:tab w:val="right" w:leader="dot" w:pos="9062"/>
            </w:tabs>
            <w:rPr>
              <w:rFonts w:eastAsiaTheme="minorEastAsia" w:cstheme="minorBidi"/>
              <w:noProof/>
              <w:sz w:val="22"/>
              <w:szCs w:val="22"/>
              <w:lang w:eastAsia="de-DE"/>
            </w:rPr>
          </w:pPr>
          <w:hyperlink w:anchor="_Toc43305344" w:history="1">
            <w:r w:rsidR="00BE0125" w:rsidRPr="001C07E3">
              <w:rPr>
                <w:rStyle w:val="Hyperlink"/>
                <w:noProof/>
              </w:rPr>
              <w:t>decreaseFactors()</w:t>
            </w:r>
            <w:r w:rsidR="00BE0125">
              <w:rPr>
                <w:noProof/>
                <w:webHidden/>
              </w:rPr>
              <w:tab/>
            </w:r>
            <w:r w:rsidR="00BE0125">
              <w:rPr>
                <w:noProof/>
                <w:webHidden/>
              </w:rPr>
              <w:fldChar w:fldCharType="begin"/>
            </w:r>
            <w:r w:rsidR="00BE0125">
              <w:rPr>
                <w:noProof/>
                <w:webHidden/>
              </w:rPr>
              <w:instrText xml:space="preserve"> PAGEREF _Toc43305344 \h </w:instrText>
            </w:r>
            <w:r w:rsidR="00BE0125">
              <w:rPr>
                <w:noProof/>
                <w:webHidden/>
              </w:rPr>
            </w:r>
            <w:r w:rsidR="00BE0125">
              <w:rPr>
                <w:noProof/>
                <w:webHidden/>
              </w:rPr>
              <w:fldChar w:fldCharType="separate"/>
            </w:r>
            <w:r w:rsidR="00BE0125">
              <w:rPr>
                <w:noProof/>
                <w:webHidden/>
              </w:rPr>
              <w:t>33</w:t>
            </w:r>
            <w:r w:rsidR="00BE0125">
              <w:rPr>
                <w:noProof/>
                <w:webHidden/>
              </w:rPr>
              <w:fldChar w:fldCharType="end"/>
            </w:r>
          </w:hyperlink>
        </w:p>
        <w:p w14:paraId="3A62BD54" w14:textId="41E521BA" w:rsidR="00BE0125" w:rsidRDefault="000E0CBD">
          <w:pPr>
            <w:pStyle w:val="Verzeichnis1"/>
            <w:tabs>
              <w:tab w:val="right" w:leader="dot" w:pos="9062"/>
            </w:tabs>
            <w:rPr>
              <w:rFonts w:eastAsiaTheme="minorEastAsia" w:cstheme="minorBidi"/>
              <w:b w:val="0"/>
              <w:bCs w:val="0"/>
              <w:noProof/>
              <w:sz w:val="22"/>
              <w:szCs w:val="22"/>
              <w:lang w:eastAsia="de-DE"/>
            </w:rPr>
          </w:pPr>
          <w:hyperlink w:anchor="_Toc43305345" w:history="1">
            <w:r w:rsidR="00BE0125" w:rsidRPr="001C07E3">
              <w:rPr>
                <w:rStyle w:val="Hyperlink"/>
                <w:noProof/>
              </w:rPr>
              <w:t>Anhang</w:t>
            </w:r>
            <w:r w:rsidR="00BE0125">
              <w:rPr>
                <w:noProof/>
                <w:webHidden/>
              </w:rPr>
              <w:tab/>
            </w:r>
            <w:r w:rsidR="00BE0125">
              <w:rPr>
                <w:noProof/>
                <w:webHidden/>
              </w:rPr>
              <w:fldChar w:fldCharType="begin"/>
            </w:r>
            <w:r w:rsidR="00BE0125">
              <w:rPr>
                <w:noProof/>
                <w:webHidden/>
              </w:rPr>
              <w:instrText xml:space="preserve"> PAGEREF _Toc43305345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79062185" w14:textId="12960743" w:rsidR="00BE0125" w:rsidRDefault="000E0CBD">
          <w:pPr>
            <w:pStyle w:val="Verzeichnis2"/>
            <w:tabs>
              <w:tab w:val="right" w:leader="dot" w:pos="9062"/>
            </w:tabs>
            <w:rPr>
              <w:rFonts w:eastAsiaTheme="minorEastAsia" w:cstheme="minorBidi"/>
              <w:i w:val="0"/>
              <w:iCs w:val="0"/>
              <w:noProof/>
              <w:sz w:val="22"/>
              <w:szCs w:val="22"/>
              <w:lang w:eastAsia="de-DE"/>
            </w:rPr>
          </w:pPr>
          <w:hyperlink w:anchor="_Toc43305346" w:history="1">
            <w:r w:rsidR="00BE0125" w:rsidRPr="001C07E3">
              <w:rPr>
                <w:rStyle w:val="Hyperlink"/>
                <w:noProof/>
              </w:rPr>
              <w:t>Klassendiagramme</w:t>
            </w:r>
            <w:r w:rsidR="00BE0125">
              <w:rPr>
                <w:noProof/>
                <w:webHidden/>
              </w:rPr>
              <w:tab/>
            </w:r>
            <w:r w:rsidR="00BE0125">
              <w:rPr>
                <w:noProof/>
                <w:webHidden/>
              </w:rPr>
              <w:fldChar w:fldCharType="begin"/>
            </w:r>
            <w:r w:rsidR="00BE0125">
              <w:rPr>
                <w:noProof/>
                <w:webHidden/>
              </w:rPr>
              <w:instrText xml:space="preserve"> PAGEREF _Toc43305346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7B40DBA1" w14:textId="6983775A" w:rsidR="00BE0125" w:rsidRDefault="000E0CBD">
          <w:pPr>
            <w:pStyle w:val="Verzeichnis3"/>
            <w:tabs>
              <w:tab w:val="right" w:leader="dot" w:pos="9062"/>
            </w:tabs>
            <w:rPr>
              <w:rFonts w:eastAsiaTheme="minorEastAsia" w:cstheme="minorBidi"/>
              <w:noProof/>
              <w:sz w:val="22"/>
              <w:szCs w:val="22"/>
              <w:lang w:eastAsia="de-DE"/>
            </w:rPr>
          </w:pPr>
          <w:hyperlink w:anchor="_Toc43305347" w:history="1">
            <w:r w:rsidR="00BE0125" w:rsidRPr="001C07E3">
              <w:rPr>
                <w:rStyle w:val="Hyperlink"/>
                <w:noProof/>
              </w:rPr>
              <w:t>MODEL</w:t>
            </w:r>
            <w:r w:rsidR="00BE0125">
              <w:rPr>
                <w:noProof/>
                <w:webHidden/>
              </w:rPr>
              <w:tab/>
            </w:r>
            <w:r w:rsidR="00BE0125">
              <w:rPr>
                <w:noProof/>
                <w:webHidden/>
              </w:rPr>
              <w:fldChar w:fldCharType="begin"/>
            </w:r>
            <w:r w:rsidR="00BE0125">
              <w:rPr>
                <w:noProof/>
                <w:webHidden/>
              </w:rPr>
              <w:instrText xml:space="preserve"> PAGEREF _Toc43305347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0236BA7C" w14:textId="43726D8A" w:rsidR="00BE0125" w:rsidRDefault="000E0CBD">
          <w:pPr>
            <w:pStyle w:val="Verzeichnis3"/>
            <w:tabs>
              <w:tab w:val="right" w:leader="dot" w:pos="9062"/>
            </w:tabs>
            <w:rPr>
              <w:rFonts w:eastAsiaTheme="minorEastAsia" w:cstheme="minorBidi"/>
              <w:noProof/>
              <w:sz w:val="22"/>
              <w:szCs w:val="22"/>
              <w:lang w:eastAsia="de-DE"/>
            </w:rPr>
          </w:pPr>
          <w:hyperlink w:anchor="_Toc43305348" w:history="1">
            <w:r w:rsidR="00BE0125" w:rsidRPr="001C07E3">
              <w:rPr>
                <w:rStyle w:val="Hyperlink"/>
                <w:noProof/>
              </w:rPr>
              <w:t>VIEW</w:t>
            </w:r>
            <w:r w:rsidR="00BE0125">
              <w:rPr>
                <w:noProof/>
                <w:webHidden/>
              </w:rPr>
              <w:tab/>
            </w:r>
            <w:r w:rsidR="00BE0125">
              <w:rPr>
                <w:noProof/>
                <w:webHidden/>
              </w:rPr>
              <w:fldChar w:fldCharType="begin"/>
            </w:r>
            <w:r w:rsidR="00BE0125">
              <w:rPr>
                <w:noProof/>
                <w:webHidden/>
              </w:rPr>
              <w:instrText xml:space="preserve"> PAGEREF _Toc43305348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089CD86E" w14:textId="7A61B301" w:rsidR="00BE0125" w:rsidRDefault="000E0CBD">
          <w:pPr>
            <w:pStyle w:val="Verzeichnis3"/>
            <w:tabs>
              <w:tab w:val="right" w:leader="dot" w:pos="9062"/>
            </w:tabs>
            <w:rPr>
              <w:rFonts w:eastAsiaTheme="minorEastAsia" w:cstheme="minorBidi"/>
              <w:noProof/>
              <w:sz w:val="22"/>
              <w:szCs w:val="22"/>
              <w:lang w:eastAsia="de-DE"/>
            </w:rPr>
          </w:pPr>
          <w:hyperlink w:anchor="_Toc43305349" w:history="1">
            <w:r w:rsidR="00BE0125" w:rsidRPr="001C07E3">
              <w:rPr>
                <w:rStyle w:val="Hyperlink"/>
                <w:noProof/>
              </w:rPr>
              <w:t>CONTROLLER</w:t>
            </w:r>
            <w:r w:rsidR="00BE0125">
              <w:rPr>
                <w:noProof/>
                <w:webHidden/>
              </w:rPr>
              <w:tab/>
            </w:r>
            <w:r w:rsidR="00BE0125">
              <w:rPr>
                <w:noProof/>
                <w:webHidden/>
              </w:rPr>
              <w:fldChar w:fldCharType="begin"/>
            </w:r>
            <w:r w:rsidR="00BE0125">
              <w:rPr>
                <w:noProof/>
                <w:webHidden/>
              </w:rPr>
              <w:instrText xml:space="preserve"> PAGEREF _Toc43305349 \h </w:instrText>
            </w:r>
            <w:r w:rsidR="00BE0125">
              <w:rPr>
                <w:noProof/>
                <w:webHidden/>
              </w:rPr>
            </w:r>
            <w:r w:rsidR="00BE0125">
              <w:rPr>
                <w:noProof/>
                <w:webHidden/>
              </w:rPr>
              <w:fldChar w:fldCharType="separate"/>
            </w:r>
            <w:r w:rsidR="00BE0125">
              <w:rPr>
                <w:noProof/>
                <w:webHidden/>
              </w:rPr>
              <w:t>35</w:t>
            </w:r>
            <w:r w:rsidR="00BE0125">
              <w:rPr>
                <w:noProof/>
                <w:webHidden/>
              </w:rPr>
              <w:fldChar w:fldCharType="end"/>
            </w:r>
          </w:hyperlink>
        </w:p>
        <w:p w14:paraId="7F622B26" w14:textId="75FEFF90" w:rsidR="00077A29" w:rsidRPr="007F50A3" w:rsidRDefault="00077A29" w:rsidP="004009DD">
          <w:pPr>
            <w:spacing w:line="360" w:lineRule="auto"/>
            <w:jc w:val="both"/>
            <w:rPr>
              <w:rFonts w:ascii="Arial" w:hAnsi="Arial" w:cs="Arial"/>
            </w:rPr>
          </w:pPr>
          <w:r w:rsidRPr="00C058FE">
            <w:rPr>
              <w:rFonts w:ascii="Arial" w:hAnsi="Arial" w:cs="Arial"/>
              <w:sz w:val="24"/>
              <w:szCs w:val="24"/>
            </w:rPr>
            <w:fldChar w:fldCharType="end"/>
          </w:r>
          <w:commentRangeEnd w:id="4"/>
          <w:r w:rsidR="00C40AB7">
            <w:rPr>
              <w:rStyle w:val="Kommentarzeichen"/>
            </w:rPr>
            <w:commentReference w:id="4"/>
          </w:r>
        </w:p>
      </w:sdtContent>
    </w:sdt>
    <w:p w14:paraId="313C133C" w14:textId="77777777" w:rsidR="00D66F95" w:rsidRPr="007F50A3" w:rsidRDefault="00D66F95" w:rsidP="004009DD">
      <w:pPr>
        <w:spacing w:line="360" w:lineRule="auto"/>
        <w:jc w:val="both"/>
        <w:rPr>
          <w:rFonts w:ascii="Arial" w:hAnsi="Arial" w:cs="Arial"/>
          <w:sz w:val="30"/>
          <w:szCs w:val="30"/>
        </w:rPr>
      </w:pPr>
    </w:p>
    <w:p w14:paraId="5F1945EB" w14:textId="7D9396E7" w:rsidR="00D66F95" w:rsidRPr="007F50A3" w:rsidRDefault="00D66F95" w:rsidP="004009DD">
      <w:pPr>
        <w:spacing w:line="360" w:lineRule="auto"/>
        <w:jc w:val="both"/>
        <w:rPr>
          <w:rFonts w:ascii="Arial" w:hAnsi="Arial" w:cs="Arial"/>
          <w:sz w:val="30"/>
          <w:szCs w:val="30"/>
        </w:rPr>
      </w:pPr>
      <w:r w:rsidRPr="007F50A3">
        <w:rPr>
          <w:rFonts w:ascii="Arial" w:hAnsi="Arial" w:cs="Arial"/>
          <w:sz w:val="30"/>
          <w:szCs w:val="30"/>
        </w:rPr>
        <w:lastRenderedPageBreak/>
        <w:br w:type="page"/>
      </w:r>
    </w:p>
    <w:p w14:paraId="145E28EB" w14:textId="4ECD204B" w:rsidR="00134FCF" w:rsidRPr="00226E31" w:rsidRDefault="00134FCF" w:rsidP="00226E31">
      <w:pPr>
        <w:pStyle w:val="berschrift1"/>
      </w:pPr>
      <w:r w:rsidRPr="00226E31">
        <w:lastRenderedPageBreak/>
        <w:t xml:space="preserve"> </w:t>
      </w:r>
      <w:bookmarkStart w:id="5" w:name="_Toc43305314"/>
      <w:r w:rsidRPr="00226E31">
        <w:t>Einleitung</w:t>
      </w:r>
      <w:bookmarkEnd w:id="5"/>
    </w:p>
    <w:p w14:paraId="161F380F" w14:textId="3E23C3E6" w:rsidR="00037B7B" w:rsidRPr="00037B7B" w:rsidRDefault="00134FCF" w:rsidP="004009DD">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4009DD">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Computer-</w:t>
      </w:r>
      <w:proofErr w:type="spellStart"/>
      <w:r w:rsidR="00EB5C4B" w:rsidRPr="00EB5C4B">
        <w:rPr>
          <w:rFonts w:ascii="Arial" w:hAnsi="Arial" w:cs="Arial"/>
        </w:rPr>
        <w:t>aided</w:t>
      </w:r>
      <w:proofErr w:type="spellEnd"/>
      <w:r w:rsidR="00EB5C4B" w:rsidRPr="00EB5C4B">
        <w:rPr>
          <w:rFonts w:ascii="Arial" w:hAnsi="Arial" w:cs="Arial"/>
        </w:rPr>
        <w:t xml:space="preserve">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A6464F">
        <w:rPr>
          <w:rFonts w:ascii="Arial" w:hAnsi="Arial" w:cs="Arial"/>
        </w:rPr>
        <w:t xml:space="preserve"> implementiert.</w:t>
      </w:r>
    </w:p>
    <w:p w14:paraId="08C9B56A" w14:textId="0680AC30" w:rsidR="00351B20" w:rsidRDefault="002F7D69" w:rsidP="004009DD">
      <w:pPr>
        <w:spacing w:line="360" w:lineRule="auto"/>
        <w:jc w:val="both"/>
        <w:rPr>
          <w:rFonts w:ascii="Arial" w:hAnsi="Arial" w:cs="Arial"/>
        </w:rPr>
      </w:pPr>
      <w:r>
        <w:rPr>
          <w:rFonts w:ascii="Arial" w:hAnsi="Arial" w:cs="Arial"/>
        </w:rPr>
        <w:t>Da</w:t>
      </w:r>
      <w:r w:rsidR="00D6266F">
        <w:rPr>
          <w:rFonts w:ascii="Arial" w:hAnsi="Arial" w:cs="Arial"/>
        </w:rPr>
        <w:t xml:space="preserve"> es sich </w:t>
      </w:r>
      <w:commentRangeStart w:id="6"/>
      <w:r w:rsidR="00D6266F">
        <w:rPr>
          <w:rFonts w:ascii="Arial" w:hAnsi="Arial" w:cs="Arial"/>
        </w:rPr>
        <w:t xml:space="preserve">durch </w:t>
      </w:r>
      <w:r w:rsidR="00A43A40">
        <w:rPr>
          <w:rFonts w:ascii="Arial" w:hAnsi="Arial" w:cs="Arial"/>
        </w:rPr>
        <w:t>die</w:t>
      </w:r>
      <w:r w:rsidR="00D6266F">
        <w:rPr>
          <w:rFonts w:ascii="Arial" w:hAnsi="Arial" w:cs="Arial"/>
        </w:rPr>
        <w:t xml:space="preserve"> Anforderung</w:t>
      </w:r>
      <w:r w:rsidR="00A43A40">
        <w:rPr>
          <w:rFonts w:ascii="Arial" w:hAnsi="Arial" w:cs="Arial"/>
        </w:rPr>
        <w:t>en</w:t>
      </w:r>
      <w:r w:rsidR="00D6266F">
        <w:rPr>
          <w:rFonts w:ascii="Arial" w:hAnsi="Arial" w:cs="Arial"/>
        </w:rPr>
        <w:t xml:space="preserve"> 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t>
      </w:r>
      <w:commentRangeEnd w:id="6"/>
      <w:r w:rsidR="00A43A40">
        <w:rPr>
          <w:rStyle w:val="Kommentarzeichen"/>
        </w:rPr>
        <w:commentReference w:id="6"/>
      </w:r>
      <w:r w:rsidR="00F642BF">
        <w:rPr>
          <w:rFonts w:ascii="Arial" w:hAnsi="Arial" w:cs="Arial"/>
        </w:rPr>
        <w:t xml:space="preserve">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 xml:space="preserve">eien, das die zentrale Speicherung </w:t>
      </w:r>
      <w:r w:rsidR="00EA3B19">
        <w:rPr>
          <w:rFonts w:ascii="Arial" w:hAnsi="Arial" w:cs="Arial"/>
        </w:rPr>
        <w:t>der Softwaredaten darstellt, sehr einfach in Java zu implementieren.</w:t>
      </w:r>
    </w:p>
    <w:p w14:paraId="7E2D334C" w14:textId="2E717D6E" w:rsidR="009C36F7" w:rsidRDefault="009C36F7" w:rsidP="004009DD">
      <w:pPr>
        <w:spacing w:line="360" w:lineRule="auto"/>
        <w:jc w:val="both"/>
        <w:rPr>
          <w:rFonts w:ascii="Arial" w:hAnsi="Arial" w:cs="Arial"/>
        </w:rPr>
      </w:pPr>
      <w:r>
        <w:rPr>
          <w:rFonts w:ascii="Arial" w:hAnsi="Arial" w:cs="Arial"/>
        </w:rPr>
        <w:t xml:space="preserve">Als </w:t>
      </w:r>
      <w:proofErr w:type="spellStart"/>
      <w:r>
        <w:rPr>
          <w:rFonts w:ascii="Arial" w:hAnsi="Arial" w:cs="Arial"/>
        </w:rPr>
        <w:t>Build</w:t>
      </w:r>
      <w:proofErr w:type="spellEnd"/>
      <w:r>
        <w:rPr>
          <w:rFonts w:ascii="Arial" w:hAnsi="Arial" w:cs="Arial"/>
        </w:rPr>
        <w:t xml:space="preserve"> Tool wird Maven eingesetzt und als Testframework </w:t>
      </w:r>
      <w:proofErr w:type="spellStart"/>
      <w:r>
        <w:rPr>
          <w:rFonts w:ascii="Arial" w:hAnsi="Arial" w:cs="Arial"/>
        </w:rPr>
        <w:t>JUnit</w:t>
      </w:r>
      <w:proofErr w:type="spellEnd"/>
      <w:r>
        <w:rPr>
          <w:rFonts w:ascii="Arial" w:hAnsi="Arial" w:cs="Arial"/>
        </w:rPr>
        <w:t>.</w:t>
      </w:r>
    </w:p>
    <w:p w14:paraId="62C34405" w14:textId="4EFBB68E" w:rsidR="00710608" w:rsidRDefault="00710608" w:rsidP="004009DD">
      <w:pPr>
        <w:spacing w:line="360" w:lineRule="auto"/>
        <w:jc w:val="both"/>
        <w:rPr>
          <w:rFonts w:ascii="Arial" w:hAnsi="Arial" w:cs="Arial"/>
        </w:rPr>
      </w:pPr>
      <w:r>
        <w:rPr>
          <w:rFonts w:ascii="Arial" w:hAnsi="Arial" w:cs="Arial"/>
        </w:rPr>
        <w:t>Die Softwarearchitektur wurde mittels Visual Paradigm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4009DD">
      <w:pPr>
        <w:spacing w:line="360" w:lineRule="auto"/>
        <w:jc w:val="both"/>
        <w:rPr>
          <w:rFonts w:ascii="Arial" w:hAnsi="Arial" w:cs="Arial"/>
        </w:rPr>
      </w:pPr>
      <w:r>
        <w:rPr>
          <w:rFonts w:ascii="Arial" w:hAnsi="Arial" w:cs="Arial"/>
        </w:rPr>
        <w:t xml:space="preserve">Im nachfolgenden Kapitel sind die Tools </w:t>
      </w:r>
      <w:r w:rsidR="00C701A8">
        <w:rPr>
          <w:rFonts w:ascii="Arial" w:hAnsi="Arial" w:cs="Arial"/>
        </w:rPr>
        <w:t>aufgeführt,</w:t>
      </w:r>
      <w:r>
        <w:rPr>
          <w:rFonts w:ascii="Arial" w:hAnsi="Arial" w:cs="Arial"/>
        </w:rPr>
        <w:t xml:space="preserve"> um</w:t>
      </w:r>
      <w:r w:rsidR="001D614E">
        <w:rPr>
          <w:rFonts w:ascii="Arial" w:hAnsi="Arial" w:cs="Arial"/>
        </w:rPr>
        <w:t xml:space="preserve"> die Software eigenständig zu Kompilieren und die Software Architektur mittels Visual Paradigm einzusehen.</w:t>
      </w:r>
    </w:p>
    <w:p w14:paraId="562DD0E8" w14:textId="7B2CDD00" w:rsidR="000C3C48" w:rsidRPr="00226E31" w:rsidRDefault="00134FCF" w:rsidP="00226E31">
      <w:pPr>
        <w:pStyle w:val="berschrift1"/>
        <w:rPr>
          <w:ins w:id="7" w:author="Maier Stefan (inf18229)" w:date="2019-10-10T13:58:00Z"/>
        </w:rPr>
      </w:pPr>
      <w:bookmarkStart w:id="8" w:name="_Toc21688791"/>
      <w:bookmarkEnd w:id="8"/>
      <w:r w:rsidRPr="00226E31">
        <w:t xml:space="preserve"> </w:t>
      </w:r>
      <w:bookmarkStart w:id="9" w:name="_Toc43305315"/>
      <w:r w:rsidRPr="00226E31">
        <w:t>Installations-/ Debugging-Hinweise</w:t>
      </w:r>
      <w:bookmarkEnd w:id="9"/>
    </w:p>
    <w:p w14:paraId="2E562B3C" w14:textId="77777777" w:rsidR="00204DF2" w:rsidRDefault="00204DF2" w:rsidP="004009DD">
      <w:pPr>
        <w:spacing w:line="360" w:lineRule="auto"/>
        <w:jc w:val="both"/>
        <w:rPr>
          <w:rFonts w:ascii="Arial" w:hAnsi="Arial" w:cs="Arial"/>
        </w:rPr>
      </w:pPr>
    </w:p>
    <w:p w14:paraId="5BD3ADDB" w14:textId="4B842BB0" w:rsidR="004009DD" w:rsidRPr="00226E31" w:rsidRDefault="004009DD" w:rsidP="00226E31">
      <w:pPr>
        <w:pStyle w:val="berschrift2"/>
      </w:pPr>
      <w:bookmarkStart w:id="10" w:name="_Toc43305316"/>
      <w:r w:rsidRPr="00226E31">
        <w:t>Installation Java IDE</w:t>
      </w:r>
      <w:bookmarkEnd w:id="10"/>
    </w:p>
    <w:p w14:paraId="1F417185" w14:textId="7184A3D7" w:rsidR="00F64B4A" w:rsidRDefault="00F64B4A" w:rsidP="004009DD">
      <w:pPr>
        <w:spacing w:line="360" w:lineRule="auto"/>
        <w:jc w:val="both"/>
        <w:rPr>
          <w:rFonts w:ascii="Arial" w:hAnsi="Arial" w:cs="Arial"/>
        </w:rPr>
      </w:pPr>
      <w:r>
        <w:rPr>
          <w:rFonts w:ascii="Arial" w:hAnsi="Arial" w:cs="Arial"/>
        </w:rPr>
        <w:t xml:space="preserve">Für die Kompilierung der Software wird </w:t>
      </w:r>
      <w:proofErr w:type="spellStart"/>
      <w:r w:rsidR="00C52AF3" w:rsidRPr="004009DD">
        <w:rPr>
          <w:rFonts w:ascii="Arial" w:hAnsi="Arial" w:cs="Arial"/>
          <w:b/>
          <w:bCs/>
        </w:rPr>
        <w:t>Intellij</w:t>
      </w:r>
      <w:proofErr w:type="spellEnd"/>
      <w:r w:rsidR="00C52AF3" w:rsidRPr="004009DD">
        <w:rPr>
          <w:rFonts w:ascii="Arial" w:hAnsi="Arial" w:cs="Arial"/>
          <w:b/>
          <w:bCs/>
        </w:rPr>
        <w:t xml:space="preserve"> IDEA</w:t>
      </w:r>
      <w:r w:rsidR="00CF0EB6" w:rsidRPr="004009DD">
        <w:rPr>
          <w:rFonts w:ascii="Arial" w:hAnsi="Arial" w:cs="Arial"/>
          <w:b/>
          <w:bCs/>
        </w:rPr>
        <w:t xml:space="preserve"> </w:t>
      </w:r>
      <w:r w:rsidR="00E3176B" w:rsidRPr="004009DD">
        <w:rPr>
          <w:rFonts w:ascii="Arial" w:hAnsi="Arial" w:cs="Arial"/>
          <w:b/>
          <w:bCs/>
        </w:rPr>
        <w:t>2019.3.5</w:t>
      </w:r>
      <w:r w:rsidR="00C52AF3">
        <w:rPr>
          <w:rFonts w:ascii="Arial" w:hAnsi="Arial" w:cs="Arial"/>
        </w:rPr>
        <w:t xml:space="preserve"> als Integrated </w:t>
      </w:r>
      <w:proofErr w:type="spellStart"/>
      <w:r w:rsidR="00C52AF3">
        <w:rPr>
          <w:rFonts w:ascii="Arial" w:hAnsi="Arial" w:cs="Arial"/>
        </w:rPr>
        <w:t>Developement</w:t>
      </w:r>
      <w:proofErr w:type="spellEnd"/>
      <w:r w:rsidR="00C52AF3">
        <w:rPr>
          <w:rFonts w:ascii="Arial" w:hAnsi="Arial" w:cs="Arial"/>
        </w:rPr>
        <w:t xml:space="preserve">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4009DD">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folgend,</w:t>
      </w:r>
      <w:r w:rsidR="00221095">
        <w:rPr>
          <w:rFonts w:ascii="Arial" w:hAnsi="Arial" w:cs="Arial"/>
        </w:rPr>
        <w:t xml:space="preserve">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0E0CBD" w:rsidP="004009DD">
      <w:pPr>
        <w:spacing w:line="360" w:lineRule="auto"/>
        <w:jc w:val="both"/>
        <w:rPr>
          <w:rFonts w:ascii="Arial" w:hAnsi="Arial" w:cs="Arial"/>
        </w:rPr>
      </w:pPr>
      <w:hyperlink r:id="rId13" w:history="1">
        <w:r w:rsidR="00C27725">
          <w:rPr>
            <w:rStyle w:val="Hyperlink"/>
          </w:rPr>
          <w:t>https://www.jetbrains.com/idea/download/other.html</w:t>
        </w:r>
      </w:hyperlink>
    </w:p>
    <w:p w14:paraId="50C20F63" w14:textId="56AF28FB" w:rsidR="00C27725" w:rsidRPr="00226E31" w:rsidRDefault="004009DD" w:rsidP="00226E31">
      <w:pPr>
        <w:pStyle w:val="berschrift2"/>
      </w:pPr>
      <w:bookmarkStart w:id="11" w:name="_Toc43305317"/>
      <w:r w:rsidRPr="00226E31">
        <w:t>Installation des SDK</w:t>
      </w:r>
      <w:bookmarkEnd w:id="11"/>
    </w:p>
    <w:p w14:paraId="2BA6B66A" w14:textId="43594963" w:rsidR="000D4778" w:rsidRDefault="000D4778" w:rsidP="004009DD">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proofErr w:type="spellStart"/>
      <w:r w:rsidR="00B87960">
        <w:rPr>
          <w:rFonts w:ascii="Arial" w:hAnsi="Arial" w:cs="Arial"/>
        </w:rPr>
        <w:t>OpenJDK</w:t>
      </w:r>
      <w:proofErr w:type="spellEnd"/>
      <w:r w:rsidR="00B87960">
        <w:rPr>
          <w:rFonts w:ascii="Arial" w:hAnsi="Arial" w:cs="Arial"/>
        </w:rPr>
        <w:t xml:space="preserve"> 13.0.2 als SDK zu verwenden.</w:t>
      </w:r>
      <w:r w:rsidR="00ED55C1">
        <w:rPr>
          <w:rFonts w:ascii="Arial" w:hAnsi="Arial" w:cs="Arial"/>
        </w:rPr>
        <w:t xml:space="preserve"> </w:t>
      </w:r>
      <w:commentRangeStart w:id="12"/>
      <w:r w:rsidR="00ED55C1">
        <w:rPr>
          <w:rFonts w:ascii="Arial" w:hAnsi="Arial" w:cs="Arial"/>
        </w:rPr>
        <w:t>D</w:t>
      </w:r>
      <w:r w:rsidR="00495CF4">
        <w:rPr>
          <w:rFonts w:ascii="Arial" w:hAnsi="Arial" w:cs="Arial"/>
        </w:rPr>
        <w:t>as</w:t>
      </w:r>
      <w:r w:rsidR="00ED55C1">
        <w:rPr>
          <w:rFonts w:ascii="Arial" w:hAnsi="Arial" w:cs="Arial"/>
        </w:rPr>
        <w:t xml:space="preserve"> SDK </w:t>
      </w:r>
      <w:commentRangeEnd w:id="12"/>
      <w:r w:rsidR="00495CF4">
        <w:rPr>
          <w:rStyle w:val="Kommentarzeichen"/>
        </w:rPr>
        <w:commentReference w:id="12"/>
      </w:r>
      <w:r w:rsidR="00ED55C1">
        <w:rPr>
          <w:rFonts w:ascii="Arial" w:hAnsi="Arial" w:cs="Arial"/>
        </w:rPr>
        <w:t xml:space="preserve">lässt sich über folgenden </w:t>
      </w:r>
      <w:r w:rsidR="00495CF4">
        <w:rPr>
          <w:rFonts w:ascii="Arial" w:hAnsi="Arial" w:cs="Arial"/>
        </w:rPr>
        <w:t>L</w:t>
      </w:r>
      <w:r w:rsidR="00ED55C1">
        <w:rPr>
          <w:rFonts w:ascii="Arial" w:hAnsi="Arial" w:cs="Arial"/>
        </w:rPr>
        <w:t>ink herunterladen</w:t>
      </w:r>
    </w:p>
    <w:p w14:paraId="1E460969" w14:textId="2721AF95" w:rsidR="00ED55C1" w:rsidRDefault="000E0CBD" w:rsidP="004009DD">
      <w:pPr>
        <w:spacing w:line="360" w:lineRule="auto"/>
        <w:jc w:val="both"/>
      </w:pPr>
      <w:hyperlink r:id="rId14" w:history="1">
        <w:r w:rsidR="00ED55C1">
          <w:rPr>
            <w:rStyle w:val="Hyperlink"/>
          </w:rPr>
          <w:t>https://jdk.java.net/archive/</w:t>
        </w:r>
      </w:hyperlink>
    </w:p>
    <w:p w14:paraId="7ADA1441" w14:textId="0A4E00AF" w:rsidR="007F6897" w:rsidRDefault="00F80A8A" w:rsidP="004009DD">
      <w:pPr>
        <w:spacing w:line="360" w:lineRule="auto"/>
        <w:jc w:val="both"/>
      </w:pPr>
      <w:r>
        <w:lastRenderedPageBreak/>
        <w:t xml:space="preserve">Für die Installation von </w:t>
      </w:r>
      <w:proofErr w:type="spellStart"/>
      <w:r>
        <w:t>OpenJD</w:t>
      </w:r>
      <w:r w:rsidR="00EB6A48">
        <w:t>K</w:t>
      </w:r>
      <w:proofErr w:type="spellEnd"/>
      <w:r w:rsidR="00EB6A48">
        <w:t xml:space="preserve"> bitte die entsprechende Datei für das Betriebssystem aus dem Link herunterladen</w:t>
      </w:r>
      <w:r w:rsidR="00FA1006">
        <w:t>. Der Download erfolgt entweder als ZIP-Archiv oder als tar.gz Archiv.</w:t>
      </w:r>
    </w:p>
    <w:p w14:paraId="6D3456AB" w14:textId="14CBD754" w:rsidR="00E0036D" w:rsidRDefault="00E0036D" w:rsidP="004009DD">
      <w:pPr>
        <w:spacing w:line="360" w:lineRule="auto"/>
        <w:jc w:val="both"/>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4009DD">
      <w:pPr>
        <w:spacing w:line="360" w:lineRule="auto"/>
        <w:jc w:val="both"/>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4009DD">
      <w:pPr>
        <w:spacing w:line="360" w:lineRule="auto"/>
        <w:jc w:val="both"/>
      </w:pPr>
      <w:r>
        <w:t>Um die SDK</w:t>
      </w:r>
      <w:r w:rsidR="004323AC">
        <w:t xml:space="preserve"> für das Projekt korrekt </w:t>
      </w:r>
      <w:r>
        <w:t xml:space="preserve">zu </w:t>
      </w:r>
      <w:r w:rsidR="004323AC">
        <w:t>konfigurieren</w:t>
      </w:r>
      <w:r>
        <w:t xml:space="preserve"> </w:t>
      </w:r>
      <w:r w:rsidR="00B22A11">
        <w:t xml:space="preserve">bitte folgende Schritte in IntelliJ </w:t>
      </w:r>
      <w:r w:rsidR="004323AC">
        <w:t xml:space="preserve">IDEA </w:t>
      </w:r>
      <w:r w:rsidR="00B22A11">
        <w:t>durchführen.</w:t>
      </w:r>
    </w:p>
    <w:p w14:paraId="70C2D3EC" w14:textId="4EB773EA" w:rsidR="004323AC" w:rsidRDefault="0096154C" w:rsidP="004009DD">
      <w:pPr>
        <w:pStyle w:val="Listenabsatz"/>
        <w:numPr>
          <w:ilvl w:val="0"/>
          <w:numId w:val="22"/>
        </w:numPr>
        <w:spacing w:line="360" w:lineRule="auto"/>
        <w:jc w:val="both"/>
      </w:pPr>
      <w:r>
        <w:t xml:space="preserve">Öffnen Sie IntelliJ </w:t>
      </w:r>
      <w:proofErr w:type="gramStart"/>
      <w:r>
        <w:t>IDEA</w:t>
      </w:r>
      <w:r w:rsidR="00F3743C">
        <w:t xml:space="preserve">, </w:t>
      </w:r>
      <w:r w:rsidR="00C46600">
        <w:t xml:space="preserve"> folgendes</w:t>
      </w:r>
      <w:proofErr w:type="gramEnd"/>
      <w:r w:rsidR="00C46600">
        <w:t xml:space="preserve"> Fester erscheint</w:t>
      </w:r>
      <w:r w:rsidR="00C61AB1">
        <w:t>:</w:t>
      </w:r>
    </w:p>
    <w:p w14:paraId="2F0BF6DD" w14:textId="3CBDE31A" w:rsidR="00C14317" w:rsidRDefault="00C14317" w:rsidP="004009DD">
      <w:pPr>
        <w:spacing w:line="360" w:lineRule="auto"/>
        <w:jc w:val="both"/>
      </w:pPr>
      <w:r w:rsidRPr="00C14317">
        <w:rPr>
          <w:noProof/>
        </w:rPr>
        <w:drawing>
          <wp:inline distT="0" distB="0" distL="0" distR="0" wp14:anchorId="5BBE2BCB" wp14:editId="414A0E18">
            <wp:extent cx="4663199" cy="2927350"/>
            <wp:effectExtent l="0" t="0" r="444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243" cy="2930517"/>
                    </a:xfrm>
                    <a:prstGeom prst="rect">
                      <a:avLst/>
                    </a:prstGeom>
                  </pic:spPr>
                </pic:pic>
              </a:graphicData>
            </a:graphic>
          </wp:inline>
        </w:drawing>
      </w:r>
    </w:p>
    <w:p w14:paraId="4112B82D" w14:textId="6EE6B212" w:rsidR="00C14317" w:rsidRDefault="00C14317" w:rsidP="004009DD">
      <w:pPr>
        <w:pStyle w:val="Listenabsatz"/>
        <w:numPr>
          <w:ilvl w:val="0"/>
          <w:numId w:val="22"/>
        </w:numPr>
        <w:spacing w:line="360" w:lineRule="auto"/>
        <w:jc w:val="both"/>
      </w:pPr>
      <w:r>
        <w:t>Wählen Sie Öffnen (Open) um ein</w:t>
      </w:r>
      <w:r w:rsidR="00C61AB1">
        <w:t>e</w:t>
      </w:r>
      <w:r>
        <w:t xml:space="preserve"> </w:t>
      </w:r>
      <w:r w:rsidR="001319EE">
        <w:t>Projektstruktur zu laden.</w:t>
      </w:r>
    </w:p>
    <w:p w14:paraId="02C5E505" w14:textId="63AAB676" w:rsidR="002E4B17" w:rsidRDefault="008F4EE1" w:rsidP="004009DD">
      <w:pPr>
        <w:pStyle w:val="Listenabsatz"/>
        <w:numPr>
          <w:ilvl w:val="0"/>
          <w:numId w:val="22"/>
        </w:numPr>
        <w:spacing w:line="360" w:lineRule="auto"/>
        <w:jc w:val="both"/>
      </w:pPr>
      <w:r>
        <w:t xml:space="preserve">Wählen Sie nun den Pfad der </w:t>
      </w:r>
      <w:r w:rsidR="00C61AB1">
        <w:t>Quelldateien</w:t>
      </w:r>
      <w:r w:rsidR="001A74B3">
        <w:t xml:space="preserve"> aus. Ein </w:t>
      </w:r>
      <w:r w:rsidR="00C61AB1">
        <w:t xml:space="preserve">mit </w:t>
      </w:r>
      <w:r w:rsidR="001A74B3">
        <w:t xml:space="preserve">IntelliJ </w:t>
      </w:r>
      <w:r w:rsidR="00C61AB1">
        <w:t>kompatibles</w:t>
      </w:r>
      <w:r w:rsidR="001A74B3">
        <w:t xml:space="preserve"> Projekt wird mit einem kleinen Symbol am Ordner gekennzeichnet. Selektieren Sie dieses Projekt und wählen Sie OK.</w:t>
      </w:r>
    </w:p>
    <w:p w14:paraId="093DF0AB" w14:textId="7EFE720C" w:rsidR="001A74B3" w:rsidRDefault="001A74B3" w:rsidP="004009DD">
      <w:pPr>
        <w:spacing w:line="360" w:lineRule="auto"/>
        <w:jc w:val="both"/>
      </w:pPr>
      <w:r w:rsidRPr="001A74B3">
        <w:rPr>
          <w:noProof/>
        </w:rPr>
        <w:lastRenderedPageBreak/>
        <w:drawing>
          <wp:inline distT="0" distB="0" distL="0" distR="0" wp14:anchorId="026A421B" wp14:editId="083DDF85">
            <wp:extent cx="2903587" cy="32512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452" cy="3263366"/>
                    </a:xfrm>
                    <a:prstGeom prst="rect">
                      <a:avLst/>
                    </a:prstGeom>
                  </pic:spPr>
                </pic:pic>
              </a:graphicData>
            </a:graphic>
          </wp:inline>
        </w:drawing>
      </w:r>
    </w:p>
    <w:p w14:paraId="7B392B79" w14:textId="06ED215A" w:rsidR="001A74B3" w:rsidRDefault="00126192" w:rsidP="004009DD">
      <w:pPr>
        <w:pStyle w:val="Listenabsatz"/>
        <w:numPr>
          <w:ilvl w:val="0"/>
          <w:numId w:val="22"/>
        </w:numPr>
        <w:spacing w:line="360" w:lineRule="auto"/>
        <w:jc w:val="both"/>
      </w:pPr>
      <w:r>
        <w:t>Das Projekt wird in IntelliJ IDEA geladen.</w:t>
      </w:r>
    </w:p>
    <w:p w14:paraId="7571179B" w14:textId="011000DD" w:rsidR="00126192" w:rsidRDefault="00E95FB5" w:rsidP="004009DD">
      <w:pPr>
        <w:pStyle w:val="Listenabsatz"/>
        <w:numPr>
          <w:ilvl w:val="0"/>
          <w:numId w:val="22"/>
        </w:numPr>
        <w:spacing w:line="360" w:lineRule="auto"/>
        <w:jc w:val="both"/>
      </w:pPr>
      <w:r>
        <w:t xml:space="preserve">Gehen Sie nun im Menü auf </w:t>
      </w:r>
      <w:r w:rsidRPr="00194159">
        <w:t>File/</w:t>
      </w:r>
      <w:r w:rsidR="0039793F" w:rsidRPr="00194159">
        <w:t xml:space="preserve">Project </w:t>
      </w:r>
      <w:proofErr w:type="spellStart"/>
      <w:r w:rsidR="0039793F" w:rsidRPr="00194159">
        <w:t>Structure</w:t>
      </w:r>
      <w:proofErr w:type="spellEnd"/>
      <w:r w:rsidR="005E56FC">
        <w:t>. Folgendes Fenster sollte erscheinen</w:t>
      </w:r>
      <w:r w:rsidR="009719FC">
        <w:t>:</w:t>
      </w:r>
    </w:p>
    <w:p w14:paraId="46C4E8D3" w14:textId="5AD9A1CB" w:rsidR="005E56FC" w:rsidRDefault="005E56FC" w:rsidP="004009DD">
      <w:pPr>
        <w:spacing w:line="360" w:lineRule="auto"/>
        <w:jc w:val="both"/>
      </w:pPr>
      <w:r w:rsidRPr="005E56FC">
        <w:rPr>
          <w:noProof/>
        </w:rPr>
        <w:drawing>
          <wp:inline distT="0" distB="0" distL="0" distR="0" wp14:anchorId="6A20BEFC" wp14:editId="0062B01B">
            <wp:extent cx="3942077" cy="32194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8450" cy="3224655"/>
                    </a:xfrm>
                    <a:prstGeom prst="rect">
                      <a:avLst/>
                    </a:prstGeom>
                  </pic:spPr>
                </pic:pic>
              </a:graphicData>
            </a:graphic>
          </wp:inline>
        </w:drawing>
      </w:r>
    </w:p>
    <w:p w14:paraId="35FAE044" w14:textId="6BFDA7AD" w:rsidR="0070567A" w:rsidRDefault="0072365F" w:rsidP="004009DD">
      <w:pPr>
        <w:pStyle w:val="Listenabsatz"/>
        <w:numPr>
          <w:ilvl w:val="0"/>
          <w:numId w:val="22"/>
        </w:numPr>
        <w:spacing w:line="360" w:lineRule="auto"/>
        <w:jc w:val="both"/>
      </w:pPr>
      <w:r>
        <w:t xml:space="preserve">Klicken Sie </w:t>
      </w:r>
      <w:r w:rsidR="009719FC">
        <w:t>u</w:t>
      </w:r>
      <w:r>
        <w:t>nter dem Pu</w:t>
      </w:r>
      <w:r w:rsidR="00001770">
        <w:t>nkt Project SDK auf „New“ und wählen Sie den Punkt „JDK“ aus.</w:t>
      </w:r>
    </w:p>
    <w:p w14:paraId="44B350C5" w14:textId="548A897F" w:rsidR="0070567A" w:rsidRDefault="0070567A" w:rsidP="004009DD">
      <w:pPr>
        <w:pStyle w:val="Listenabsatz"/>
        <w:numPr>
          <w:ilvl w:val="0"/>
          <w:numId w:val="22"/>
        </w:numPr>
        <w:spacing w:line="360" w:lineRule="auto"/>
        <w:jc w:val="both"/>
      </w:pPr>
      <w:r>
        <w:t xml:space="preserve">Wählen Sie nun den Ordner aus in dem Sie </w:t>
      </w:r>
      <w:proofErr w:type="spellStart"/>
      <w:r>
        <w:t>OpenJDK</w:t>
      </w:r>
      <w:proofErr w:type="spellEnd"/>
      <w:r>
        <w:t xml:space="preserve"> extrahiert haben. </w:t>
      </w:r>
      <w:r w:rsidR="009931CB">
        <w:t>In diesem Beispiel</w:t>
      </w:r>
      <w:r>
        <w:t xml:space="preserve"> C:\Software\jdk-13.0.2 und bestätigen Sie mit OK</w:t>
      </w:r>
      <w:r w:rsidR="009931CB">
        <w:t>.</w:t>
      </w:r>
    </w:p>
    <w:p w14:paraId="657A9A9F" w14:textId="37BF03F3" w:rsidR="005E56FC" w:rsidRDefault="0070567A" w:rsidP="004009DD">
      <w:pPr>
        <w:spacing w:line="360" w:lineRule="auto"/>
        <w:jc w:val="both"/>
      </w:pPr>
      <w:r w:rsidRPr="0070567A">
        <w:rPr>
          <w:noProof/>
        </w:rPr>
        <w:lastRenderedPageBreak/>
        <w:drawing>
          <wp:inline distT="0" distB="0" distL="0" distR="0" wp14:anchorId="7C0A4D46" wp14:editId="154C6D3C">
            <wp:extent cx="2620034" cy="2933700"/>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1454" cy="2946487"/>
                    </a:xfrm>
                    <a:prstGeom prst="rect">
                      <a:avLst/>
                    </a:prstGeom>
                  </pic:spPr>
                </pic:pic>
              </a:graphicData>
            </a:graphic>
          </wp:inline>
        </w:drawing>
      </w:r>
    </w:p>
    <w:p w14:paraId="4D600CAF" w14:textId="18CBAA3C" w:rsidR="0070567A" w:rsidRDefault="009931CB" w:rsidP="004009DD">
      <w:pPr>
        <w:pStyle w:val="Listenabsatz"/>
        <w:numPr>
          <w:ilvl w:val="0"/>
          <w:numId w:val="22"/>
        </w:numPr>
        <w:spacing w:line="360" w:lineRule="auto"/>
        <w:jc w:val="both"/>
      </w:pPr>
      <w:r>
        <w:t>Nachdem</w:t>
      </w:r>
      <w:r w:rsidR="00210913">
        <w:t xml:space="preserve"> IntelliJ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00014DBA" w:rsidP="004009DD">
      <w:pPr>
        <w:spacing w:line="360" w:lineRule="auto"/>
        <w:jc w:val="both"/>
      </w:pPr>
      <w:r w:rsidRPr="00014DBA">
        <w:rPr>
          <w:noProof/>
        </w:rPr>
        <w:drawing>
          <wp:inline distT="0" distB="0" distL="0" distR="0" wp14:anchorId="3C496F80" wp14:editId="7A33FEB3">
            <wp:extent cx="4774034" cy="3898900"/>
            <wp:effectExtent l="0" t="0" r="762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7347" cy="3901606"/>
                    </a:xfrm>
                    <a:prstGeom prst="rect">
                      <a:avLst/>
                    </a:prstGeom>
                  </pic:spPr>
                </pic:pic>
              </a:graphicData>
            </a:graphic>
          </wp:inline>
        </w:drawing>
      </w:r>
    </w:p>
    <w:p w14:paraId="2556287E" w14:textId="7FE6891F" w:rsidR="00445B17" w:rsidRDefault="00AE245E" w:rsidP="004009DD">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4009DD">
      <w:pPr>
        <w:spacing w:line="360" w:lineRule="auto"/>
        <w:jc w:val="both"/>
        <w:rPr>
          <w:rFonts w:ascii="Arial" w:hAnsi="Arial" w:cs="Arial"/>
        </w:rPr>
      </w:pPr>
    </w:p>
    <w:p w14:paraId="4750CA74" w14:textId="77777777" w:rsidR="000713BE" w:rsidRDefault="000713BE" w:rsidP="004009DD">
      <w:pPr>
        <w:spacing w:line="360" w:lineRule="auto"/>
        <w:jc w:val="both"/>
        <w:rPr>
          <w:rFonts w:ascii="Arial" w:hAnsi="Arial" w:cs="Arial"/>
        </w:rPr>
      </w:pPr>
    </w:p>
    <w:p w14:paraId="3C5883E9" w14:textId="5A121DCB" w:rsidR="000713BE" w:rsidRPr="00226E31" w:rsidRDefault="000713BE" w:rsidP="00226E31">
      <w:pPr>
        <w:pStyle w:val="berschrift2"/>
      </w:pPr>
      <w:bookmarkStart w:id="13" w:name="_Toc43305318"/>
      <w:r w:rsidRPr="00226E31">
        <w:lastRenderedPageBreak/>
        <w:t>INSTALLATION UND KONFIGURATION ALS MAVEN PROJEKT</w:t>
      </w:r>
      <w:bookmarkEnd w:id="13"/>
    </w:p>
    <w:p w14:paraId="2E053442" w14:textId="31171F3C" w:rsidR="000713BE" w:rsidRPr="001C1122" w:rsidRDefault="000713BE" w:rsidP="004009DD">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IntelliJ</w:t>
      </w:r>
      <w:r w:rsidR="00B23C53">
        <w:rPr>
          <w:rFonts w:ascii="Arial" w:hAnsi="Arial" w:cs="Arial"/>
        </w:rPr>
        <w:t xml:space="preserve"> IDEA</w:t>
      </w:r>
      <w:r w:rsidR="00C02F5E">
        <w:rPr>
          <w:rFonts w:ascii="Arial" w:hAnsi="Arial" w:cs="Arial"/>
        </w:rPr>
        <w:t xml:space="preserve"> als </w:t>
      </w:r>
      <w:proofErr w:type="spellStart"/>
      <w:r w:rsidR="00C02F5E">
        <w:rPr>
          <w:rFonts w:ascii="Arial" w:hAnsi="Arial" w:cs="Arial"/>
        </w:rPr>
        <w:t>Plugin</w:t>
      </w:r>
      <w:proofErr w:type="spellEnd"/>
      <w:r w:rsidR="00C02F5E">
        <w:rPr>
          <w:rFonts w:ascii="Arial" w:hAnsi="Arial" w:cs="Arial"/>
        </w:rPr>
        <w:t xml:space="preserve">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4009DD">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4009DD">
      <w:pPr>
        <w:pStyle w:val="Listenabsatz"/>
        <w:numPr>
          <w:ilvl w:val="0"/>
          <w:numId w:val="23"/>
        </w:numPr>
        <w:spacing w:line="360" w:lineRule="auto"/>
        <w:jc w:val="both"/>
        <w:rPr>
          <w:rFonts w:ascii="Arial" w:hAnsi="Arial" w:cs="Arial"/>
        </w:rPr>
      </w:pPr>
      <w:r>
        <w:rPr>
          <w:rFonts w:ascii="Arial" w:hAnsi="Arial" w:cs="Arial"/>
        </w:rPr>
        <w:t xml:space="preserve">In der Projektstruktur in IntelliJ IDEA das </w:t>
      </w:r>
      <w:commentRangeStart w:id="14"/>
      <w:r w:rsidRPr="00A62604">
        <w:rPr>
          <w:rFonts w:ascii="Arial" w:hAnsi="Arial" w:cs="Arial"/>
          <w:b/>
          <w:bCs/>
        </w:rPr>
        <w:t xml:space="preserve">pom.xml File </w:t>
      </w:r>
      <w:commentRangeStart w:id="15"/>
      <w:r w:rsidR="003F7521" w:rsidRPr="00A62604">
        <w:rPr>
          <w:rFonts w:ascii="Arial" w:hAnsi="Arial" w:cs="Arial"/>
          <w:b/>
          <w:bCs/>
        </w:rPr>
        <w:t>selektieren</w:t>
      </w:r>
      <w:commentRangeEnd w:id="15"/>
      <w:r w:rsidR="002D52F2">
        <w:rPr>
          <w:rStyle w:val="Kommentarzeichen"/>
        </w:rPr>
        <w:commentReference w:id="15"/>
      </w:r>
      <w:commentRangeEnd w:id="14"/>
      <w:r w:rsidR="003F7521">
        <w:rPr>
          <w:rStyle w:val="Kommentarzeichen"/>
        </w:rPr>
        <w:commentReference w:id="14"/>
      </w:r>
    </w:p>
    <w:p w14:paraId="16E1A99F" w14:textId="7B65D786" w:rsidR="00B23C53" w:rsidRDefault="00B77112" w:rsidP="004009DD">
      <w:pPr>
        <w:spacing w:line="360" w:lineRule="auto"/>
        <w:jc w:val="both"/>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4009DD">
      <w:pPr>
        <w:pStyle w:val="Listenabsatz"/>
        <w:numPr>
          <w:ilvl w:val="0"/>
          <w:numId w:val="23"/>
        </w:numPr>
        <w:spacing w:line="360" w:lineRule="auto"/>
        <w:jc w:val="both"/>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w:t>
      </w:r>
      <w:proofErr w:type="spellStart"/>
      <w:r w:rsidR="00724AC1">
        <w:rPr>
          <w:rFonts w:ascii="Arial" w:hAnsi="Arial" w:cs="Arial"/>
        </w:rPr>
        <w:t>as</w:t>
      </w:r>
      <w:proofErr w:type="spellEnd"/>
      <w:r w:rsidR="00724AC1">
        <w:rPr>
          <w:rFonts w:ascii="Arial" w:hAnsi="Arial" w:cs="Arial"/>
        </w:rPr>
        <w:t xml:space="preserve"> Maven Project“ auswählen</w:t>
      </w:r>
      <w:r w:rsidR="00AF2D22">
        <w:rPr>
          <w:rFonts w:ascii="Arial" w:hAnsi="Arial" w:cs="Arial"/>
        </w:rPr>
        <w:t>.</w:t>
      </w:r>
    </w:p>
    <w:p w14:paraId="4C6EB52F" w14:textId="7507D324" w:rsidR="00AF2D22" w:rsidRDefault="00AF2D22" w:rsidP="004009DD">
      <w:pPr>
        <w:spacing w:line="360" w:lineRule="auto"/>
        <w:jc w:val="both"/>
        <w:rPr>
          <w:rFonts w:ascii="Arial" w:hAnsi="Arial" w:cs="Arial"/>
        </w:rPr>
      </w:pPr>
      <w:r>
        <w:rPr>
          <w:noProof/>
        </w:rPr>
        <w:drawing>
          <wp:inline distT="0" distB="0" distL="0" distR="0" wp14:anchorId="483BF13B" wp14:editId="2445CD9A">
            <wp:extent cx="1732085" cy="297227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3003" cy="2991014"/>
                    </a:xfrm>
                    <a:prstGeom prst="rect">
                      <a:avLst/>
                    </a:prstGeom>
                  </pic:spPr>
                </pic:pic>
              </a:graphicData>
            </a:graphic>
          </wp:inline>
        </w:drawing>
      </w:r>
    </w:p>
    <w:p w14:paraId="3E148CED" w14:textId="5D4231F7" w:rsidR="00AF2D22" w:rsidRDefault="00D10036" w:rsidP="004009DD">
      <w:pPr>
        <w:spacing w:line="360" w:lineRule="auto"/>
        <w:jc w:val="both"/>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 </w:t>
      </w:r>
      <w:r w:rsidR="002D52F2">
        <w:rPr>
          <w:rFonts w:ascii="Arial" w:hAnsi="Arial" w:cs="Arial"/>
        </w:rPr>
        <w:t>(für Maven)</w:t>
      </w:r>
      <w:r w:rsidR="00B52490">
        <w:rPr>
          <w:rFonts w:ascii="Arial" w:hAnsi="Arial" w:cs="Arial"/>
        </w:rPr>
        <w:t xml:space="preserve"> an dem pom.xml File</w:t>
      </w:r>
    </w:p>
    <w:p w14:paraId="5BA74115" w14:textId="3277A889" w:rsidR="00B52490" w:rsidRPr="00AF2D22" w:rsidRDefault="00B52490" w:rsidP="004009DD">
      <w:pPr>
        <w:spacing w:line="360" w:lineRule="auto"/>
        <w:jc w:val="both"/>
        <w:rPr>
          <w:rFonts w:ascii="Arial" w:hAnsi="Arial" w:cs="Arial"/>
        </w:rPr>
      </w:pPr>
      <w:r>
        <w:rPr>
          <w:noProof/>
        </w:rPr>
        <w:lastRenderedPageBreak/>
        <w:drawing>
          <wp:inline distT="0" distB="0" distL="0" distR="0" wp14:anchorId="3389542E" wp14:editId="3AB30412">
            <wp:extent cx="3023009" cy="3517900"/>
            <wp:effectExtent l="0" t="0" r="635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0346" cy="3526438"/>
                    </a:xfrm>
                    <a:prstGeom prst="rect">
                      <a:avLst/>
                    </a:prstGeom>
                  </pic:spPr>
                </pic:pic>
              </a:graphicData>
            </a:graphic>
          </wp:inline>
        </w:drawing>
      </w:r>
    </w:p>
    <w:p w14:paraId="6392F73A" w14:textId="0E8F37ED" w:rsidR="00B77112" w:rsidRDefault="0023014E" w:rsidP="004009DD">
      <w:pPr>
        <w:spacing w:line="360" w:lineRule="auto"/>
        <w:jc w:val="both"/>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 xml:space="preserve">Add </w:t>
      </w:r>
      <w:proofErr w:type="spellStart"/>
      <w:r w:rsidR="00B52490" w:rsidRPr="001317BD">
        <w:rPr>
          <w:rFonts w:ascii="Arial" w:hAnsi="Arial" w:cs="Arial"/>
          <w:i/>
          <w:iCs/>
        </w:rPr>
        <w:t>as</w:t>
      </w:r>
      <w:proofErr w:type="spellEnd"/>
      <w:r w:rsidR="00B52490" w:rsidRPr="001317BD">
        <w:rPr>
          <w:rFonts w:ascii="Arial" w:hAnsi="Arial" w:cs="Arial"/>
          <w:i/>
          <w:iCs/>
        </w:rPr>
        <w:t xml:space="preserve">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70053A47" w:rsidR="00D31C14" w:rsidRPr="00226E31" w:rsidRDefault="008C4F1F" w:rsidP="00226E31">
      <w:pPr>
        <w:pStyle w:val="berschrift2"/>
      </w:pPr>
      <w:bookmarkStart w:id="16" w:name="_Toc43305319"/>
      <w:r w:rsidRPr="00226E31">
        <w:rPr>
          <w:rStyle w:val="berschrift2Zchn"/>
        </w:rPr>
        <w:t>KOMPILIEREN</w:t>
      </w:r>
      <w:r w:rsidR="00523826" w:rsidRPr="00226E31">
        <w:t xml:space="preserve"> DE</w:t>
      </w:r>
      <w:r w:rsidR="00355817" w:rsidRPr="00226E31">
        <w:t>R</w:t>
      </w:r>
      <w:r w:rsidR="00523826" w:rsidRPr="00226E31">
        <w:t xml:space="preserve"> </w:t>
      </w:r>
      <w:r w:rsidR="00355817" w:rsidRPr="00226E31">
        <w:t>APPLIKATION</w:t>
      </w:r>
      <w:bookmarkEnd w:id="16"/>
    </w:p>
    <w:p w14:paraId="1E92F420" w14:textId="724BC255" w:rsidR="00523826" w:rsidRDefault="00523826" w:rsidP="004009DD">
      <w:pPr>
        <w:spacing w:line="360" w:lineRule="auto"/>
        <w:jc w:val="both"/>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r w:rsidR="008C4F1F">
        <w:rPr>
          <w:rFonts w:ascii="Arial" w:hAnsi="Arial" w:cs="Arial"/>
        </w:rPr>
        <w:t>IntelliJ</w:t>
      </w:r>
      <w:r w:rsidR="00C32082">
        <w:rPr>
          <w:rFonts w:ascii="Arial" w:hAnsi="Arial" w:cs="Arial"/>
        </w:rPr>
        <w:t xml:space="preserve"> IDEA </w:t>
      </w:r>
      <w:r>
        <w:rPr>
          <w:rFonts w:ascii="Arial" w:hAnsi="Arial" w:cs="Arial"/>
        </w:rPr>
        <w:t>kompiliert werden kann.</w:t>
      </w:r>
    </w:p>
    <w:p w14:paraId="56AE0B68" w14:textId="43531066" w:rsidR="00523826" w:rsidRDefault="00C32082" w:rsidP="004009DD">
      <w:pPr>
        <w:pStyle w:val="Listenabsatz"/>
        <w:numPr>
          <w:ilvl w:val="0"/>
          <w:numId w:val="24"/>
        </w:numPr>
        <w:spacing w:line="360" w:lineRule="auto"/>
        <w:jc w:val="both"/>
        <w:rPr>
          <w:rFonts w:ascii="Arial" w:hAnsi="Arial" w:cs="Arial"/>
        </w:rPr>
      </w:pPr>
      <w:r>
        <w:rPr>
          <w:rFonts w:ascii="Arial" w:hAnsi="Arial" w:cs="Arial"/>
        </w:rPr>
        <w:t>Wählen Sie in IntelliJ in der Projektstruktur folgenden Pfad an. SWEII_CASE_TOOL</w:t>
      </w:r>
      <w:r w:rsidR="00355817">
        <w:rPr>
          <w:rFonts w:ascii="Arial" w:hAnsi="Arial" w:cs="Arial"/>
        </w:rPr>
        <w:t>/</w:t>
      </w:r>
      <w:proofErr w:type="spellStart"/>
      <w:r w:rsidR="00355817">
        <w:rPr>
          <w:rFonts w:ascii="Arial" w:hAnsi="Arial" w:cs="Arial"/>
        </w:rPr>
        <w:t>src</w:t>
      </w:r>
      <w:proofErr w:type="spellEnd"/>
      <w:r w:rsidR="00355817">
        <w:rPr>
          <w:rFonts w:ascii="Arial" w:hAnsi="Arial" w:cs="Arial"/>
        </w:rPr>
        <w:t>/</w:t>
      </w:r>
      <w:proofErr w:type="spellStart"/>
      <w:r w:rsidR="00355817">
        <w:rPr>
          <w:rFonts w:ascii="Arial" w:hAnsi="Arial" w:cs="Arial"/>
        </w:rPr>
        <w:t>main</w:t>
      </w:r>
      <w:proofErr w:type="spellEnd"/>
      <w:r w:rsidR="005A2836">
        <w:rPr>
          <w:rFonts w:ascii="Arial" w:hAnsi="Arial" w:cs="Arial"/>
        </w:rPr>
        <w:t>/</w:t>
      </w:r>
      <w:proofErr w:type="spellStart"/>
      <w:r w:rsidR="005A2836">
        <w:rPr>
          <w:rFonts w:ascii="Arial" w:hAnsi="Arial" w:cs="Arial"/>
        </w:rPr>
        <w:t>java</w:t>
      </w:r>
      <w:proofErr w:type="spellEnd"/>
      <w:r w:rsidR="005A2836">
        <w:rPr>
          <w:rFonts w:ascii="Arial" w:hAnsi="Arial" w:cs="Arial"/>
        </w:rPr>
        <w:t>/main.java</w:t>
      </w:r>
    </w:p>
    <w:p w14:paraId="129D9F70" w14:textId="50D448B3" w:rsidR="00CC3F8B" w:rsidRPr="00CC3F8B" w:rsidRDefault="00E5491E" w:rsidP="004009DD">
      <w:pPr>
        <w:spacing w:line="360" w:lineRule="auto"/>
        <w:jc w:val="both"/>
        <w:rPr>
          <w:rFonts w:ascii="Arial" w:hAnsi="Arial" w:cs="Arial"/>
        </w:rPr>
      </w:pPr>
      <w:r w:rsidRPr="00E5491E">
        <w:rPr>
          <w:rFonts w:ascii="Arial" w:hAnsi="Arial" w:cs="Arial"/>
          <w:noProof/>
        </w:rPr>
        <w:drawing>
          <wp:inline distT="0" distB="0" distL="0" distR="0" wp14:anchorId="7AF5ED38" wp14:editId="6873B011">
            <wp:extent cx="4881562" cy="28271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1146" cy="2832680"/>
                    </a:xfrm>
                    <a:prstGeom prst="rect">
                      <a:avLst/>
                    </a:prstGeom>
                  </pic:spPr>
                </pic:pic>
              </a:graphicData>
            </a:graphic>
          </wp:inline>
        </w:drawing>
      </w:r>
    </w:p>
    <w:p w14:paraId="7A7F37B5" w14:textId="549573D1" w:rsidR="00CC3F8B" w:rsidRDefault="00E5491E" w:rsidP="004009DD">
      <w:pPr>
        <w:pStyle w:val="Listenabsatz"/>
        <w:numPr>
          <w:ilvl w:val="0"/>
          <w:numId w:val="24"/>
        </w:numPr>
        <w:spacing w:line="360" w:lineRule="auto"/>
        <w:jc w:val="both"/>
        <w:rPr>
          <w:rFonts w:ascii="Arial" w:hAnsi="Arial" w:cs="Arial"/>
        </w:rPr>
      </w:pPr>
      <w:r>
        <w:rPr>
          <w:rFonts w:ascii="Arial" w:hAnsi="Arial" w:cs="Arial"/>
        </w:rPr>
        <w:lastRenderedPageBreak/>
        <w:t xml:space="preserve">Wenn alle vorherigen Schritte korrekt durchgeführt wurden sollte neben der </w:t>
      </w:r>
      <w:proofErr w:type="spellStart"/>
      <w:r>
        <w:rPr>
          <w:rFonts w:ascii="Arial" w:hAnsi="Arial" w:cs="Arial"/>
        </w:rPr>
        <w:t>main</w:t>
      </w:r>
      <w:proofErr w:type="spellEnd"/>
      <w:r>
        <w:rPr>
          <w:rFonts w:ascii="Arial" w:hAnsi="Arial" w:cs="Arial"/>
        </w:rPr>
        <w:t xml:space="preserve">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proofErr w:type="spellStart"/>
      <w:proofErr w:type="gramStart"/>
      <w:r w:rsidR="002643F7">
        <w:rPr>
          <w:rFonts w:ascii="Arial" w:hAnsi="Arial" w:cs="Arial"/>
        </w:rPr>
        <w:t>main.main</w:t>
      </w:r>
      <w:proofErr w:type="spellEnd"/>
      <w:proofErr w:type="gramEnd"/>
      <w:r w:rsidR="002643F7">
        <w:rPr>
          <w:rFonts w:ascii="Arial" w:hAnsi="Arial" w:cs="Arial"/>
        </w:rPr>
        <w:t>()</w:t>
      </w:r>
      <w:r w:rsidR="008C4F1F">
        <w:rPr>
          <w:rFonts w:ascii="Arial" w:hAnsi="Arial" w:cs="Arial"/>
        </w:rPr>
        <w:t>‘“</w:t>
      </w:r>
      <w:r w:rsidR="002643F7">
        <w:rPr>
          <w:rFonts w:ascii="Arial" w:hAnsi="Arial" w:cs="Arial"/>
        </w:rPr>
        <w:t xml:space="preserve"> anwählen</w:t>
      </w:r>
    </w:p>
    <w:p w14:paraId="03163F8B" w14:textId="00A63298" w:rsidR="00F82413" w:rsidRDefault="00F82413" w:rsidP="004009DD">
      <w:pPr>
        <w:spacing w:line="360" w:lineRule="auto"/>
        <w:jc w:val="both"/>
        <w:rPr>
          <w:rFonts w:ascii="Arial" w:hAnsi="Arial" w:cs="Arial"/>
        </w:rPr>
      </w:pPr>
      <w:r>
        <w:rPr>
          <w:noProof/>
        </w:rPr>
        <w:drawing>
          <wp:inline distT="0" distB="0" distL="0" distR="0" wp14:anchorId="02EF963D" wp14:editId="17F5DCDF">
            <wp:extent cx="3699979" cy="2338387"/>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8456" cy="2343745"/>
                    </a:xfrm>
                    <a:prstGeom prst="rect">
                      <a:avLst/>
                    </a:prstGeom>
                  </pic:spPr>
                </pic:pic>
              </a:graphicData>
            </a:graphic>
          </wp:inline>
        </w:drawing>
      </w:r>
    </w:p>
    <w:p w14:paraId="1C222A4F" w14:textId="1478A333" w:rsidR="005F3117" w:rsidRDefault="005F3117" w:rsidP="004009DD">
      <w:pPr>
        <w:spacing w:line="360" w:lineRule="auto"/>
        <w:jc w:val="both"/>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 xml:space="preserve">es </w:t>
      </w:r>
      <w:r>
        <w:rPr>
          <w:rFonts w:ascii="Arial" w:hAnsi="Arial" w:cs="Arial"/>
        </w:rPr>
        <w:t xml:space="preserve">öffnet </w:t>
      </w:r>
      <w:r w:rsidR="000C6C9E">
        <w:rPr>
          <w:rFonts w:ascii="Arial" w:hAnsi="Arial" w:cs="Arial"/>
        </w:rPr>
        <w:t>sich</w:t>
      </w:r>
      <w:r>
        <w:rPr>
          <w:rFonts w:ascii="Arial" w:hAnsi="Arial" w:cs="Arial"/>
        </w:rPr>
        <w:t xml:space="preserve"> das Startfenster.</w:t>
      </w:r>
    </w:p>
    <w:p w14:paraId="616C0E93" w14:textId="331CC761" w:rsidR="005F3117" w:rsidRDefault="005F3117" w:rsidP="004009DD">
      <w:pPr>
        <w:spacing w:line="360" w:lineRule="auto"/>
        <w:jc w:val="both"/>
        <w:rPr>
          <w:rFonts w:ascii="Arial" w:hAnsi="Arial" w:cs="Arial"/>
        </w:rPr>
      </w:pPr>
      <w:r w:rsidRPr="005F3117">
        <w:rPr>
          <w:rFonts w:ascii="Arial" w:hAnsi="Arial" w:cs="Arial"/>
          <w:noProof/>
        </w:rPr>
        <w:drawing>
          <wp:inline distT="0" distB="0" distL="0" distR="0" wp14:anchorId="72199293" wp14:editId="64D0CEC6">
            <wp:extent cx="2314575" cy="875163"/>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0808" cy="888863"/>
                    </a:xfrm>
                    <a:prstGeom prst="rect">
                      <a:avLst/>
                    </a:prstGeom>
                  </pic:spPr>
                </pic:pic>
              </a:graphicData>
            </a:graphic>
          </wp:inline>
        </w:drawing>
      </w:r>
    </w:p>
    <w:p w14:paraId="4D8A4D68" w14:textId="0E293127" w:rsidR="005F3117" w:rsidRDefault="004009DD" w:rsidP="004009DD">
      <w:pPr>
        <w:pStyle w:val="berschrift2"/>
      </w:pPr>
      <w:bookmarkStart w:id="17" w:name="_Toc43305320"/>
      <w:r>
        <w:t>Kompilation der Unit Tests</w:t>
      </w:r>
      <w:bookmarkEnd w:id="17"/>
    </w:p>
    <w:p w14:paraId="3598645D" w14:textId="3FFB6EB3" w:rsidR="005F3117" w:rsidRDefault="00C123D5" w:rsidP="004009DD">
      <w:pPr>
        <w:spacing w:line="360" w:lineRule="auto"/>
        <w:jc w:val="both"/>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FF0BDF" w:rsidRDefault="00BF1365" w:rsidP="004009DD">
      <w:pPr>
        <w:pStyle w:val="Listenabsatz"/>
        <w:numPr>
          <w:ilvl w:val="0"/>
          <w:numId w:val="25"/>
        </w:numPr>
        <w:spacing w:line="360" w:lineRule="auto"/>
        <w:jc w:val="both"/>
        <w:rPr>
          <w:rFonts w:ascii="Arial" w:hAnsi="Arial" w:cs="Arial"/>
        </w:rPr>
      </w:pPr>
      <w:r>
        <w:rPr>
          <w:rFonts w:ascii="Arial" w:hAnsi="Arial" w:cs="Arial"/>
        </w:rPr>
        <w:t>Folgenden Pfad im Proje</w:t>
      </w:r>
      <w:r w:rsidR="00F3657C">
        <w:rPr>
          <w:rFonts w:ascii="Arial" w:hAnsi="Arial" w:cs="Arial"/>
        </w:rPr>
        <w:t xml:space="preserve">kt Browser von </w:t>
      </w:r>
      <w:r w:rsidR="000C6C9E">
        <w:rPr>
          <w:rFonts w:ascii="Arial" w:hAnsi="Arial" w:cs="Arial"/>
        </w:rPr>
        <w:t>IntelliJ</w:t>
      </w:r>
      <w:r w:rsidR="00F3657C">
        <w:rPr>
          <w:rFonts w:ascii="Arial" w:hAnsi="Arial" w:cs="Arial"/>
        </w:rPr>
        <w:t xml:space="preserve"> selektieren</w:t>
      </w:r>
      <w:r w:rsidR="000C6C9E">
        <w:rPr>
          <w:rFonts w:ascii="Arial" w:hAnsi="Arial" w:cs="Arial"/>
        </w:rPr>
        <w:t>:</w:t>
      </w:r>
      <w:r w:rsidR="00F3657C">
        <w:rPr>
          <w:rFonts w:ascii="Arial" w:hAnsi="Arial" w:cs="Arial"/>
        </w:rPr>
        <w:t xml:space="preserve"> </w:t>
      </w:r>
      <w:r w:rsidR="00F3657C" w:rsidRPr="000C6C9E">
        <w:rPr>
          <w:rFonts w:ascii="Arial" w:hAnsi="Arial" w:cs="Arial"/>
        </w:rPr>
        <w:t>SWEII_CASE_TOOL/</w:t>
      </w:r>
      <w:proofErr w:type="spellStart"/>
      <w:r w:rsidR="00F3657C" w:rsidRPr="000C6C9E">
        <w:rPr>
          <w:rFonts w:ascii="Arial" w:hAnsi="Arial" w:cs="Arial"/>
        </w:rPr>
        <w:t>src</w:t>
      </w:r>
      <w:proofErr w:type="spellEnd"/>
      <w:r w:rsidR="00F3657C" w:rsidRPr="000C6C9E">
        <w:rPr>
          <w:rFonts w:ascii="Arial" w:hAnsi="Arial" w:cs="Arial"/>
        </w:rPr>
        <w:t>/</w:t>
      </w:r>
      <w:proofErr w:type="spellStart"/>
      <w:r w:rsidR="00F3657C" w:rsidRPr="000C6C9E">
        <w:rPr>
          <w:rFonts w:ascii="Arial" w:hAnsi="Arial" w:cs="Arial"/>
        </w:rPr>
        <w:t>test</w:t>
      </w:r>
      <w:proofErr w:type="spellEnd"/>
      <w:r w:rsidR="00F3657C" w:rsidRPr="000C6C9E">
        <w:rPr>
          <w:rFonts w:ascii="Arial" w:hAnsi="Arial" w:cs="Arial"/>
        </w:rPr>
        <w:t>/</w:t>
      </w:r>
      <w:proofErr w:type="spellStart"/>
      <w:r w:rsidR="00724249" w:rsidRPr="000C6C9E">
        <w:rPr>
          <w:rFonts w:ascii="Arial" w:hAnsi="Arial" w:cs="Arial"/>
        </w:rPr>
        <w:t>java</w:t>
      </w:r>
      <w:proofErr w:type="spellEnd"/>
    </w:p>
    <w:p w14:paraId="7774C525" w14:textId="12F546DB" w:rsidR="00724249" w:rsidRDefault="00724249" w:rsidP="004009DD">
      <w:pPr>
        <w:pStyle w:val="Listenabsatz"/>
        <w:numPr>
          <w:ilvl w:val="0"/>
          <w:numId w:val="25"/>
        </w:numPr>
        <w:spacing w:line="360" w:lineRule="auto"/>
        <w:jc w:val="both"/>
        <w:rPr>
          <w:rFonts w:ascii="Arial" w:hAnsi="Arial" w:cs="Arial"/>
        </w:rPr>
      </w:pPr>
      <w:r w:rsidRPr="00724249">
        <w:rPr>
          <w:rFonts w:ascii="Arial" w:hAnsi="Arial" w:cs="Arial"/>
        </w:rPr>
        <w:t>Mit einem rechten Mausklick i</w:t>
      </w:r>
      <w:r>
        <w:rPr>
          <w:rFonts w:ascii="Arial" w:hAnsi="Arial" w:cs="Arial"/>
        </w:rPr>
        <w:t xml:space="preserve">m Kontextmenü </w:t>
      </w:r>
      <w:r w:rsidR="00C17734">
        <w:rPr>
          <w:rFonts w:ascii="Arial" w:hAnsi="Arial" w:cs="Arial"/>
        </w:rPr>
        <w:t>„</w:t>
      </w:r>
      <w:r w:rsidR="003647D9">
        <w:rPr>
          <w:rFonts w:ascii="Arial" w:hAnsi="Arial" w:cs="Arial"/>
        </w:rPr>
        <w:t xml:space="preserve">Run </w:t>
      </w:r>
      <w:r w:rsidR="000C6C9E">
        <w:rPr>
          <w:rFonts w:ascii="Arial" w:hAnsi="Arial" w:cs="Arial"/>
        </w:rPr>
        <w:t>‘</w:t>
      </w:r>
      <w:r w:rsidR="00FF0BDF">
        <w:rPr>
          <w:rFonts w:ascii="Arial" w:hAnsi="Arial" w:cs="Arial"/>
        </w:rPr>
        <w:t>A</w:t>
      </w:r>
      <w:r w:rsidR="003647D9">
        <w:rPr>
          <w:rFonts w:ascii="Arial" w:hAnsi="Arial" w:cs="Arial"/>
        </w:rPr>
        <w:t>ll Tests</w:t>
      </w:r>
      <w:r w:rsidR="00FF0BDF">
        <w:rPr>
          <w:rFonts w:ascii="Arial" w:hAnsi="Arial" w:cs="Arial"/>
        </w:rPr>
        <w:t>‘</w:t>
      </w:r>
      <w:r w:rsidR="003647D9">
        <w:rPr>
          <w:rFonts w:ascii="Arial" w:hAnsi="Arial" w:cs="Arial"/>
        </w:rPr>
        <w:t>“ auswählen.</w:t>
      </w:r>
    </w:p>
    <w:p w14:paraId="37968ABB" w14:textId="62A99E74" w:rsidR="00E31D10" w:rsidRDefault="00E31D10" w:rsidP="004009DD">
      <w:pPr>
        <w:spacing w:line="360" w:lineRule="auto"/>
        <w:jc w:val="both"/>
        <w:rPr>
          <w:rFonts w:ascii="Arial" w:hAnsi="Arial" w:cs="Arial"/>
        </w:rPr>
      </w:pPr>
      <w:r>
        <w:rPr>
          <w:noProof/>
        </w:rPr>
        <w:drawing>
          <wp:inline distT="0" distB="0" distL="0" distR="0" wp14:anchorId="2030ABF3" wp14:editId="27DAA327">
            <wp:extent cx="2152069" cy="2728912"/>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7033" cy="2735207"/>
                    </a:xfrm>
                    <a:prstGeom prst="rect">
                      <a:avLst/>
                    </a:prstGeom>
                  </pic:spPr>
                </pic:pic>
              </a:graphicData>
            </a:graphic>
          </wp:inline>
        </w:drawing>
      </w:r>
    </w:p>
    <w:p w14:paraId="05315259" w14:textId="21CDE30B" w:rsidR="00E31D10" w:rsidRDefault="00D2029A" w:rsidP="004009DD">
      <w:pPr>
        <w:spacing w:line="360" w:lineRule="auto"/>
        <w:jc w:val="both"/>
        <w:rPr>
          <w:rFonts w:ascii="Arial" w:hAnsi="Arial" w:cs="Arial"/>
        </w:rPr>
      </w:pPr>
      <w:r>
        <w:rPr>
          <w:rFonts w:ascii="Arial" w:hAnsi="Arial" w:cs="Arial"/>
        </w:rPr>
        <w:lastRenderedPageBreak/>
        <w:t xml:space="preserve">Das Projekt wird </w:t>
      </w:r>
      <w:r w:rsidR="009C36F7">
        <w:rPr>
          <w:rFonts w:ascii="Arial" w:hAnsi="Arial" w:cs="Arial"/>
        </w:rPr>
        <w:t>kompiliert</w:t>
      </w:r>
      <w:r>
        <w:rPr>
          <w:rFonts w:ascii="Arial" w:hAnsi="Arial" w:cs="Arial"/>
        </w:rPr>
        <w:t xml:space="preserve"> und mittels des Testframeworks </w:t>
      </w:r>
      <w:proofErr w:type="spellStart"/>
      <w:r>
        <w:rPr>
          <w:rFonts w:ascii="Arial" w:hAnsi="Arial" w:cs="Arial"/>
        </w:rPr>
        <w:t>JUnit</w:t>
      </w:r>
      <w:proofErr w:type="spellEnd"/>
      <w:r>
        <w:rPr>
          <w:rFonts w:ascii="Arial" w:hAnsi="Arial" w:cs="Arial"/>
        </w:rPr>
        <w:t xml:space="preserve">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009C36F7" w:rsidP="004009DD">
      <w:pPr>
        <w:spacing w:line="360" w:lineRule="auto"/>
        <w:jc w:val="both"/>
        <w:rPr>
          <w:rFonts w:ascii="Arial" w:hAnsi="Arial" w:cs="Arial"/>
        </w:rPr>
      </w:pPr>
      <w:r>
        <w:rPr>
          <w:noProof/>
        </w:rPr>
        <w:drawing>
          <wp:inline distT="0" distB="0" distL="0" distR="0" wp14:anchorId="1456E72C" wp14:editId="4F9DAC8E">
            <wp:extent cx="4635211" cy="1690687"/>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3" cy="1695426"/>
                    </a:xfrm>
                    <a:prstGeom prst="rect">
                      <a:avLst/>
                    </a:prstGeom>
                  </pic:spPr>
                </pic:pic>
              </a:graphicData>
            </a:graphic>
          </wp:inline>
        </w:drawing>
      </w:r>
    </w:p>
    <w:p w14:paraId="5C43B06A" w14:textId="0F119BBD" w:rsidR="00134FCF" w:rsidRDefault="004009DD" w:rsidP="004009DD">
      <w:pPr>
        <w:pStyle w:val="berschrift2"/>
      </w:pPr>
      <w:bookmarkStart w:id="18" w:name="_Toc43305321"/>
      <w:r>
        <w:t>Installation von Visual Paradigm</w:t>
      </w:r>
      <w:bookmarkEnd w:id="18"/>
    </w:p>
    <w:p w14:paraId="127C7885" w14:textId="1897E9AC" w:rsidR="00107967" w:rsidRDefault="00107967" w:rsidP="004009DD">
      <w:pPr>
        <w:spacing w:line="360" w:lineRule="auto"/>
        <w:jc w:val="both"/>
        <w:rPr>
          <w:rFonts w:ascii="Arial" w:hAnsi="Arial" w:cs="Arial"/>
        </w:rPr>
      </w:pPr>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Paradigm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0E0CBD" w:rsidP="004009DD">
      <w:pPr>
        <w:spacing w:line="360" w:lineRule="auto"/>
        <w:jc w:val="both"/>
        <w:rPr>
          <w:rFonts w:ascii="Arial" w:hAnsi="Arial" w:cs="Arial"/>
        </w:rPr>
      </w:pPr>
      <w:hyperlink r:id="rId29" w:history="1">
        <w:r w:rsidR="00A52C74" w:rsidRPr="00D636DF">
          <w:rPr>
            <w:rStyle w:val="Hyperlink"/>
            <w:rFonts w:ascii="Arial" w:hAnsi="Arial" w:cs="Arial"/>
          </w:rPr>
          <w:t>https://www.visual-paradigm.com/download/community.jsp</w:t>
        </w:r>
      </w:hyperlink>
    </w:p>
    <w:p w14:paraId="61E8FACC" w14:textId="5292A3F6" w:rsidR="00EE60D5" w:rsidRPr="00D636DF" w:rsidRDefault="0B463B23" w:rsidP="004009DD">
      <w:pPr>
        <w:spacing w:line="360" w:lineRule="auto"/>
        <w:jc w:val="both"/>
        <w:rPr>
          <w:rFonts w:ascii="Arial" w:hAnsi="Arial" w:cs="Arial"/>
        </w:rPr>
      </w:pPr>
      <w:r w:rsidRPr="6B28AFC2">
        <w:rPr>
          <w:rFonts w:ascii="Arial" w:hAnsi="Arial" w:cs="Arial"/>
        </w:rPr>
        <w:t xml:space="preserve">Um die Diagramme zu öffnen bitte </w:t>
      </w:r>
      <w:r w:rsidR="75DD965B" w:rsidRPr="6B28AFC2">
        <w:rPr>
          <w:rFonts w:ascii="Arial" w:hAnsi="Arial" w:cs="Arial"/>
        </w:rPr>
        <w:t xml:space="preserve">folgende Datei unter </w:t>
      </w:r>
      <w:r w:rsidR="75DD965B" w:rsidRPr="00075689">
        <w:rPr>
          <w:rFonts w:ascii="Arial" w:hAnsi="Arial" w:cs="Arial"/>
          <w:b/>
          <w:bCs/>
        </w:rPr>
        <w:t>SWEII_CASE_TOOL/Dokumentation/</w:t>
      </w:r>
      <w:r w:rsidR="6EC56E6C" w:rsidRPr="00075689">
        <w:rPr>
          <w:rFonts w:ascii="Arial" w:hAnsi="Arial" w:cs="Arial"/>
          <w:b/>
          <w:bCs/>
        </w:rPr>
        <w:t>Dokumente/Design/</w:t>
      </w:r>
      <w:r w:rsidR="19B80CA2" w:rsidRPr="00075689">
        <w:rPr>
          <w:rFonts w:ascii="Arial" w:hAnsi="Arial" w:cs="Arial"/>
          <w:b/>
          <w:bCs/>
        </w:rPr>
        <w:t>CASE_TOOL_</w:t>
      </w:r>
      <w:r w:rsidR="730C3542" w:rsidRPr="00075689">
        <w:rPr>
          <w:rFonts w:ascii="Arial" w:hAnsi="Arial" w:cs="Arial"/>
          <w:b/>
          <w:bCs/>
        </w:rPr>
        <w:t>Diagrams</w:t>
      </w:r>
      <w:r w:rsidR="19B80CA2" w:rsidRPr="00075689">
        <w:rPr>
          <w:rFonts w:ascii="Arial" w:hAnsi="Arial" w:cs="Arial"/>
          <w:b/>
          <w:bCs/>
        </w:rPr>
        <w:t>.vpp</w:t>
      </w:r>
      <w:r w:rsidR="2C5207EB" w:rsidRPr="6B28AFC2">
        <w:rPr>
          <w:rFonts w:ascii="Arial" w:hAnsi="Arial" w:cs="Arial"/>
        </w:rPr>
        <w:t xml:space="preserve"> öffnen.</w:t>
      </w:r>
    </w:p>
    <w:p w14:paraId="08A65124" w14:textId="46E83C26" w:rsidR="00957AFD" w:rsidRPr="00D636DF" w:rsidRDefault="0051562E" w:rsidP="004009DD">
      <w:pPr>
        <w:spacing w:line="360" w:lineRule="auto"/>
        <w:jc w:val="both"/>
        <w:rPr>
          <w:rFonts w:ascii="Arial" w:hAnsi="Arial" w:cs="Arial"/>
        </w:rPr>
      </w:pPr>
      <w:r w:rsidRPr="00D636DF">
        <w:rPr>
          <w:rFonts w:ascii="Arial" w:hAnsi="Arial" w:cs="Arial"/>
        </w:rPr>
        <w:t xml:space="preserve">Wenn sich Visual Paradigm geöffnet hat sind alle Diagramme im </w:t>
      </w:r>
      <w:proofErr w:type="spellStart"/>
      <w:r w:rsidRPr="005F6B8F">
        <w:rPr>
          <w:rFonts w:ascii="Arial" w:hAnsi="Arial" w:cs="Arial"/>
        </w:rPr>
        <w:t>Diagram</w:t>
      </w:r>
      <w:proofErr w:type="spellEnd"/>
      <w:r w:rsidRPr="005F6B8F">
        <w:rPr>
          <w:rFonts w:ascii="Arial" w:hAnsi="Arial" w:cs="Arial"/>
        </w:rPr>
        <w:t xml:space="preserve"> Navigator</w:t>
      </w:r>
      <w:r w:rsidRPr="00D636DF">
        <w:rPr>
          <w:rFonts w:ascii="Arial" w:hAnsi="Arial" w:cs="Arial"/>
        </w:rPr>
        <w:t xml:space="preserve"> unter UML </w:t>
      </w:r>
      <w:proofErr w:type="spellStart"/>
      <w:r w:rsidRPr="005F6B8F">
        <w:rPr>
          <w:rFonts w:ascii="Arial" w:hAnsi="Arial" w:cs="Arial"/>
        </w:rPr>
        <w:t>Diagrams</w:t>
      </w:r>
      <w:proofErr w:type="spellEnd"/>
      <w:r w:rsidRPr="00D636DF">
        <w:rPr>
          <w:rFonts w:ascii="Arial" w:hAnsi="Arial" w:cs="Arial"/>
        </w:rPr>
        <w:t xml:space="preserve"> zu finden</w:t>
      </w:r>
      <w:r w:rsidR="00C03D79" w:rsidRPr="00D636DF">
        <w:rPr>
          <w:rFonts w:ascii="Arial" w:hAnsi="Arial" w:cs="Arial"/>
        </w:rPr>
        <w:t xml:space="preserve">. Der </w:t>
      </w:r>
      <w:proofErr w:type="spellStart"/>
      <w:r w:rsidR="00C03D79" w:rsidRPr="00EE3AE8">
        <w:rPr>
          <w:rFonts w:ascii="Arial" w:hAnsi="Arial" w:cs="Arial"/>
        </w:rPr>
        <w:t>Diagram</w:t>
      </w:r>
      <w:proofErr w:type="spellEnd"/>
      <w:r w:rsidR="00C03D79" w:rsidRPr="00EE3AE8">
        <w:rPr>
          <w:rFonts w:ascii="Arial" w:hAnsi="Arial" w:cs="Arial"/>
        </w:rPr>
        <w:t xml:space="preserve">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00C03D79" w:rsidP="004009DD">
      <w:pPr>
        <w:spacing w:line="360" w:lineRule="auto"/>
        <w:jc w:val="both"/>
      </w:pPr>
      <w:r w:rsidRPr="00C03D79">
        <w:rPr>
          <w:noProof/>
        </w:rPr>
        <w:drawing>
          <wp:inline distT="0" distB="0" distL="0" distR="0" wp14:anchorId="613C077B" wp14:editId="62C5A735">
            <wp:extent cx="5760720" cy="33362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36290"/>
                    </a:xfrm>
                    <a:prstGeom prst="rect">
                      <a:avLst/>
                    </a:prstGeom>
                  </pic:spPr>
                </pic:pic>
              </a:graphicData>
            </a:graphic>
          </wp:inline>
        </w:drawing>
      </w:r>
    </w:p>
    <w:p w14:paraId="66229AD4" w14:textId="77777777" w:rsidR="00E74548" w:rsidRDefault="00E74548" w:rsidP="004009DD">
      <w:pPr>
        <w:spacing w:line="360" w:lineRule="auto"/>
        <w:jc w:val="both"/>
      </w:pPr>
    </w:p>
    <w:p w14:paraId="6F2FACCC" w14:textId="77777777" w:rsidR="00445B17" w:rsidRPr="007F50A3" w:rsidRDefault="00445B17" w:rsidP="004009DD">
      <w:pPr>
        <w:pStyle w:val="Listenabsatz"/>
        <w:keepNext/>
        <w:keepLines/>
        <w:numPr>
          <w:ilvl w:val="0"/>
          <w:numId w:val="5"/>
        </w:numPr>
        <w:spacing w:before="240" w:after="0" w:line="360" w:lineRule="auto"/>
        <w:contextualSpacing w:val="0"/>
        <w:jc w:val="both"/>
        <w:outlineLvl w:val="0"/>
        <w:rPr>
          <w:ins w:id="19" w:author="Schiffel Florian (inf18235)" w:date="2019-10-10T18:42:00Z"/>
          <w:rFonts w:ascii="Arial" w:eastAsiaTheme="majorEastAsia" w:hAnsi="Arial" w:cs="Arial"/>
          <w:vanish/>
          <w:color w:val="2F5496" w:themeColor="accent1" w:themeShade="BF"/>
          <w:sz w:val="40"/>
          <w:szCs w:val="40"/>
        </w:rPr>
      </w:pPr>
      <w:bookmarkStart w:id="20" w:name="_Toc21688794"/>
      <w:bookmarkStart w:id="21" w:name="_Toc42508026"/>
      <w:bookmarkStart w:id="22" w:name="_Toc42845980"/>
      <w:bookmarkStart w:id="23" w:name="_Toc42861416"/>
      <w:bookmarkStart w:id="24" w:name="_Toc43290997"/>
      <w:bookmarkStart w:id="25" w:name="_Toc43291086"/>
      <w:bookmarkStart w:id="26" w:name="_Toc43292555"/>
      <w:bookmarkStart w:id="27" w:name="_Toc43304872"/>
      <w:bookmarkStart w:id="28" w:name="_Toc43305322"/>
      <w:bookmarkEnd w:id="20"/>
      <w:bookmarkEnd w:id="21"/>
      <w:bookmarkEnd w:id="22"/>
      <w:bookmarkEnd w:id="23"/>
      <w:bookmarkEnd w:id="24"/>
      <w:bookmarkEnd w:id="25"/>
      <w:bookmarkEnd w:id="26"/>
      <w:bookmarkEnd w:id="27"/>
      <w:bookmarkEnd w:id="28"/>
    </w:p>
    <w:p w14:paraId="33FE27DD" w14:textId="7C4A1743" w:rsidR="006B221A" w:rsidRPr="006D2F6A" w:rsidRDefault="4B4CEA30" w:rsidP="006D2F6A">
      <w:pPr>
        <w:pStyle w:val="berschrift1"/>
      </w:pPr>
      <w:bookmarkStart w:id="29" w:name="_Toc43305323"/>
      <w:r w:rsidRPr="006D2F6A">
        <w:t>Programmstruktur</w:t>
      </w:r>
      <w:bookmarkEnd w:id="29"/>
    </w:p>
    <w:p w14:paraId="25D1C822" w14:textId="03F05933" w:rsidR="00997643" w:rsidRPr="00997643" w:rsidRDefault="00997643" w:rsidP="004009DD">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w:t>
      </w:r>
      <w:r w:rsidR="00A1023E">
        <w:rPr>
          <w:rFonts w:ascii="Arial" w:hAnsi="Arial" w:cs="Arial"/>
        </w:rPr>
        <w:t xml:space="preserve">, </w:t>
      </w:r>
      <w:r w:rsidRPr="00997643">
        <w:rPr>
          <w:rFonts w:ascii="Arial" w:hAnsi="Arial" w:cs="Arial"/>
        </w:rPr>
        <w:t>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298957F0" w:rsidR="00997643" w:rsidRDefault="37FEEA79" w:rsidP="004009DD">
      <w:pPr>
        <w:spacing w:line="360" w:lineRule="auto"/>
        <w:jc w:val="both"/>
        <w:rPr>
          <w:rFonts w:ascii="Arial" w:hAnsi="Arial" w:cs="Arial"/>
        </w:rPr>
      </w:pPr>
      <w:r>
        <w:rPr>
          <w:noProof/>
        </w:rPr>
        <w:drawing>
          <wp:inline distT="0" distB="0" distL="0" distR="0" wp14:anchorId="5F9C6990" wp14:editId="17EFCBBF">
            <wp:extent cx="5760720" cy="3812540"/>
            <wp:effectExtent l="0" t="0" r="0" b="0"/>
            <wp:docPr id="171679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31">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r w:rsidR="00997643" w:rsidRPr="6B28AFC2">
        <w:rPr>
          <w:rFonts w:ascii="Arial" w:hAnsi="Arial" w:cs="Arial"/>
        </w:rPr>
        <w:t xml:space="preserve">Nachdem das grobe Softwaregerüst somit festgelegt war, haben wir uns dazu entschieden </w:t>
      </w:r>
      <w:r w:rsidR="00997643" w:rsidRPr="6B28AFC2">
        <w:rPr>
          <w:rFonts w:ascii="Arial" w:hAnsi="Arial" w:cs="Arial"/>
        </w:rPr>
        <w:lastRenderedPageBreak/>
        <w:t xml:space="preserve">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w:t>
      </w:r>
      <w:proofErr w:type="gramStart"/>
      <w:r w:rsidR="00997643" w:rsidRPr="6B28AFC2">
        <w:rPr>
          <w:rFonts w:ascii="Arial" w:hAnsi="Arial" w:cs="Arial"/>
        </w:rPr>
        <w:t>das</w:t>
      </w:r>
      <w:proofErr w:type="gramEnd"/>
      <w:r w:rsidR="00997643" w:rsidRPr="6B28AFC2">
        <w:rPr>
          <w:rFonts w:ascii="Arial" w:hAnsi="Arial" w:cs="Arial"/>
        </w:rPr>
        <w:t xml:space="preserve"> ein neuer Frame-Controller das Interface implementiert und die Tab-Controller entsprechend ihrer Funktionen benachrichtigt.</w:t>
      </w:r>
    </w:p>
    <w:p w14:paraId="226297D6" w14:textId="77777777" w:rsidR="00B96837" w:rsidRDefault="00B96837" w:rsidP="00B96837">
      <w:pPr>
        <w:spacing w:line="360" w:lineRule="auto"/>
        <w:rPr>
          <w:rFonts w:ascii="Arial" w:hAnsi="Arial" w:cs="Arial"/>
        </w:rPr>
      </w:pPr>
      <w:r>
        <w:rPr>
          <w:rFonts w:ascii="Arial" w:hAnsi="Arial" w:cs="Arial"/>
        </w:rPr>
        <w:t xml:space="preserve">Die oben beschriebene Software Architektur als MVC mit vertikaler Dekomposition lässt sich anhand des Komponentendiagramms gut erkennen. Auch die sehr hohe Modularität zwischen den einzelnen Komponenten ist zu erkennen, so sind bis auf die Projektdatenstruktur alle Elemente austauschbar und anpassbar. (s. Anhang und </w:t>
      </w:r>
      <w:r>
        <w:rPr>
          <w:rFonts w:ascii="Arial" w:hAnsi="Arial" w:cs="Arial"/>
          <w:b/>
          <w:bCs/>
        </w:rPr>
        <w:t>SWEII_CASE_TOOL/Dokumentation/Dokumente/Design/CASE_TOOL_Diagramms.vpp</w:t>
      </w:r>
      <w:r>
        <w:rPr>
          <w:rFonts w:ascii="Arial" w:hAnsi="Arial" w:cs="Arial"/>
        </w:rPr>
        <w:t xml:space="preserve"> in Visual Paradigm unter Components Diagramm (s. Anleitung aus Kapitel 2))</w:t>
      </w:r>
    </w:p>
    <w:p w14:paraId="4985653A" w14:textId="246F6E7D" w:rsidR="6B28AFC2" w:rsidRDefault="6B28AFC2" w:rsidP="004009DD">
      <w:pPr>
        <w:spacing w:line="360" w:lineRule="auto"/>
        <w:jc w:val="both"/>
        <w:rPr>
          <w:rFonts w:ascii="Arial" w:hAnsi="Arial" w:cs="Arial"/>
        </w:rPr>
      </w:pPr>
    </w:p>
    <w:p w14:paraId="4D64CABB" w14:textId="0F0AAA3B" w:rsidR="00997643" w:rsidRDefault="00997643" w:rsidP="006D2F6A">
      <w:pPr>
        <w:pStyle w:val="berschrift2"/>
      </w:pPr>
      <w:bookmarkStart w:id="30" w:name="_Toc43305324"/>
      <w:r w:rsidRPr="00997643">
        <w:t>MODEL</w:t>
      </w:r>
      <w:bookmarkEnd w:id="30"/>
    </w:p>
    <w:p w14:paraId="60A79B78" w14:textId="5E4688BD" w:rsidR="004009DD" w:rsidRDefault="00BE7083" w:rsidP="006D2F6A">
      <w:pPr>
        <w:pStyle w:val="berschrift3"/>
      </w:pPr>
      <w:bookmarkStart w:id="31" w:name="_Toc43305325"/>
      <w:r w:rsidRPr="00BE7083">
        <w:t>Projektdaten</w:t>
      </w:r>
      <w:bookmarkEnd w:id="31"/>
    </w:p>
    <w:p w14:paraId="3ABD3D0F" w14:textId="69A20AB1" w:rsidR="003912C6" w:rsidRPr="00083A96" w:rsidRDefault="003912C6" w:rsidP="004009DD">
      <w:pPr>
        <w:spacing w:line="360" w:lineRule="auto"/>
        <w:jc w:val="both"/>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Zielbestimmung</w:t>
      </w:r>
    </w:p>
    <w:p w14:paraId="0258800C" w14:textId="4B56F511"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Produktumgebung</w:t>
      </w:r>
    </w:p>
    <w:p w14:paraId="414AE8D1"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Produktfunktionen</w:t>
      </w:r>
    </w:p>
    <w:p w14:paraId="71D279FB"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Produktdaten</w:t>
      </w:r>
    </w:p>
    <w:p w14:paraId="329E8D24"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Aufwandschätzdaten</w:t>
      </w:r>
    </w:p>
    <w:p w14:paraId="07997AC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Schätzkonfiguration</w:t>
      </w:r>
    </w:p>
    <w:p w14:paraId="26077F21" w14:textId="4EA32BC1" w:rsidR="003912C6" w:rsidRDefault="003912C6" w:rsidP="004009DD">
      <w:pPr>
        <w:spacing w:line="360" w:lineRule="auto"/>
        <w:jc w:val="both"/>
        <w:rPr>
          <w:rFonts w:ascii="Arial" w:hAnsi="Arial" w:cs="Arial"/>
        </w:rPr>
      </w:pPr>
      <w:r w:rsidRPr="00083A96">
        <w:rPr>
          <w:rFonts w:ascii="Arial" w:hAnsi="Arial" w:cs="Arial"/>
        </w:rPr>
        <w:t>Die Daten sind Projektbezogen und unabhängig von anderen Projekten, somit lassen sich die oben angeführten Informationen in einer Projektdaten</w:t>
      </w:r>
      <w:r w:rsidR="00C947E0">
        <w:rPr>
          <w:rFonts w:ascii="Arial" w:hAnsi="Arial" w:cs="Arial"/>
        </w:rPr>
        <w:t>-</w:t>
      </w:r>
      <w:r w:rsidRPr="00083A96">
        <w:rPr>
          <w:rFonts w:ascii="Arial" w:hAnsi="Arial" w:cs="Arial"/>
        </w:rPr>
        <w:t xml:space="preserve">Struktur kapseln. Es ist zudem zu erkennen, dass bestimmte Informationen ähnlich </w:t>
      </w:r>
      <w:r>
        <w:rPr>
          <w:rFonts w:ascii="Arial" w:hAnsi="Arial" w:cs="Arial"/>
        </w:rPr>
        <w:t>s</w:t>
      </w:r>
      <w:r w:rsidRPr="00083A96">
        <w:rPr>
          <w:rFonts w:ascii="Arial" w:hAnsi="Arial" w:cs="Arial"/>
        </w:rPr>
        <w:t xml:space="preserve">trukturiert sind. Hierfür lässt sich auf einer höheren Abstraktionsebene durch abstrakte Klassendefinitionen eine </w:t>
      </w:r>
      <w:commentRangeStart w:id="32"/>
      <w:commentRangeStart w:id="33"/>
      <w:r w:rsidRPr="00083A96">
        <w:rPr>
          <w:rFonts w:ascii="Arial" w:hAnsi="Arial" w:cs="Arial"/>
        </w:rPr>
        <w:t xml:space="preserve">allgemeine Beschreibung für Projektinformationen </w:t>
      </w:r>
      <w:r>
        <w:rPr>
          <w:rFonts w:ascii="Arial" w:hAnsi="Arial" w:cs="Arial"/>
        </w:rPr>
        <w:t xml:space="preserve">und Produktinhalte finden. </w:t>
      </w:r>
      <w:commentRangeEnd w:id="32"/>
      <w:r w:rsidR="003F1726">
        <w:rPr>
          <w:rStyle w:val="Kommentarzeichen"/>
        </w:rPr>
        <w:commentReference w:id="32"/>
      </w:r>
      <w:commentRangeEnd w:id="33"/>
      <w:r w:rsidR="00142F36">
        <w:rPr>
          <w:rStyle w:val="Kommentarzeichen"/>
        </w:rPr>
        <w:commentReference w:id="33"/>
      </w:r>
      <w:commentRangeStart w:id="34"/>
      <w:commentRangeStart w:id="35"/>
      <w:r>
        <w:rPr>
          <w:rFonts w:ascii="Arial" w:hAnsi="Arial" w:cs="Arial"/>
        </w:rPr>
        <w:t>Dabei besteht eine Projektinforma</w:t>
      </w:r>
      <w:r>
        <w:rPr>
          <w:rFonts w:ascii="Arial" w:hAnsi="Arial" w:cs="Arial"/>
        </w:rPr>
        <w:lastRenderedPageBreak/>
        <w:t>tion aus den Bestandteilen „Titel“ und „Inhalt“ über die den Titel und Inhalt lässt sich Zielbestimmung</w:t>
      </w:r>
      <w:r w:rsidR="003D10F0">
        <w:rPr>
          <w:rFonts w:ascii="Arial" w:hAnsi="Arial" w:cs="Arial"/>
        </w:rPr>
        <w:t>,</w:t>
      </w:r>
      <w:r>
        <w:rPr>
          <w:rFonts w:ascii="Arial" w:hAnsi="Arial" w:cs="Arial"/>
        </w:rPr>
        <w:t xml:space="preserve"> Produkt</w:t>
      </w:r>
      <w:r w:rsidR="00F56AB9">
        <w:rPr>
          <w:rFonts w:ascii="Arial" w:hAnsi="Arial" w:cs="Arial"/>
        </w:rPr>
        <w:t>einsatz</w:t>
      </w:r>
      <w:r>
        <w:rPr>
          <w:rFonts w:ascii="Arial" w:hAnsi="Arial" w:cs="Arial"/>
        </w:rPr>
        <w:t xml:space="preserve"> und die Produktumgebung eindeutig Beschreibung und voneinander differenzieren</w:t>
      </w:r>
      <w:commentRangeEnd w:id="34"/>
      <w:r w:rsidR="003F1726">
        <w:rPr>
          <w:rStyle w:val="Kommentarzeichen"/>
        </w:rPr>
        <w:commentReference w:id="34"/>
      </w:r>
      <w:commentRangeEnd w:id="35"/>
      <w:r w:rsidR="00142F36">
        <w:rPr>
          <w:rStyle w:val="Kommentarzeichen"/>
        </w:rPr>
        <w:commentReference w:id="35"/>
      </w:r>
      <w:r>
        <w:rPr>
          <w:rFonts w:ascii="Arial" w:hAnsi="Arial" w:cs="Arial"/>
        </w:rPr>
        <w:t xml:space="preserve">. Gleiches gilt ebenso für die Produktinhalte. </w:t>
      </w:r>
      <w:commentRangeStart w:id="36"/>
      <w:commentRangeStart w:id="37"/>
      <w:commentRangeStart w:id="38"/>
      <w:r>
        <w:rPr>
          <w:rFonts w:ascii="Arial" w:hAnsi="Arial" w:cs="Arial"/>
        </w:rPr>
        <w:t xml:space="preserve">Diese lassen sich durch abstrahieren in dem sie alle eine ID besitzen eine DET Gewicht eine </w:t>
      </w:r>
      <w:proofErr w:type="spellStart"/>
      <w:r>
        <w:rPr>
          <w:rFonts w:ascii="Arial" w:hAnsi="Arial" w:cs="Arial"/>
        </w:rPr>
        <w:t>Function</w:t>
      </w:r>
      <w:proofErr w:type="spellEnd"/>
      <w:r>
        <w:rPr>
          <w:rFonts w:ascii="Arial" w:hAnsi="Arial" w:cs="Arial"/>
        </w:rPr>
        <w:t xml:space="preserve"> Point Gewicht sowie eine </w:t>
      </w:r>
      <w:proofErr w:type="spellStart"/>
      <w:r>
        <w:rPr>
          <w:rFonts w:ascii="Arial" w:hAnsi="Arial" w:cs="Arial"/>
        </w:rPr>
        <w:t>Function</w:t>
      </w:r>
      <w:proofErr w:type="spellEnd"/>
      <w:r>
        <w:rPr>
          <w:rFonts w:ascii="Arial" w:hAnsi="Arial" w:cs="Arial"/>
        </w:rPr>
        <w:t xml:space="preserve"> Point Kategorie.</w:t>
      </w:r>
      <w:commentRangeEnd w:id="36"/>
      <w:r w:rsidR="003F1726">
        <w:rPr>
          <w:rStyle w:val="Kommentarzeichen"/>
        </w:rPr>
        <w:commentReference w:id="36"/>
      </w:r>
      <w:commentRangeEnd w:id="37"/>
      <w:r w:rsidR="00EF3F0F">
        <w:rPr>
          <w:rStyle w:val="Kommentarzeichen"/>
        </w:rPr>
        <w:commentReference w:id="37"/>
      </w:r>
      <w:commentRangeEnd w:id="38"/>
      <w:r w:rsidR="00142F36">
        <w:rPr>
          <w:rStyle w:val="Kommentarzeichen"/>
        </w:rPr>
        <w:commentReference w:id="38"/>
      </w:r>
      <w:r>
        <w:rPr>
          <w:rFonts w:ascii="Arial" w:hAnsi="Arial" w:cs="Arial"/>
        </w:rPr>
        <w:t xml:space="preserve"> Detailinformationen, in denen sich Produktdaten und Produktfunktionen unterscheiden</w:t>
      </w:r>
      <w:r w:rsidR="003F1726">
        <w:rPr>
          <w:rFonts w:ascii="Arial" w:hAnsi="Arial" w:cs="Arial"/>
        </w:rPr>
        <w:t xml:space="preserve">, </w:t>
      </w:r>
      <w:r>
        <w:rPr>
          <w:rFonts w:ascii="Arial" w:hAnsi="Arial" w:cs="Arial"/>
        </w:rPr>
        <w:t xml:space="preserve">werden in den separaten Klassen definiert. Jede der beiden Klassen erbt ebenso ein </w:t>
      </w:r>
      <w:proofErr w:type="spellStart"/>
      <w:r w:rsidRPr="00B47A86">
        <w:rPr>
          <w:rFonts w:ascii="Arial" w:hAnsi="Arial" w:cs="Arial"/>
          <w:i/>
          <w:iCs/>
        </w:rPr>
        <w:t>calculateWeight</w:t>
      </w:r>
      <w:proofErr w:type="spellEnd"/>
      <w:r>
        <w:rPr>
          <w:rFonts w:ascii="Arial" w:hAnsi="Arial" w:cs="Arial"/>
        </w:rPr>
        <w:t xml:space="preserve"> Methode, die die Berechnung des FP Gewichts anhand</w:t>
      </w:r>
      <w:r w:rsidR="003F1726">
        <w:rPr>
          <w:rFonts w:ascii="Arial" w:hAnsi="Arial" w:cs="Arial"/>
        </w:rPr>
        <w:t xml:space="preserve"> einer vor</w:t>
      </w:r>
      <w:r>
        <w:rPr>
          <w:rFonts w:ascii="Arial" w:hAnsi="Arial" w:cs="Arial"/>
        </w:rPr>
        <w:t>spezifizierte</w:t>
      </w:r>
      <w:r w:rsidR="003F1726">
        <w:rPr>
          <w:rFonts w:ascii="Arial" w:hAnsi="Arial" w:cs="Arial"/>
        </w:rPr>
        <w:t>n</w:t>
      </w:r>
      <w:r>
        <w:rPr>
          <w:rFonts w:ascii="Arial" w:hAnsi="Arial" w:cs="Arial"/>
        </w:rPr>
        <w:t xml:space="preserve"> Tabelle durchführen soll. Die </w:t>
      </w:r>
      <w:r w:rsidR="00553B3C">
        <w:rPr>
          <w:rFonts w:ascii="Arial" w:hAnsi="Arial" w:cs="Arial"/>
        </w:rPr>
        <w:t>Daten der Aufwandsschätzung</w:t>
      </w:r>
      <w:r>
        <w:rPr>
          <w:rFonts w:ascii="Arial" w:hAnsi="Arial" w:cs="Arial"/>
        </w:rPr>
        <w:t xml:space="preserve"> beinhalten alle Daten für </w:t>
      </w:r>
      <w:r w:rsidR="00FA6A27">
        <w:rPr>
          <w:rFonts w:ascii="Arial" w:hAnsi="Arial" w:cs="Arial"/>
        </w:rPr>
        <w:t xml:space="preserve">Analyse entsprechend </w:t>
      </w:r>
      <w:r>
        <w:rPr>
          <w:rFonts w:ascii="Arial" w:hAnsi="Arial" w:cs="Arial"/>
        </w:rPr>
        <w:t>d</w:t>
      </w:r>
      <w:r w:rsidR="00FA6A27">
        <w:rPr>
          <w:rFonts w:ascii="Arial" w:hAnsi="Arial" w:cs="Arial"/>
        </w:rPr>
        <w:t>er</w:t>
      </w:r>
      <w:r>
        <w:rPr>
          <w:rFonts w:ascii="Arial" w:hAnsi="Arial" w:cs="Arial"/>
        </w:rPr>
        <w:t xml:space="preserve"> </w:t>
      </w:r>
      <w:proofErr w:type="spellStart"/>
      <w:r>
        <w:rPr>
          <w:rFonts w:ascii="Arial" w:hAnsi="Arial" w:cs="Arial"/>
        </w:rPr>
        <w:t>Function</w:t>
      </w:r>
      <w:proofErr w:type="spellEnd"/>
      <w:r>
        <w:rPr>
          <w:rFonts w:ascii="Arial" w:hAnsi="Arial" w:cs="Arial"/>
        </w:rPr>
        <w:t xml:space="preserve"> Point Methode</w:t>
      </w:r>
      <w:r w:rsidR="00FA6A27">
        <w:rPr>
          <w:rFonts w:ascii="Arial" w:hAnsi="Arial" w:cs="Arial"/>
        </w:rPr>
        <w:t>.</w:t>
      </w:r>
      <w:r>
        <w:rPr>
          <w:rFonts w:ascii="Arial" w:hAnsi="Arial" w:cs="Arial"/>
        </w:rPr>
        <w:t xml:space="preserve"> </w:t>
      </w:r>
      <w:r w:rsidR="00FD04F2">
        <w:rPr>
          <w:rFonts w:ascii="Arial" w:hAnsi="Arial" w:cs="Arial"/>
        </w:rPr>
        <w:t>Des Weiteren</w:t>
      </w:r>
      <w:r>
        <w:rPr>
          <w:rFonts w:ascii="Arial" w:hAnsi="Arial" w:cs="Arial"/>
        </w:rPr>
        <w:t xml:space="preserve"> beinhaltet die Schätzkonfiguration </w:t>
      </w:r>
      <w:r w:rsidR="00213024">
        <w:rPr>
          <w:rFonts w:ascii="Arial" w:hAnsi="Arial" w:cs="Arial"/>
        </w:rPr>
        <w:t>Faktoren</w:t>
      </w:r>
      <w:r>
        <w:rPr>
          <w:rFonts w:ascii="Arial" w:hAnsi="Arial" w:cs="Arial"/>
        </w:rPr>
        <w:t xml:space="preserve">, die die </w:t>
      </w:r>
      <w:r w:rsidR="00213024">
        <w:rPr>
          <w:rFonts w:ascii="Arial" w:hAnsi="Arial" w:cs="Arial"/>
        </w:rPr>
        <w:t xml:space="preserve">Aufwandsschätzung </w:t>
      </w:r>
      <w:r>
        <w:rPr>
          <w:rFonts w:ascii="Arial" w:hAnsi="Arial" w:cs="Arial"/>
        </w:rPr>
        <w:t>beeinflussen. Aus de</w:t>
      </w:r>
      <w:r w:rsidR="00213024">
        <w:rPr>
          <w:rFonts w:ascii="Arial" w:hAnsi="Arial" w:cs="Arial"/>
        </w:rPr>
        <w:t xml:space="preserve">n </w:t>
      </w:r>
      <w:r>
        <w:rPr>
          <w:rFonts w:ascii="Arial" w:hAnsi="Arial" w:cs="Arial"/>
        </w:rPr>
        <w:t>Anforderung</w:t>
      </w:r>
      <w:r w:rsidR="00213024">
        <w:rPr>
          <w:rFonts w:ascii="Arial" w:hAnsi="Arial" w:cs="Arial"/>
        </w:rPr>
        <w:t>en</w:t>
      </w:r>
      <w:r>
        <w:rPr>
          <w:rFonts w:ascii="Arial" w:hAnsi="Arial" w:cs="Arial"/>
        </w:rPr>
        <w:t xml:space="preserve"> geht hervor, dass Schätzkonfigurationen exportiert und importiert werden sollen, daher wird die Schätzkonfiguration in eine separate Klasse ausgelagert (s. 3.1.2).</w:t>
      </w:r>
    </w:p>
    <w:p w14:paraId="64D26447" w14:textId="738C4FAF" w:rsidR="00C13C9F" w:rsidRDefault="00C13C9F" w:rsidP="00C13C9F">
      <w:pPr>
        <w:spacing w:line="360" w:lineRule="auto"/>
        <w:rPr>
          <w:rFonts w:ascii="Arial" w:hAnsi="Arial" w:cs="Arial"/>
        </w:rPr>
      </w:pPr>
      <w:r>
        <w:rPr>
          <w:rFonts w:ascii="Arial" w:hAnsi="Arial" w:cs="Arial"/>
        </w:rPr>
        <w:t>Die Variablen der Subklassen von M_PROJECTDATA sind öffentlich sichtbar (</w:t>
      </w:r>
      <w:proofErr w:type="spellStart"/>
      <w:r>
        <w:rPr>
          <w:rFonts w:ascii="Arial" w:hAnsi="Arial" w:cs="Arial"/>
        </w:rPr>
        <w:t>public</w:t>
      </w:r>
      <w:proofErr w:type="spellEnd"/>
      <w:r>
        <w:rPr>
          <w:rFonts w:ascii="Arial" w:hAnsi="Arial" w:cs="Arial"/>
        </w:rPr>
        <w:t>), da diese Variablen vom User jederzeit einsehbar und veränderbar sind.</w:t>
      </w:r>
    </w:p>
    <w:p w14:paraId="08A4EB3C" w14:textId="77777777" w:rsidR="003912C6" w:rsidRDefault="003912C6" w:rsidP="004009DD">
      <w:pPr>
        <w:spacing w:line="360" w:lineRule="auto"/>
        <w:jc w:val="both"/>
        <w:rPr>
          <w:rFonts w:ascii="Arial" w:hAnsi="Arial" w:cs="Arial"/>
        </w:rPr>
      </w:pPr>
      <w:r>
        <w:rPr>
          <w:rFonts w:ascii="Arial" w:hAnsi="Arial" w:cs="Arial"/>
        </w:rPr>
        <w:t>Aus nachfolgender Abbildung lässt sich die Struktur der Projektdaten erkennen. Alle Daten des Modells sind in M_PROJECTDATA zusammengefasst.</w:t>
      </w:r>
    </w:p>
    <w:p w14:paraId="39E112E5" w14:textId="20451677" w:rsidR="003912C6" w:rsidRDefault="009974C7" w:rsidP="004009DD">
      <w:pPr>
        <w:spacing w:line="360" w:lineRule="auto"/>
        <w:jc w:val="both"/>
        <w:rPr>
          <w:rFonts w:ascii="Arial" w:hAnsi="Arial" w:cs="Arial"/>
        </w:rPr>
      </w:pPr>
      <w:commentRangeStart w:id="39"/>
      <w:commentRangeStart w:id="40"/>
      <w:commentRangeEnd w:id="39"/>
      <w:r>
        <w:rPr>
          <w:rStyle w:val="Kommentarzeichen"/>
        </w:rPr>
        <w:commentReference w:id="39"/>
      </w:r>
      <w:r w:rsidR="002760A9" w:rsidRPr="002760A9">
        <w:t xml:space="preserve"> </w:t>
      </w:r>
      <w:r w:rsidR="002760A9">
        <w:rPr>
          <w:noProof/>
        </w:rPr>
        <w:drawing>
          <wp:inline distT="0" distB="0" distL="0" distR="0" wp14:anchorId="6193BA57" wp14:editId="5DDDE7D0">
            <wp:extent cx="6088330" cy="13335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1876" cy="1336467"/>
                    </a:xfrm>
                    <a:prstGeom prst="rect">
                      <a:avLst/>
                    </a:prstGeom>
                    <a:noFill/>
                    <a:ln>
                      <a:noFill/>
                    </a:ln>
                  </pic:spPr>
                </pic:pic>
              </a:graphicData>
            </a:graphic>
          </wp:inline>
        </w:drawing>
      </w:r>
      <w:commentRangeEnd w:id="40"/>
      <w:r w:rsidR="00E3213A">
        <w:rPr>
          <w:rStyle w:val="Kommentarzeichen"/>
        </w:rPr>
        <w:commentReference w:id="40"/>
      </w:r>
    </w:p>
    <w:p w14:paraId="0A9EBA94" w14:textId="5F1304FE" w:rsidR="003912C6" w:rsidRDefault="003912C6" w:rsidP="004009DD">
      <w:pPr>
        <w:spacing w:line="360" w:lineRule="auto"/>
        <w:jc w:val="both"/>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4879B3A3" w:rsidR="003912C6" w:rsidRDefault="006D2F6A" w:rsidP="006D2F6A">
      <w:pPr>
        <w:pStyle w:val="berschrift3"/>
      </w:pPr>
      <w:bookmarkStart w:id="41" w:name="_Toc43305326"/>
      <w:r>
        <w:t>Factory Methode für Produktinhalte</w:t>
      </w:r>
      <w:bookmarkEnd w:id="41"/>
    </w:p>
    <w:p w14:paraId="716A3410" w14:textId="1BDD6F26" w:rsidR="003912C6" w:rsidRPr="00115ACA" w:rsidRDefault="003912C6" w:rsidP="004009DD">
      <w:pPr>
        <w:spacing w:line="360" w:lineRule="auto"/>
        <w:jc w:val="both"/>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4009DD">
      <w:pPr>
        <w:jc w:val="both"/>
      </w:pPr>
    </w:p>
    <w:p w14:paraId="5F1527CC" w14:textId="77777777" w:rsidR="00D01528" w:rsidRDefault="00D01528" w:rsidP="004009DD">
      <w:pPr>
        <w:jc w:val="both"/>
        <w:rPr>
          <w:rFonts w:ascii="Arial" w:eastAsiaTheme="majorEastAsia" w:hAnsi="Arial" w:cs="Arial"/>
          <w:sz w:val="28"/>
        </w:rPr>
      </w:pPr>
      <w:r>
        <w:rPr>
          <w:rFonts w:ascii="Arial" w:hAnsi="Arial" w:cs="Arial"/>
          <w:sz w:val="28"/>
        </w:rPr>
        <w:br w:type="page"/>
      </w:r>
    </w:p>
    <w:p w14:paraId="5FBBE3CD" w14:textId="66762A6D" w:rsidR="00BE7083" w:rsidRDefault="00163392" w:rsidP="00751E6B">
      <w:pPr>
        <w:pStyle w:val="berschrift3"/>
      </w:pPr>
      <w:bookmarkStart w:id="42" w:name="_Toc43305327"/>
      <w:r>
        <w:rPr>
          <w:noProof/>
        </w:rPr>
        <w:lastRenderedPageBreak/>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00BE7083" w:rsidRPr="00BE7083">
        <w:t>Aufwand</w:t>
      </w:r>
      <w:r w:rsidR="009E7DAA">
        <w:t>s</w:t>
      </w:r>
      <w:r w:rsidR="00BE7083" w:rsidRPr="00BE7083">
        <w:t>abschätzung</w:t>
      </w:r>
      <w:bookmarkEnd w:id="42"/>
    </w:p>
    <w:p w14:paraId="4C6D60DC" w14:textId="46BFCE65" w:rsidR="00D01528" w:rsidRDefault="00BE7083" w:rsidP="004009DD">
      <w:pPr>
        <w:jc w:val="both"/>
      </w:pPr>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M_FUNCTIONPOINTESTIMATION sowie M_FUNCTIONPOINTESTIMATION_CONFIGDATA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751E6B">
      <w:pPr>
        <w:pStyle w:val="berschrift4"/>
      </w:pPr>
      <w:r w:rsidRPr="003E1E0B">
        <w:t>FUNCTIONPOINTESTIMATION</w:t>
      </w:r>
    </w:p>
    <w:p w14:paraId="5C5EF86A" w14:textId="5895E59E" w:rsidR="003E1E0B" w:rsidRDefault="00A62898" w:rsidP="004009DD">
      <w:pPr>
        <w:jc w:val="both"/>
      </w:pPr>
      <w:r>
        <w:t>Die Klasse der FUNCTIONPOINTESTIMATION umfasst alle dafür nötigen Variablen wie das vorgegebene Gewicht</w:t>
      </w:r>
      <w:r w:rsidR="00A44FF7">
        <w:t xml:space="preserve"> (Variablenname: </w:t>
      </w:r>
      <w:proofErr w:type="spellStart"/>
      <w:r w:rsidR="00A44FF7">
        <w:rPr>
          <w:i/>
          <w:iCs/>
        </w:rPr>
        <w:t>weight</w:t>
      </w:r>
      <w:proofErr w:type="spellEnd"/>
      <w:r w:rsidR="00A44FF7" w:rsidRPr="00A44FF7">
        <w:rPr>
          <w:i/>
          <w:iCs/>
        </w:rPr>
        <w:t>...</w:t>
      </w:r>
      <w:r w:rsidR="00A44FF7">
        <w:t>)</w:t>
      </w:r>
      <w:r>
        <w:t xml:space="preserve">, die Anzahl der verschiedenen </w:t>
      </w:r>
      <w:proofErr w:type="spellStart"/>
      <w:r>
        <w:t>Function</w:t>
      </w:r>
      <w:proofErr w:type="spellEnd"/>
      <w:r>
        <w:t xml:space="preserve"> Points</w:t>
      </w:r>
      <w:r w:rsidR="00A44FF7">
        <w:t xml:space="preserve"> (</w:t>
      </w:r>
      <w:proofErr w:type="spellStart"/>
      <w:r w:rsidR="00A44FF7">
        <w:rPr>
          <w:i/>
          <w:iCs/>
        </w:rPr>
        <w:t>count</w:t>
      </w:r>
      <w:proofErr w:type="spellEnd"/>
      <w:r w:rsidR="00A44FF7" w:rsidRPr="00A44FF7">
        <w:rPr>
          <w:i/>
          <w:iCs/>
        </w:rPr>
        <w:t>...</w:t>
      </w:r>
      <w:r w:rsidR="00A44FF7">
        <w:t>)</w:t>
      </w:r>
      <w:r>
        <w:t xml:space="preserve"> </w:t>
      </w:r>
      <w:r w:rsidR="00FA139C">
        <w:t xml:space="preserve">sowie die </w:t>
      </w:r>
      <w:r w:rsidR="00A44FF7">
        <w:t>gewichtete Summe (</w:t>
      </w:r>
      <w:proofErr w:type="spellStart"/>
      <w:r w:rsidR="00A44FF7" w:rsidRPr="00A44FF7">
        <w:rPr>
          <w:i/>
          <w:iCs/>
        </w:rPr>
        <w:t>sum</w:t>
      </w:r>
      <w:proofErr w:type="spellEnd"/>
      <w:r w:rsidR="00A44FF7" w:rsidRPr="00A44FF7">
        <w:rPr>
          <w:i/>
          <w:iCs/>
        </w:rPr>
        <w:t>…</w:t>
      </w:r>
      <w:r w:rsidR="00A44FF7">
        <w:t xml:space="preserve">). </w:t>
      </w:r>
      <w:r w:rsidR="00DD5775">
        <w:br/>
      </w:r>
      <w:r w:rsidR="00CC7308">
        <w:t xml:space="preserve">Anzahl, Gewicht und Summe können über entsprechende Getter-Methoden </w:t>
      </w:r>
      <w:r w:rsidR="00F4293E">
        <w:t xml:space="preserve">ausgelesen werden. Für die Anzahlen gibt es zusätzlich eine </w:t>
      </w:r>
      <w:proofErr w:type="gramStart"/>
      <w:r w:rsidR="00F4293E">
        <w:t>Setter-Methode</w:t>
      </w:r>
      <w:proofErr w:type="gramEnd"/>
      <w:r w:rsidR="00F4293E">
        <w:t xml:space="preserve"> um die durch neu eingegebene </w:t>
      </w:r>
      <w:proofErr w:type="spellStart"/>
      <w:r w:rsidR="00F4293E">
        <w:t>Function</w:t>
      </w:r>
      <w:proofErr w:type="spellEnd"/>
      <w:r w:rsidR="00F4293E">
        <w:t xml:space="preserve"> Points geänderte Anzahl zu aktualisieren.</w:t>
      </w:r>
      <w:r w:rsidR="00695C68">
        <w:t xml:space="preserve"> </w:t>
      </w:r>
      <w:r w:rsidR="00DD5775">
        <w:br/>
      </w:r>
      <w:r w:rsidR="00695C68">
        <w:t xml:space="preserve">Durch die Referenz auf </w:t>
      </w:r>
      <w:proofErr w:type="spellStart"/>
      <w:r w:rsidR="00695C68" w:rsidRPr="00D56AB9">
        <w:rPr>
          <w:i/>
          <w:iCs/>
        </w:rPr>
        <w:t>configData</w:t>
      </w:r>
      <w:proofErr w:type="spellEnd"/>
      <w:r w:rsidR="00695C68">
        <w:t xml:space="preserve"> und somit de</w:t>
      </w:r>
      <w:r w:rsidR="00D56AB9">
        <w:t>n</w:t>
      </w:r>
      <w:r w:rsidR="00695C68">
        <w:t xml:space="preserve"> Zugriff </w:t>
      </w:r>
      <w:r w:rsidR="00D56AB9">
        <w:t xml:space="preserve">auf die Einflussfaktoren kann die gewichtete Summe e3Sum sowie die Anzahl der </w:t>
      </w:r>
      <w:proofErr w:type="spellStart"/>
      <w:r w:rsidR="00D56AB9">
        <w:t>Adjusted</w:t>
      </w:r>
      <w:proofErr w:type="spellEnd"/>
      <w:r w:rsidR="00D56AB9">
        <w:t xml:space="preserve"> </w:t>
      </w:r>
      <w:proofErr w:type="spellStart"/>
      <w:r w:rsidR="00D56AB9">
        <w:t>Function</w:t>
      </w:r>
      <w:proofErr w:type="spellEnd"/>
      <w:r w:rsidR="00D56AB9">
        <w:t xml:space="preserve"> Points (</w:t>
      </w:r>
      <w:proofErr w:type="spellStart"/>
      <w:r w:rsidR="00D56AB9" w:rsidRPr="00D56AB9">
        <w:rPr>
          <w:i/>
          <w:iCs/>
        </w:rPr>
        <w:t>afp</w:t>
      </w:r>
      <w:proofErr w:type="spellEnd"/>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4009DD">
        <w:instrText xml:space="preserve"> \* MERGEFORMAT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751E6B">
      <w:pPr>
        <w:pStyle w:val="berschrift4"/>
      </w:pPr>
      <w:r w:rsidRPr="003E1E0B">
        <w:t>CONFIGDATA</w:t>
      </w:r>
    </w:p>
    <w:p w14:paraId="244B9670" w14:textId="1B65924B" w:rsidR="003E1E0B" w:rsidRPr="00BE7083" w:rsidRDefault="001A4745" w:rsidP="004009DD">
      <w:pPr>
        <w:jc w:val="both"/>
      </w:pPr>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proofErr w:type="spellStart"/>
      <w:r w:rsidR="00DD5775" w:rsidRPr="00DD5775">
        <w:rPr>
          <w:i/>
          <w:iCs/>
        </w:rPr>
        <w:t>factor</w:t>
      </w:r>
      <w:proofErr w:type="spellEnd"/>
      <w:r w:rsidR="00DD5775" w:rsidRPr="00DD5775">
        <w:rPr>
          <w:i/>
          <w:iCs/>
        </w:rPr>
        <w:t>…</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w:t>
      </w:r>
      <w:proofErr w:type="gramStart"/>
      <w:r w:rsidR="00663E60">
        <w:t>Integer</w:t>
      </w:r>
      <w:proofErr w:type="gramEnd"/>
      <w:r w:rsidR="00663E60">
        <w:t xml:space="preserve"> die Nummer des gewünschten Faktors übergeben </w:t>
      </w:r>
      <w:r w:rsidR="008B3ADF">
        <w:t>wird. Die Getter-Methode gibt daraufhin den Wert des gewählten Faktors zurück, der Setter-Methode wird zusätzlich der zu setzende Wert als Integer übergeben, welche</w:t>
      </w:r>
      <w:r w:rsidR="006D1AF7">
        <w:t xml:space="preserve">r dann </w:t>
      </w:r>
      <w:proofErr w:type="gramStart"/>
      <w:r w:rsidR="006D1AF7">
        <w:t>in der entsprechenden Variable</w:t>
      </w:r>
      <w:proofErr w:type="gramEnd"/>
      <w:r w:rsidR="006D1AF7">
        <w:t xml:space="preserv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751E6B">
      <w:pPr>
        <w:pStyle w:val="berschrift2"/>
      </w:pPr>
      <w:bookmarkStart w:id="43" w:name="_Ref43283281"/>
      <w:bookmarkStart w:id="44" w:name="_Toc43305328"/>
      <w:r w:rsidRPr="00997643">
        <w:lastRenderedPageBreak/>
        <w:t>VIEW</w:t>
      </w:r>
      <w:bookmarkEnd w:id="43"/>
      <w:bookmarkEnd w:id="44"/>
    </w:p>
    <w:p w14:paraId="5E3AC19D" w14:textId="27AFE102" w:rsidR="00E860A1" w:rsidRDefault="00E860A1" w:rsidP="004009DD">
      <w:pPr>
        <w:jc w:val="both"/>
      </w:pPr>
      <w:r>
        <w:rPr>
          <w:rFonts w:ascii="Arial" w:hAnsi="Arial" w:cs="Arial"/>
          <w:noProof/>
          <w:sz w:val="32"/>
          <w:szCs w:val="24"/>
        </w:rPr>
        <w:drawing>
          <wp:inline distT="0" distB="0" distL="0" distR="0" wp14:anchorId="22CE9F85" wp14:editId="0E422F65">
            <wp:extent cx="5556739" cy="2464149"/>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compact.png"/>
                    <pic:cNvPicPr/>
                  </pic:nvPicPr>
                  <pic:blipFill>
                    <a:blip r:embed="rId34">
                      <a:extLst>
                        <a:ext uri="{28A0092B-C50C-407E-A947-70E740481C1C}">
                          <a14:useLocalDpi xmlns:a14="http://schemas.microsoft.com/office/drawing/2010/main" val="0"/>
                        </a:ext>
                      </a:extLst>
                    </a:blip>
                    <a:stretch>
                      <a:fillRect/>
                    </a:stretch>
                  </pic:blipFill>
                  <pic:spPr>
                    <a:xfrm>
                      <a:off x="0" y="0"/>
                      <a:ext cx="5579518" cy="2474250"/>
                    </a:xfrm>
                    <a:prstGeom prst="rect">
                      <a:avLst/>
                    </a:prstGeom>
                  </pic:spPr>
                </pic:pic>
              </a:graphicData>
            </a:graphic>
          </wp:inline>
        </w:drawing>
      </w:r>
    </w:p>
    <w:p w14:paraId="02D503C4" w14:textId="084B9182" w:rsidR="00E860A1" w:rsidRDefault="00E860A1" w:rsidP="004009DD">
      <w:pPr>
        <w:jc w:val="both"/>
      </w:pPr>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w:t>
      </w:r>
      <w:proofErr w:type="spellStart"/>
      <w:r w:rsidR="00560662">
        <w:t>Hiding</w:t>
      </w:r>
      <w:proofErr w:type="spellEnd"/>
      <w:r w:rsidR="00560662">
        <w:t>)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w:t>
      </w:r>
      <w:proofErr w:type="gramStart"/>
      <w:r w:rsidR="00560662">
        <w:t>Interface</w:t>
      </w:r>
      <w:proofErr w:type="gramEnd"/>
      <w:r w:rsidR="00560662">
        <w:t xml:space="preserve"> welches jene Funktionen definiert, die jede View zwangsweise unterstützen muss. Darunter fallen die </w:t>
      </w:r>
      <w:proofErr w:type="spellStart"/>
      <w:proofErr w:type="gramStart"/>
      <w:r w:rsidR="00560662" w:rsidRPr="00560662">
        <w:rPr>
          <w:i/>
          <w:iCs/>
        </w:rPr>
        <w:t>show</w:t>
      </w:r>
      <w:proofErr w:type="spellEnd"/>
      <w:r w:rsidR="00560662" w:rsidRPr="00560662">
        <w:rPr>
          <w:i/>
          <w:iCs/>
        </w:rPr>
        <w:t>(</w:t>
      </w:r>
      <w:proofErr w:type="gramEnd"/>
      <w:r w:rsidR="00560662" w:rsidRPr="00560662">
        <w:rPr>
          <w:i/>
          <w:iCs/>
        </w:rPr>
        <w:t>)</w:t>
      </w:r>
      <w:r w:rsidR="00560662">
        <w:t xml:space="preserve"> und </w:t>
      </w:r>
      <w:proofErr w:type="spellStart"/>
      <w:r w:rsidR="00560662" w:rsidRPr="00560662">
        <w:rPr>
          <w:i/>
          <w:iCs/>
        </w:rPr>
        <w:t>hide</w:t>
      </w:r>
      <w:proofErr w:type="spellEnd"/>
      <w:r w:rsidR="00560662" w:rsidRPr="00560662">
        <w:rPr>
          <w:i/>
          <w:iCs/>
        </w:rPr>
        <w:t>()</w:t>
      </w:r>
      <w:r w:rsidR="00560662">
        <w:t xml:space="preserve"> Funktionen.  (Eine erweiterte Ansicht des Klassendiagramms ist der Übersicht halber im Anhang mit angefügt.)</w:t>
      </w:r>
    </w:p>
    <w:p w14:paraId="3F9A3E03" w14:textId="4A1781A2" w:rsidR="0062543F" w:rsidRDefault="005460FD" w:rsidP="004009DD">
      <w:pPr>
        <w:jc w:val="both"/>
      </w:pPr>
      <w:commentRangeStart w:id="45"/>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commentRangeEnd w:id="45"/>
      <w:r w:rsidR="003235D1">
        <w:rPr>
          <w:rStyle w:val="Kommentarzeichen"/>
        </w:rPr>
        <w:commentReference w:id="45"/>
      </w:r>
    </w:p>
    <w:p w14:paraId="06F27209" w14:textId="366CA76D" w:rsidR="00DD4FD4" w:rsidRDefault="0062543F" w:rsidP="004009DD">
      <w:pPr>
        <w:jc w:val="both"/>
      </w:pPr>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In „</w:t>
      </w:r>
      <w:proofErr w:type="spellStart"/>
      <w:r w:rsidR="00F87365">
        <w:t>Function</w:t>
      </w:r>
      <w:proofErr w:type="spellEnd"/>
      <w:r w:rsidR="00F87365">
        <w:t xml:space="preserve"> Points“ wird dem Nutzer eine tabellarische Übersicht der bisher erfassten </w:t>
      </w:r>
      <w:proofErr w:type="spellStart"/>
      <w:r w:rsidR="00F87365">
        <w:t>Function</w:t>
      </w:r>
      <w:proofErr w:type="spellEnd"/>
      <w:r w:rsidR="00F87365">
        <w:t xml:space="preserve">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 xml:space="preserve">Entsprechen die dargestellten Daten allen zu erfassenden </w:t>
      </w:r>
      <w:proofErr w:type="spellStart"/>
      <w:r w:rsidR="00600B58">
        <w:t>Function</w:t>
      </w:r>
      <w:proofErr w:type="spellEnd"/>
      <w:r w:rsidR="00600B58">
        <w:t xml:space="preserve">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lastRenderedPageBreak/>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proofErr w:type="spellStart"/>
      <w:r w:rsidR="0040103F">
        <w:t>Function</w:t>
      </w:r>
      <w:proofErr w:type="spellEnd"/>
      <w:r w:rsidR="0040103F">
        <w:t xml:space="preserve"> Points oder die</w:t>
      </w:r>
      <w:r w:rsidR="00B629AF">
        <w:t xml:space="preserve"> Anzahl an </w:t>
      </w:r>
      <w:proofErr w:type="spellStart"/>
      <w:r w:rsidR="00B629AF">
        <w:t>Adjusted</w:t>
      </w:r>
      <w:proofErr w:type="spellEnd"/>
      <w:r w:rsidR="00B629AF">
        <w:t xml:space="preserve"> </w:t>
      </w:r>
      <w:proofErr w:type="spellStart"/>
      <w:r w:rsidR="00B629AF">
        <w:t>Function</w:t>
      </w:r>
      <w:proofErr w:type="spellEnd"/>
      <w:r w:rsidR="00B629AF">
        <w:t xml:space="preserve">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Sollte die Aufwandsdifferenz nicht alleine durch die Anpassung der Einflussfaktoren ausgeglichen werden können, wird dies dem Nutzer ebenfalls angezeigt und der Button zur automatischen Anpassung lässt sich nicht anwählen.</w:t>
      </w:r>
    </w:p>
    <w:p w14:paraId="39EADBC0" w14:textId="77777777" w:rsidR="00311D7E" w:rsidRDefault="00311D7E" w:rsidP="004009DD">
      <w:pPr>
        <w:jc w:val="both"/>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751E6B">
      <w:pPr>
        <w:pStyle w:val="berschrift2"/>
      </w:pPr>
      <w:bookmarkStart w:id="46" w:name="_Toc43305329"/>
      <w:r w:rsidRPr="00997643">
        <w:lastRenderedPageBreak/>
        <w:t>CONTROLLER</w:t>
      </w:r>
      <w:bookmarkEnd w:id="46"/>
    </w:p>
    <w:p w14:paraId="7A2EDC13" w14:textId="533DD25A" w:rsidR="00A777FF" w:rsidRPr="00614092" w:rsidRDefault="00045C0A" w:rsidP="004009DD">
      <w:pPr>
        <w:spacing w:line="360" w:lineRule="auto"/>
        <w:jc w:val="both"/>
        <w:rPr>
          <w:rFonts w:ascii="Arial" w:hAnsi="Arial" w:cs="Arial"/>
        </w:rPr>
      </w:pPr>
      <w:r>
        <w:rPr>
          <w:rFonts w:ascii="Arial" w:hAnsi="Arial" w:cs="Arial"/>
          <w:noProof/>
        </w:rPr>
        <w:drawing>
          <wp:inline distT="0" distB="0" distL="0" distR="0" wp14:anchorId="3681415D" wp14:editId="393F7F1F">
            <wp:extent cx="5760720" cy="3538855"/>
            <wp:effectExtent l="0" t="0" r="5080" b="4445"/>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_compa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47" w:name="_Toc21688796"/>
      <w:bookmarkStart w:id="48" w:name="_Toc42508030"/>
      <w:bookmarkStart w:id="49" w:name="_Toc42845985"/>
      <w:bookmarkStart w:id="50" w:name="_Toc42861421"/>
      <w:bookmarkEnd w:id="47"/>
      <w:bookmarkEnd w:id="48"/>
      <w:bookmarkEnd w:id="49"/>
      <w:bookmarkEnd w:id="50"/>
    </w:p>
    <w:p w14:paraId="72768EA0"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1" w:name="_Toc21688797"/>
      <w:bookmarkStart w:id="52" w:name="_Toc42508031"/>
      <w:bookmarkStart w:id="53" w:name="_Toc42845986"/>
      <w:bookmarkStart w:id="54" w:name="_Toc42861422"/>
      <w:bookmarkStart w:id="55" w:name="_Toc43291004"/>
      <w:bookmarkStart w:id="56" w:name="_Toc43291093"/>
      <w:bookmarkStart w:id="57" w:name="_Toc43292562"/>
      <w:bookmarkStart w:id="58" w:name="_Toc43304880"/>
      <w:bookmarkStart w:id="59" w:name="_Toc43305330"/>
      <w:bookmarkEnd w:id="51"/>
      <w:bookmarkEnd w:id="52"/>
      <w:bookmarkEnd w:id="53"/>
      <w:bookmarkEnd w:id="54"/>
      <w:bookmarkEnd w:id="55"/>
      <w:bookmarkEnd w:id="56"/>
      <w:bookmarkEnd w:id="57"/>
      <w:bookmarkEnd w:id="58"/>
      <w:bookmarkEnd w:id="59"/>
    </w:p>
    <w:p w14:paraId="4B7BC4AD"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60" w:name="_Toc21688798"/>
      <w:bookmarkStart w:id="61" w:name="_Toc42508032"/>
      <w:bookmarkStart w:id="62" w:name="_Toc42845987"/>
      <w:bookmarkStart w:id="63" w:name="_Toc42861423"/>
      <w:bookmarkStart w:id="64" w:name="_Toc43291005"/>
      <w:bookmarkStart w:id="65" w:name="_Toc43291094"/>
      <w:bookmarkStart w:id="66" w:name="_Toc43292563"/>
      <w:bookmarkStart w:id="67" w:name="_Toc43304881"/>
      <w:bookmarkStart w:id="68" w:name="_Toc43305331"/>
      <w:bookmarkEnd w:id="60"/>
      <w:bookmarkEnd w:id="61"/>
      <w:bookmarkEnd w:id="62"/>
      <w:bookmarkEnd w:id="63"/>
      <w:bookmarkEnd w:id="64"/>
      <w:bookmarkEnd w:id="65"/>
      <w:bookmarkEnd w:id="66"/>
      <w:bookmarkEnd w:id="67"/>
      <w:bookmarkEnd w:id="68"/>
    </w:p>
    <w:p w14:paraId="26C773EA" w14:textId="2E03BB47" w:rsidR="00FC01FA" w:rsidRPr="002F26CD" w:rsidRDefault="00614092" w:rsidP="004009DD">
      <w:pPr>
        <w:spacing w:line="360" w:lineRule="auto"/>
        <w:jc w:val="both"/>
        <w:rPr>
          <w:rFonts w:ascii="Arial" w:hAnsi="Arial" w:cs="Arial"/>
        </w:rPr>
      </w:pPr>
      <w:r w:rsidRPr="002F26CD">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sidRPr="002F26CD">
        <w:rPr>
          <w:rFonts w:ascii="Arial" w:hAnsi="Arial" w:cs="Arial"/>
        </w:rPr>
        <w:t xml:space="preserve"> dargestellten Views hat einen entsprechenden Controller </w:t>
      </w:r>
      <w:r w:rsidR="00841BA7" w:rsidRPr="002F26CD">
        <w:rPr>
          <w:rFonts w:ascii="Arial" w:hAnsi="Arial" w:cs="Arial"/>
          <w:i/>
          <w:iCs/>
        </w:rPr>
        <w:t>C_VIEWNAME</w:t>
      </w:r>
      <w:r w:rsidR="00841BA7" w:rsidRPr="002F26CD">
        <w:rPr>
          <w:rFonts w:ascii="Arial" w:hAnsi="Arial" w:cs="Arial"/>
        </w:rPr>
        <w:t xml:space="preserve"> die </w:t>
      </w:r>
      <w:r w:rsidR="007F01B2" w:rsidRPr="002F26CD">
        <w:rPr>
          <w:rFonts w:ascii="Arial" w:hAnsi="Arial" w:cs="Arial"/>
        </w:rPr>
        <w:t xml:space="preserve">von der jeweiligen View über Nutzereingaben informiert werden und diese entsprechend verarbeiten. </w:t>
      </w:r>
      <w:r w:rsidR="005401D6" w:rsidRPr="002F26CD">
        <w:rPr>
          <w:rFonts w:ascii="Arial" w:hAnsi="Arial" w:cs="Arial"/>
        </w:rPr>
        <w:t xml:space="preserve">Zusätzlich zu diesem C_FRAME Controller </w:t>
      </w:r>
      <w:r w:rsidR="00311D7E" w:rsidRPr="002F26CD">
        <w:rPr>
          <w:rFonts w:ascii="Arial" w:hAnsi="Arial" w:cs="Arial"/>
        </w:rPr>
        <w:t xml:space="preserve">haben die einzelnen 4 Tabs der Frame View einen entsprechenden </w:t>
      </w:r>
      <w:proofErr w:type="gramStart"/>
      <w:r w:rsidR="00311D7E" w:rsidRPr="002F26CD">
        <w:rPr>
          <w:rFonts w:ascii="Arial" w:hAnsi="Arial" w:cs="Arial"/>
        </w:rPr>
        <w:t>Controller</w:t>
      </w:r>
      <w:proofErr w:type="gramEnd"/>
      <w:r w:rsidR="00311D7E" w:rsidRPr="002F26CD">
        <w:rPr>
          <w:rFonts w:ascii="Arial" w:hAnsi="Arial" w:cs="Arial"/>
        </w:rPr>
        <w:t xml:space="preserve"> der </w:t>
      </w:r>
      <w:r w:rsidR="00340A97" w:rsidRPr="002F26CD">
        <w:rPr>
          <w:rFonts w:ascii="Arial" w:hAnsi="Arial" w:cs="Arial"/>
        </w:rPr>
        <w:t xml:space="preserve">für spezifische Eingaben in diesem Tab zuständig ist. Jeder der TAB-Controller </w:t>
      </w:r>
      <w:r w:rsidR="00113FFF" w:rsidRPr="002F26CD">
        <w:rPr>
          <w:rFonts w:ascii="Arial" w:hAnsi="Arial" w:cs="Arial"/>
        </w:rPr>
        <w:t xml:space="preserve">sowie der C_FRAME Controller werden vom Interface I_C_TAB abgeleitet und müssen somit </w:t>
      </w:r>
      <w:r w:rsidR="000F6AAB" w:rsidRPr="002F26CD">
        <w:rPr>
          <w:rFonts w:ascii="Arial" w:hAnsi="Arial" w:cs="Arial"/>
        </w:rPr>
        <w:t xml:space="preserve">eine Funktion </w:t>
      </w:r>
      <w:proofErr w:type="spellStart"/>
      <w:proofErr w:type="gramStart"/>
      <w:r w:rsidR="000F6AAB" w:rsidRPr="002F26CD">
        <w:rPr>
          <w:rFonts w:ascii="Arial" w:hAnsi="Arial" w:cs="Arial"/>
          <w:i/>
          <w:iCs/>
        </w:rPr>
        <w:t>setLinks</w:t>
      </w:r>
      <w:proofErr w:type="spellEnd"/>
      <w:r w:rsidR="000F6AAB" w:rsidRPr="002F26CD">
        <w:rPr>
          <w:rFonts w:ascii="Arial" w:hAnsi="Arial" w:cs="Arial"/>
          <w:i/>
          <w:iCs/>
        </w:rPr>
        <w:t>(</w:t>
      </w:r>
      <w:proofErr w:type="gramEnd"/>
      <w:r w:rsidR="000F6AAB" w:rsidRPr="002F26CD">
        <w:rPr>
          <w:rFonts w:ascii="Arial" w:hAnsi="Arial" w:cs="Arial"/>
          <w:i/>
          <w:iCs/>
        </w:rPr>
        <w:t xml:space="preserve">) </w:t>
      </w:r>
      <w:r w:rsidR="000F6AAB" w:rsidRPr="002F26CD">
        <w:rPr>
          <w:rFonts w:ascii="Arial" w:hAnsi="Arial" w:cs="Arial"/>
        </w:rPr>
        <w:t xml:space="preserve">implementieren, welche die nötigen Referenzen zur Frame View sowie </w:t>
      </w:r>
      <w:r w:rsidR="00971325" w:rsidRPr="002F26CD">
        <w:rPr>
          <w:rFonts w:ascii="Arial" w:hAnsi="Arial" w:cs="Arial"/>
        </w:rPr>
        <w:t xml:space="preserve">den Projektdaten halten. </w:t>
      </w:r>
      <w:r w:rsidR="0097158E" w:rsidRPr="002F26CD">
        <w:rPr>
          <w:rFonts w:ascii="Arial" w:hAnsi="Arial" w:cs="Arial"/>
        </w:rPr>
        <w:t>In der</w:t>
      </w:r>
      <w:r w:rsidR="00971325" w:rsidRPr="002F26CD">
        <w:rPr>
          <w:rFonts w:ascii="Arial" w:hAnsi="Arial" w:cs="Arial"/>
        </w:rPr>
        <w:t xml:space="preserve"> ebenfalls zu implementierende</w:t>
      </w:r>
      <w:r w:rsidR="0097158E" w:rsidRPr="002F26CD">
        <w:rPr>
          <w:rFonts w:ascii="Arial" w:hAnsi="Arial" w:cs="Arial"/>
        </w:rPr>
        <w:t>n</w:t>
      </w:r>
      <w:r w:rsidR="00971325" w:rsidRPr="002F26CD">
        <w:rPr>
          <w:rFonts w:ascii="Arial" w:hAnsi="Arial" w:cs="Arial"/>
        </w:rPr>
        <w:t xml:space="preserve"> </w:t>
      </w:r>
      <w:r w:rsidR="0097158E" w:rsidRPr="002F26CD">
        <w:rPr>
          <w:rFonts w:ascii="Arial" w:hAnsi="Arial" w:cs="Arial"/>
        </w:rPr>
        <w:t xml:space="preserve">Funktion </w:t>
      </w:r>
      <w:proofErr w:type="spellStart"/>
      <w:proofErr w:type="gramStart"/>
      <w:r w:rsidR="0097158E" w:rsidRPr="002F26CD">
        <w:rPr>
          <w:rFonts w:ascii="Arial" w:hAnsi="Arial" w:cs="Arial"/>
          <w:i/>
          <w:iCs/>
        </w:rPr>
        <w:t>updateProjectData</w:t>
      </w:r>
      <w:proofErr w:type="spellEnd"/>
      <w:r w:rsidR="0097158E" w:rsidRPr="002F26CD">
        <w:rPr>
          <w:rFonts w:ascii="Arial" w:hAnsi="Arial" w:cs="Arial"/>
          <w:i/>
          <w:iCs/>
        </w:rPr>
        <w:t>(</w:t>
      </w:r>
      <w:proofErr w:type="gramEnd"/>
      <w:r w:rsidR="0097158E" w:rsidRPr="002F26CD">
        <w:rPr>
          <w:rFonts w:ascii="Arial" w:hAnsi="Arial" w:cs="Arial"/>
          <w:i/>
          <w:iCs/>
        </w:rPr>
        <w:t>)</w:t>
      </w:r>
      <w:r w:rsidR="0097158E" w:rsidRPr="002F26CD">
        <w:rPr>
          <w:rFonts w:ascii="Arial" w:hAnsi="Arial" w:cs="Arial"/>
        </w:rPr>
        <w:t xml:space="preserve"> aktualisiert seinen speziellen Teil der Projektdaten.</w:t>
      </w:r>
    </w:p>
    <w:p w14:paraId="4138D8C2" w14:textId="0B32BEFE" w:rsidR="003955AD" w:rsidRPr="002F26CD" w:rsidRDefault="00FC01FA" w:rsidP="004009DD">
      <w:pPr>
        <w:spacing w:line="360" w:lineRule="auto"/>
        <w:jc w:val="both"/>
        <w:rPr>
          <w:rFonts w:ascii="Arial" w:hAnsi="Arial" w:cs="Arial"/>
        </w:rPr>
      </w:pPr>
      <w:r w:rsidRPr="002F26CD">
        <w:rPr>
          <w:rFonts w:ascii="Arial" w:hAnsi="Arial" w:cs="Arial"/>
        </w:rPr>
        <w:t xml:space="preserve">Zum Start des Programms erzeugt </w:t>
      </w:r>
      <w:r w:rsidRPr="002F26CD">
        <w:rPr>
          <w:rFonts w:ascii="Arial" w:hAnsi="Arial" w:cs="Arial"/>
          <w:i/>
          <w:iCs/>
        </w:rPr>
        <w:t>C_FRAME</w:t>
      </w:r>
      <w:r w:rsidRPr="002F26CD">
        <w:rPr>
          <w:rFonts w:ascii="Arial" w:hAnsi="Arial" w:cs="Arial"/>
        </w:rPr>
        <w:t xml:space="preserve"> mit Hilfe des Factory Prinzips </w:t>
      </w:r>
      <w:r w:rsidR="00702F26" w:rsidRPr="002F26CD">
        <w:rPr>
          <w:rFonts w:ascii="Arial" w:hAnsi="Arial" w:cs="Arial"/>
        </w:rPr>
        <w:t xml:space="preserve">in der Klasse </w:t>
      </w:r>
      <w:r w:rsidR="00702F26" w:rsidRPr="002F26CD">
        <w:rPr>
          <w:rFonts w:ascii="Arial" w:hAnsi="Arial" w:cs="Arial"/>
          <w:i/>
          <w:iCs/>
        </w:rPr>
        <w:t>C_TABCONTROLLERFACTORY</w:t>
      </w:r>
      <w:r w:rsidR="00702F26" w:rsidRPr="002F26CD">
        <w:rPr>
          <w:rFonts w:ascii="Arial" w:hAnsi="Arial" w:cs="Arial"/>
        </w:rPr>
        <w:t xml:space="preserve"> die Instanz eines jeden TAB-Controllers. Durch Verwendung des Singleton-Prinzips ist sichergestellt, dass zur Laufzeit des Programms jeweils nur genau ein Controller pro Tab </w:t>
      </w:r>
      <w:r w:rsidR="005D2FE9" w:rsidRPr="002F26CD">
        <w:rPr>
          <w:rFonts w:ascii="Arial" w:hAnsi="Arial" w:cs="Arial"/>
        </w:rPr>
        <w:t xml:space="preserve">existieren kann. Während das Programm läuft hält </w:t>
      </w:r>
      <w:r w:rsidR="005D2FE9" w:rsidRPr="002F26CD">
        <w:rPr>
          <w:rFonts w:ascii="Arial" w:hAnsi="Arial" w:cs="Arial"/>
          <w:i/>
          <w:iCs/>
        </w:rPr>
        <w:t>C_FRAME</w:t>
      </w:r>
      <w:r w:rsidR="005D2FE9" w:rsidRPr="002F26CD">
        <w:rPr>
          <w:rFonts w:ascii="Arial" w:hAnsi="Arial" w:cs="Arial"/>
        </w:rPr>
        <w:t xml:space="preserve"> eine ständig aktualisierte Referenz auf den aktuell aktiven TAB-Controller in der Variable </w:t>
      </w:r>
      <w:proofErr w:type="spellStart"/>
      <w:r w:rsidR="005D2FE9" w:rsidRPr="002F26CD">
        <w:rPr>
          <w:rFonts w:ascii="Arial" w:hAnsi="Arial" w:cs="Arial"/>
          <w:i/>
          <w:iCs/>
        </w:rPr>
        <w:t>currentController</w:t>
      </w:r>
      <w:proofErr w:type="spellEnd"/>
      <w:r w:rsidR="0096125C" w:rsidRPr="002F26CD">
        <w:rPr>
          <w:rFonts w:ascii="Arial" w:hAnsi="Arial" w:cs="Arial"/>
        </w:rPr>
        <w:t xml:space="preserve">. Wird ein bestimmter Button der </w:t>
      </w:r>
      <w:r w:rsidR="0096125C" w:rsidRPr="002F26CD">
        <w:rPr>
          <w:rFonts w:ascii="Arial" w:hAnsi="Arial" w:cs="Arial"/>
          <w:i/>
          <w:iCs/>
        </w:rPr>
        <w:t>V_FRAME</w:t>
      </w:r>
      <w:r w:rsidR="0096125C" w:rsidRPr="002F26CD">
        <w:rPr>
          <w:rFonts w:ascii="Arial" w:hAnsi="Arial" w:cs="Arial"/>
        </w:rPr>
        <w:t xml:space="preserve"> betätigt, benachrichtigt die View ihren Controller </w:t>
      </w:r>
      <w:r w:rsidR="0096125C" w:rsidRPr="002F26CD">
        <w:rPr>
          <w:rFonts w:ascii="Arial" w:hAnsi="Arial" w:cs="Arial"/>
          <w:i/>
          <w:iCs/>
        </w:rPr>
        <w:t>C_FRAME</w:t>
      </w:r>
      <w:r w:rsidR="0096125C" w:rsidRPr="002F26CD">
        <w:rPr>
          <w:rFonts w:ascii="Arial" w:hAnsi="Arial" w:cs="Arial"/>
        </w:rPr>
        <w:t xml:space="preserve"> darüber.</w:t>
      </w:r>
      <w:r w:rsidR="005D2FE9" w:rsidRPr="002F26CD">
        <w:rPr>
          <w:rFonts w:ascii="Arial" w:hAnsi="Arial" w:cs="Arial"/>
        </w:rPr>
        <w:t xml:space="preserve"> </w:t>
      </w:r>
      <w:r w:rsidR="0096125C" w:rsidRPr="002F26CD">
        <w:rPr>
          <w:rFonts w:ascii="Arial" w:hAnsi="Arial" w:cs="Arial"/>
        </w:rPr>
        <w:t xml:space="preserve">Dieser leitet diese Benachrichtigung abhängig vom aktuell aktiven Controller an den jeweiligen TAB-Controller weiter. Jeder </w:t>
      </w:r>
      <w:r w:rsidR="00DC7598" w:rsidRPr="002F26CD">
        <w:rPr>
          <w:rFonts w:ascii="Arial" w:hAnsi="Arial" w:cs="Arial"/>
        </w:rPr>
        <w:t xml:space="preserve">der TAB-Controller implementiert ein spezielles Interface, gekennzeichnet durch </w:t>
      </w:r>
      <w:r w:rsidR="00DC7598" w:rsidRPr="002F26CD">
        <w:rPr>
          <w:rFonts w:ascii="Arial" w:hAnsi="Arial" w:cs="Arial"/>
          <w:i/>
          <w:iCs/>
        </w:rPr>
        <w:t>I_C_CONTROLLERNAME</w:t>
      </w:r>
      <w:r w:rsidR="00DC7598" w:rsidRPr="002F26CD">
        <w:rPr>
          <w:rFonts w:ascii="Arial" w:hAnsi="Arial" w:cs="Arial"/>
        </w:rPr>
        <w:t>. Die</w:t>
      </w:r>
      <w:r w:rsidR="00116665" w:rsidRPr="002F26CD">
        <w:rPr>
          <w:rFonts w:ascii="Arial" w:hAnsi="Arial" w:cs="Arial"/>
        </w:rPr>
        <w:t>s</w:t>
      </w:r>
      <w:r w:rsidR="00DC7598" w:rsidRPr="002F26CD">
        <w:rPr>
          <w:rFonts w:ascii="Arial" w:hAnsi="Arial" w:cs="Arial"/>
        </w:rPr>
        <w:t xml:space="preserve"> ermöglicht das Prinzip des Information </w:t>
      </w:r>
      <w:proofErr w:type="spellStart"/>
      <w:r w:rsidR="00DC7598" w:rsidRPr="002F26CD">
        <w:rPr>
          <w:rFonts w:ascii="Arial" w:hAnsi="Arial" w:cs="Arial"/>
        </w:rPr>
        <w:t>Hidings</w:t>
      </w:r>
      <w:proofErr w:type="spellEnd"/>
      <w:r w:rsidR="00DC7598" w:rsidRPr="002F26CD">
        <w:rPr>
          <w:rFonts w:ascii="Arial" w:hAnsi="Arial" w:cs="Arial"/>
        </w:rPr>
        <w:t xml:space="preserve"> und </w:t>
      </w:r>
      <w:r w:rsidR="00116665" w:rsidRPr="002F26CD">
        <w:rPr>
          <w:rFonts w:ascii="Arial" w:hAnsi="Arial" w:cs="Arial"/>
        </w:rPr>
        <w:t>vereinfacht das Austauschen einzelner Funktionen wesentlich.</w:t>
      </w:r>
      <w:r w:rsidR="003955AD" w:rsidRPr="002F26CD">
        <w:rPr>
          <w:rFonts w:ascii="Arial" w:hAnsi="Arial" w:cs="Arial"/>
        </w:rPr>
        <w:br w:type="page"/>
      </w:r>
    </w:p>
    <w:p w14:paraId="08EB65BA" w14:textId="46447B92" w:rsidR="00657F85" w:rsidRPr="00751E6B" w:rsidRDefault="6BBC3B7B" w:rsidP="00751E6B">
      <w:pPr>
        <w:pStyle w:val="berschrift1"/>
      </w:pPr>
      <w:bookmarkStart w:id="69" w:name="_Toc43305332"/>
      <w:r w:rsidRPr="00751E6B">
        <w:lastRenderedPageBreak/>
        <w:t>Prinzipien und Muster</w:t>
      </w:r>
      <w:bookmarkEnd w:id="69"/>
    </w:p>
    <w:p w14:paraId="4E4EFB48" w14:textId="706B1522" w:rsidR="00657F85" w:rsidRDefault="00E27202" w:rsidP="00751E6B">
      <w:pPr>
        <w:pStyle w:val="berschrift2"/>
      </w:pPr>
      <w:bookmarkStart w:id="70" w:name="_Toc43305333"/>
      <w:r>
        <w:t>Interfaces</w:t>
      </w:r>
      <w:bookmarkEnd w:id="70"/>
    </w:p>
    <w:p w14:paraId="6CF14B6F" w14:textId="17463099" w:rsidR="004A437E" w:rsidRDefault="004A437E" w:rsidP="004009DD">
      <w:pPr>
        <w:jc w:val="both"/>
      </w:pPr>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4009DD">
      <w:pPr>
        <w:jc w:val="both"/>
      </w:pPr>
      <w:r>
        <w:t xml:space="preserve">Durch die Nutzung von Interfaces ist jedoch nicht nur die gewünschte Modularität gewährleistet, sondern auch das </w:t>
      </w:r>
      <w:r w:rsidR="00CC04F1">
        <w:t xml:space="preserve">Entwurfsprinzip des Information </w:t>
      </w:r>
      <w:proofErr w:type="spellStart"/>
      <w:r w:rsidR="00CC04F1">
        <w:t>Hiding</w:t>
      </w:r>
      <w:proofErr w:type="spellEnd"/>
      <w:r w:rsidR="00CC04F1">
        <w:t xml:space="preserve">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4009DD">
      <w:pPr>
        <w:jc w:val="both"/>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751E6B">
      <w:pPr>
        <w:pStyle w:val="berschrift2"/>
      </w:pPr>
      <w:bookmarkStart w:id="71" w:name="_Toc43305334"/>
      <w:r>
        <w:t>Singleton</w:t>
      </w:r>
      <w:bookmarkEnd w:id="71"/>
    </w:p>
    <w:p w14:paraId="03112511" w14:textId="77777777" w:rsidR="00107061" w:rsidRDefault="00A25702" w:rsidP="004009DD">
      <w:pPr>
        <w:jc w:val="both"/>
      </w:pPr>
      <w:r>
        <w:t xml:space="preserve">Da </w:t>
      </w:r>
      <w:r w:rsidR="00FD3214">
        <w:t xml:space="preserve">sowohl die </w:t>
      </w:r>
      <w:proofErr w:type="gramStart"/>
      <w:r w:rsidR="00FD3214">
        <w:t>Controller,</w:t>
      </w:r>
      <w:proofErr w:type="gramEnd"/>
      <w:r w:rsidR="00FD3214">
        <w:t xml:space="preserve">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4009DD">
      <w:pPr>
        <w:jc w:val="both"/>
      </w:pPr>
      <w:r>
        <w:t xml:space="preserve">Hierfür haben die Klassen eine </w:t>
      </w:r>
      <w:r w:rsidRPr="00AA5225">
        <w:rPr>
          <w:i/>
          <w:iCs/>
        </w:rPr>
        <w:t xml:space="preserve">private </w:t>
      </w:r>
      <w:proofErr w:type="spellStart"/>
      <w:r w:rsidRPr="00AA5225">
        <w:rPr>
          <w:i/>
          <w:iCs/>
        </w:rPr>
        <w:t>static</w:t>
      </w:r>
      <w:proofErr w:type="spellEnd"/>
      <w:r w:rsidRPr="00AA5225">
        <w:rPr>
          <w:i/>
          <w:iCs/>
        </w:rPr>
        <w:t xml:space="preserve"> </w:t>
      </w:r>
      <w:r>
        <w:t>Referenz auf ihr Objekt</w:t>
      </w:r>
      <w:r w:rsidR="00107061">
        <w:t xml:space="preserve">, einen privaten Konstruktor sowie eine </w:t>
      </w:r>
      <w:proofErr w:type="spellStart"/>
      <w:r w:rsidR="00107061" w:rsidRPr="00AA5225">
        <w:rPr>
          <w:i/>
          <w:iCs/>
        </w:rPr>
        <w:t>public</w:t>
      </w:r>
      <w:proofErr w:type="spellEnd"/>
      <w:r w:rsidR="00107061">
        <w:t xml:space="preserve"> Methode </w:t>
      </w:r>
      <w:proofErr w:type="spellStart"/>
      <w:r w:rsidR="00107061" w:rsidRPr="00AA5225">
        <w:rPr>
          <w:i/>
          <w:iCs/>
        </w:rPr>
        <w:t>getInstance</w:t>
      </w:r>
      <w:proofErr w:type="spellEnd"/>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proofErr w:type="spellStart"/>
      <w:r w:rsidR="00240B8E" w:rsidRPr="00AA5225">
        <w:rPr>
          <w:i/>
          <w:iCs/>
        </w:rPr>
        <w:t>getInstance</w:t>
      </w:r>
      <w:proofErr w:type="spellEnd"/>
      <w:r w:rsidR="00240B8E">
        <w:t xml:space="preserve"> Methode mit den entsprechenden Übergabep</w:t>
      </w:r>
      <w:r w:rsidR="00AA5225">
        <w:t>a</w:t>
      </w:r>
      <w:r w:rsidR="00240B8E">
        <w:t xml:space="preserve">rametern oder </w:t>
      </w:r>
      <w:r w:rsidR="00BE568E">
        <w:t xml:space="preserve">mit einer entsprechend zu implementierenden Funktion </w:t>
      </w:r>
      <w:proofErr w:type="spellStart"/>
      <w:proofErr w:type="gramStart"/>
      <w:r w:rsidR="00BE568E" w:rsidRPr="00AA5225">
        <w:rPr>
          <w:i/>
          <w:iCs/>
        </w:rPr>
        <w:t>setLinks</w:t>
      </w:r>
      <w:proofErr w:type="spellEnd"/>
      <w:r w:rsidR="00BE568E" w:rsidRPr="00AA5225">
        <w:rPr>
          <w:i/>
          <w:iCs/>
        </w:rPr>
        <w:t>(</w:t>
      </w:r>
      <w:proofErr w:type="gramEnd"/>
      <w:r w:rsidR="00BE568E" w:rsidRPr="00AA5225">
        <w:rPr>
          <w:i/>
          <w:iCs/>
        </w:rPr>
        <w:t>)</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proofErr w:type="spellStart"/>
      <w:proofErr w:type="gramStart"/>
      <w:r w:rsidR="004E2971" w:rsidRPr="004E2971">
        <w:rPr>
          <w:i/>
          <w:iCs/>
        </w:rPr>
        <w:t>setLinks</w:t>
      </w:r>
      <w:proofErr w:type="spellEnd"/>
      <w:r w:rsidR="004E2971" w:rsidRPr="004E2971">
        <w:rPr>
          <w:i/>
          <w:iCs/>
        </w:rPr>
        <w:t>(</w:t>
      </w:r>
      <w:proofErr w:type="gramEnd"/>
      <w:r w:rsidR="004E2971" w:rsidRPr="004E2971">
        <w:rPr>
          <w:i/>
          <w:iCs/>
        </w:rPr>
        <w:t>)</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proofErr w:type="spellStart"/>
      <w:proofErr w:type="gramStart"/>
      <w:r w:rsidR="004E2971" w:rsidRPr="004E2971">
        <w:rPr>
          <w:i/>
          <w:iCs/>
        </w:rPr>
        <w:t>setLinks</w:t>
      </w:r>
      <w:proofErr w:type="spellEnd"/>
      <w:r w:rsidR="004E2971" w:rsidRPr="004E2971">
        <w:rPr>
          <w:i/>
          <w:iCs/>
        </w:rPr>
        <w:t>(</w:t>
      </w:r>
      <w:proofErr w:type="gramEnd"/>
      <w:r w:rsidR="004E2971" w:rsidRPr="004E2971">
        <w:rPr>
          <w:i/>
          <w:iCs/>
        </w:rPr>
        <w:t>)</w:t>
      </w:r>
      <w:r w:rsidR="004E2971">
        <w:t xml:space="preserve"> aufgerufen werden muss,</w:t>
      </w:r>
      <w:r w:rsidR="008F72CA">
        <w:t xml:space="preserve"> wird das Programm ein</w:t>
      </w:r>
      <w:r w:rsidR="00E27363">
        <w:t xml:space="preserve">e </w:t>
      </w:r>
      <w:proofErr w:type="spellStart"/>
      <w:r w:rsidR="00E27363" w:rsidRPr="00B21635">
        <w:rPr>
          <w:i/>
          <w:iCs/>
        </w:rPr>
        <w:t>NullPointerException</w:t>
      </w:r>
      <w:proofErr w:type="spellEnd"/>
      <w:r w:rsidR="00E27363">
        <w:t xml:space="preserve"> ausgeben, die die Fehlersuche im Gegensatz zu nicht gesetzten Refer</w:t>
      </w:r>
      <w:r w:rsidR="003725AF">
        <w:t xml:space="preserve">enzen </w:t>
      </w:r>
      <w:r w:rsidR="00E27363">
        <w:t>deutlich vereinfacht.</w:t>
      </w:r>
    </w:p>
    <w:p w14:paraId="75B1F199" w14:textId="77777777" w:rsidR="00112D42" w:rsidRDefault="00112D42">
      <w:pPr>
        <w:rPr>
          <w:rFonts w:asciiTheme="majorHAnsi" w:eastAsiaTheme="majorEastAsia" w:hAnsiTheme="majorHAnsi" w:cstheme="majorBidi"/>
          <w:color w:val="2F5496" w:themeColor="accent1" w:themeShade="BF"/>
          <w:sz w:val="26"/>
          <w:szCs w:val="26"/>
        </w:rPr>
      </w:pPr>
      <w:bookmarkStart w:id="72" w:name="_Toc43305335"/>
      <w:r>
        <w:br w:type="page"/>
      </w:r>
    </w:p>
    <w:p w14:paraId="7FECDEFD" w14:textId="016408CB" w:rsidR="00997643" w:rsidRDefault="00997643" w:rsidP="00751E6B">
      <w:pPr>
        <w:pStyle w:val="berschrift2"/>
      </w:pPr>
      <w:r w:rsidRPr="00997643">
        <w:lastRenderedPageBreak/>
        <w:t>Factory</w:t>
      </w:r>
      <w:bookmarkEnd w:id="72"/>
    </w:p>
    <w:p w14:paraId="5EC22874" w14:textId="400CE4E3" w:rsidR="00112D42" w:rsidRPr="00112D42" w:rsidRDefault="00112D42">
      <w:pPr>
        <w:rPr>
          <w:rFonts w:asciiTheme="majorHAnsi" w:eastAsiaTheme="majorEastAsia" w:hAnsiTheme="majorHAnsi" w:cstheme="majorBidi"/>
          <w:color w:val="2F5496" w:themeColor="accent1" w:themeShade="BF"/>
          <w:sz w:val="40"/>
          <w:szCs w:val="32"/>
        </w:rPr>
      </w:pPr>
      <w:bookmarkStart w:id="73" w:name="_Toc43305336"/>
      <w:r>
        <w:rPr>
          <w:color w:val="000000" w:themeColor="text1"/>
        </w:rPr>
        <w:t xml:space="preserve">Das Entwurfsmuster der Factory ermöglicht es während der Laufzeit neue Objekte verschiedener Klassen zu erzeugen. </w:t>
      </w:r>
      <w:r w:rsidRPr="00112D42">
        <w:rPr>
          <w:color w:val="000000" w:themeColor="text1"/>
        </w:rPr>
        <w:t xml:space="preserve">In der Klasse </w:t>
      </w:r>
      <w:r w:rsidRPr="00112D42">
        <w:rPr>
          <w:i/>
          <w:iCs/>
          <w:color w:val="000000" w:themeColor="text1"/>
        </w:rPr>
        <w:t>M_PROJECTDATA_PRODUCTCONTENTFACTORY</w:t>
      </w:r>
      <w:r w:rsidRPr="00112D42">
        <w:rPr>
          <w:color w:val="000000" w:themeColor="text1"/>
        </w:rPr>
        <w:t xml:space="preserve"> ist die Methode </w:t>
      </w:r>
      <w:proofErr w:type="spellStart"/>
      <w:proofErr w:type="gramStart"/>
      <w:r w:rsidRPr="00112D42">
        <w:rPr>
          <w:i/>
          <w:iCs/>
          <w:color w:val="000000" w:themeColor="text1"/>
        </w:rPr>
        <w:t>createProductContent</w:t>
      </w:r>
      <w:proofErr w:type="spellEnd"/>
      <w:r w:rsidRPr="00112D42">
        <w:rPr>
          <w:i/>
          <w:iCs/>
          <w:color w:val="000000" w:themeColor="text1"/>
        </w:rPr>
        <w:t>(</w:t>
      </w:r>
      <w:proofErr w:type="gramEnd"/>
      <w:r w:rsidRPr="00112D42">
        <w:rPr>
          <w:i/>
          <w:iCs/>
          <w:color w:val="000000" w:themeColor="text1"/>
        </w:rPr>
        <w:t xml:space="preserve">String </w:t>
      </w:r>
      <w:proofErr w:type="spellStart"/>
      <w:r w:rsidRPr="00112D42">
        <w:rPr>
          <w:i/>
          <w:iCs/>
          <w:color w:val="000000" w:themeColor="text1"/>
        </w:rPr>
        <w:t>id</w:t>
      </w:r>
      <w:proofErr w:type="spellEnd"/>
      <w:r w:rsidRPr="00112D42">
        <w:rPr>
          <w:i/>
          <w:iCs/>
          <w:color w:val="000000" w:themeColor="text1"/>
        </w:rPr>
        <w:t xml:space="preserve">, String </w:t>
      </w:r>
      <w:proofErr w:type="spellStart"/>
      <w:r w:rsidRPr="00112D42">
        <w:rPr>
          <w:i/>
          <w:iCs/>
          <w:color w:val="000000" w:themeColor="text1"/>
        </w:rPr>
        <w:t>contentType</w:t>
      </w:r>
      <w:proofErr w:type="spellEnd"/>
      <w:r w:rsidRPr="00112D42">
        <w:rPr>
          <w:i/>
          <w:iCs/>
          <w:color w:val="000000" w:themeColor="text1"/>
        </w:rPr>
        <w:t>)</w:t>
      </w:r>
      <w:r w:rsidRPr="00112D42">
        <w:rPr>
          <w:color w:val="000000" w:themeColor="text1"/>
        </w:rPr>
        <w:t xml:space="preserve"> implementiert, welche anhand des </w:t>
      </w:r>
      <w:proofErr w:type="spellStart"/>
      <w:r w:rsidRPr="00112D42">
        <w:rPr>
          <w:i/>
          <w:iCs/>
          <w:color w:val="000000" w:themeColor="text1"/>
        </w:rPr>
        <w:t>contentTypes</w:t>
      </w:r>
      <w:proofErr w:type="spellEnd"/>
      <w:r w:rsidRPr="00112D42">
        <w:rPr>
          <w:i/>
          <w:iCs/>
          <w:color w:val="000000" w:themeColor="text1"/>
        </w:rPr>
        <w:t xml:space="preserve"> </w:t>
      </w:r>
      <w:r w:rsidRPr="00112D42">
        <w:rPr>
          <w:color w:val="000000" w:themeColor="text1"/>
        </w:rPr>
        <w:t>e</w:t>
      </w:r>
      <w:r>
        <w:rPr>
          <w:color w:val="000000" w:themeColor="text1"/>
        </w:rPr>
        <w:t xml:space="preserve">in neues </w:t>
      </w:r>
      <w:proofErr w:type="spellStart"/>
      <w:r w:rsidRPr="00112D42">
        <w:rPr>
          <w:color w:val="000000" w:themeColor="text1"/>
        </w:rPr>
        <w:t>ProduktContent</w:t>
      </w:r>
      <w:proofErr w:type="spellEnd"/>
      <w:r>
        <w:rPr>
          <w:color w:val="000000" w:themeColor="text1"/>
        </w:rPr>
        <w:t xml:space="preserve"> Item erzeugt. Dies ist entweder eine Produktfunktion oder ein Produktdatum. Die Verwendung des Typbezeichners </w:t>
      </w:r>
      <w:proofErr w:type="spellStart"/>
      <w:r>
        <w:rPr>
          <w:color w:val="000000" w:themeColor="text1"/>
        </w:rPr>
        <w:t>Any</w:t>
      </w:r>
      <w:proofErr w:type="spellEnd"/>
      <w:r>
        <w:rPr>
          <w:color w:val="000000" w:themeColor="text1"/>
        </w:rPr>
        <w:t xml:space="preserve"> </w:t>
      </w:r>
      <w:r w:rsidR="00F815D8">
        <w:rPr>
          <w:color w:val="000000" w:themeColor="text1"/>
        </w:rPr>
        <w:t xml:space="preserve">ist hierbei mit einer Template Methode vergleichbar, da erst beim </w:t>
      </w:r>
      <w:proofErr w:type="spellStart"/>
      <w:r w:rsidR="00F815D8">
        <w:rPr>
          <w:color w:val="000000" w:themeColor="text1"/>
        </w:rPr>
        <w:t>return</w:t>
      </w:r>
      <w:proofErr w:type="spellEnd"/>
      <w:r w:rsidR="00F815D8">
        <w:rPr>
          <w:color w:val="000000" w:themeColor="text1"/>
        </w:rPr>
        <w:t xml:space="preserve"> festgelegt wird, welchen Typ die Funktion zurückgibt.</w:t>
      </w:r>
      <w:r w:rsidR="007400FD">
        <w:rPr>
          <w:color w:val="000000" w:themeColor="text1"/>
        </w:rPr>
        <w:t xml:space="preserve"> Das gleiche Muster wurde ebenfalls für die Erzeugung der TAB-Controller in der Klasse </w:t>
      </w:r>
      <w:r w:rsidR="007400FD" w:rsidRPr="007400FD">
        <w:rPr>
          <w:color w:val="000000" w:themeColor="text1"/>
        </w:rPr>
        <w:t>C_TABCONTROLLERFACTORY</w:t>
      </w:r>
      <w:r w:rsidR="007400FD">
        <w:rPr>
          <w:color w:val="000000" w:themeColor="text1"/>
        </w:rPr>
        <w:t xml:space="preserve"> angewendet.</w:t>
      </w:r>
    </w:p>
    <w:p w14:paraId="59D490AB" w14:textId="7D05B372" w:rsidR="00E27202" w:rsidRPr="00751E6B" w:rsidRDefault="31C768DE" w:rsidP="00751E6B">
      <w:pPr>
        <w:pStyle w:val="berschrift1"/>
      </w:pPr>
      <w:commentRangeStart w:id="74"/>
      <w:r w:rsidRPr="00751E6B">
        <w:t>Programmtests</w:t>
      </w:r>
      <w:commentRangeEnd w:id="74"/>
      <w:r w:rsidR="00E27202" w:rsidRPr="00751E6B">
        <w:rPr>
          <w:rStyle w:val="Kommentarzeichen"/>
          <w:sz w:val="40"/>
          <w:szCs w:val="32"/>
        </w:rPr>
        <w:commentReference w:id="74"/>
      </w:r>
      <w:bookmarkEnd w:id="73"/>
    </w:p>
    <w:p w14:paraId="4A26D1F4" w14:textId="348535C6" w:rsidR="00E27202" w:rsidRDefault="00E27202" w:rsidP="00751E6B">
      <w:pPr>
        <w:pStyle w:val="berschrift2"/>
      </w:pPr>
      <w:bookmarkStart w:id="75" w:name="_Toc43305337"/>
      <w:r w:rsidRPr="00E27202">
        <w:t>Import/Export</w:t>
      </w:r>
      <w:bookmarkEnd w:id="75"/>
    </w:p>
    <w:p w14:paraId="1B386706" w14:textId="1402E353" w:rsidR="002D0B6C" w:rsidRDefault="002D0B6C" w:rsidP="004009DD">
      <w:pPr>
        <w:jc w:val="both"/>
      </w:pPr>
      <w:r>
        <w:t>Für den Export und Import wurde die JAXB API verwendet. Diese ermöglicht es JAVA Objekte in XML-Dateien und XML-Dateien in JAVA Objekte zu konvertieren.</w:t>
      </w:r>
    </w:p>
    <w:p w14:paraId="098317B4" w14:textId="2A4A4219" w:rsidR="00BB4BE4" w:rsidRDefault="002D0B6C" w:rsidP="004009DD">
      <w:pPr>
        <w:jc w:val="both"/>
      </w:pPr>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751E6B">
      <w:pPr>
        <w:pStyle w:val="berschrift3"/>
      </w:pPr>
      <w:bookmarkStart w:id="76" w:name="_Toc43305338"/>
      <w:r w:rsidRPr="00C0798A">
        <w:t>Import</w:t>
      </w:r>
      <w:bookmarkEnd w:id="76"/>
    </w:p>
    <w:p w14:paraId="527046DC" w14:textId="43BB8F73" w:rsidR="00C5765B" w:rsidRDefault="00BB4BE4" w:rsidP="004009DD">
      <w:pPr>
        <w:jc w:val="both"/>
      </w:pPr>
      <w:commentRangeStart w:id="77"/>
      <w:r>
        <w:t>In M_IMPORT gibt es die beiden</w:t>
      </w:r>
      <w:r w:rsidR="00FF72A4">
        <w:t xml:space="preserve"> überladenden</w:t>
      </w:r>
      <w:r>
        <w:t xml:space="preserve"> Methoden </w:t>
      </w:r>
      <w:proofErr w:type="spellStart"/>
      <w:r w:rsidRPr="00414BE3">
        <w:rPr>
          <w:i/>
          <w:iCs/>
        </w:rPr>
        <w:t>importProject</w:t>
      </w:r>
      <w:proofErr w:type="spellEnd"/>
      <w:r w:rsidR="00C5765B">
        <w:t xml:space="preserve">. </w:t>
      </w:r>
      <w:commentRangeEnd w:id="77"/>
      <w:r w:rsidR="00BE6272">
        <w:rPr>
          <w:rStyle w:val="Kommentarzeichen"/>
        </w:rPr>
        <w:commentReference w:id="77"/>
      </w:r>
    </w:p>
    <w:p w14:paraId="147B33E5" w14:textId="398BA24E" w:rsidR="002D0B6C" w:rsidRDefault="00C5765B" w:rsidP="004009DD">
      <w:pPr>
        <w:jc w:val="both"/>
      </w:pPr>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4009DD">
      <w:pPr>
        <w:jc w:val="both"/>
      </w:pPr>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4009DD">
      <w:pPr>
        <w:pStyle w:val="Listenabsatz"/>
        <w:numPr>
          <w:ilvl w:val="0"/>
          <w:numId w:val="13"/>
        </w:numPr>
        <w:jc w:val="both"/>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4009DD">
      <w:pPr>
        <w:pStyle w:val="Listenabsatz"/>
        <w:jc w:val="both"/>
        <w:rPr>
          <w:b/>
          <w:bCs/>
        </w:rPr>
      </w:pPr>
      <w:r>
        <w:t>→</w:t>
      </w:r>
      <w:r w:rsidR="009F15FA">
        <w:t xml:space="preserve"> falls dies eintritt wird eine </w:t>
      </w:r>
      <w:proofErr w:type="spellStart"/>
      <w:r w:rsidR="009F15FA" w:rsidRPr="00414BE3">
        <w:rPr>
          <w:i/>
          <w:iCs/>
        </w:rPr>
        <w:t>InvalidPathException</w:t>
      </w:r>
      <w:proofErr w:type="spellEnd"/>
      <w:r w:rsidR="009F15FA">
        <w:t xml:space="preserve"> geworfen, auf welche </w:t>
      </w:r>
      <w:r w:rsidR="00EA2DAC">
        <w:t>beim Testen</w:t>
      </w:r>
      <w:r w:rsidR="009F15FA">
        <w:t xml:space="preserve"> geprüft wird</w:t>
      </w:r>
    </w:p>
    <w:p w14:paraId="5965862B" w14:textId="5507790B" w:rsidR="00A903A5" w:rsidRDefault="008D0E66" w:rsidP="004009DD">
      <w:pPr>
        <w:pStyle w:val="Listenabsatz"/>
        <w:numPr>
          <w:ilvl w:val="0"/>
          <w:numId w:val="13"/>
        </w:numPr>
        <w:jc w:val="both"/>
        <w:rPr>
          <w:b/>
          <w:bCs/>
        </w:rPr>
      </w:pPr>
      <w:r>
        <w:rPr>
          <w:b/>
          <w:bCs/>
        </w:rPr>
        <w:t xml:space="preserve">Der </w:t>
      </w:r>
      <w:r w:rsidR="00456FD9">
        <w:rPr>
          <w:b/>
          <w:bCs/>
        </w:rPr>
        <w:t>Dateip</w:t>
      </w:r>
      <w:r>
        <w:rPr>
          <w:b/>
          <w:bCs/>
        </w:rPr>
        <w:t>fad ist „null“</w:t>
      </w:r>
    </w:p>
    <w:p w14:paraId="26F35CF4" w14:textId="77777777" w:rsidR="00EA2DAC" w:rsidRPr="00A903A5" w:rsidRDefault="008D0E66" w:rsidP="004009DD">
      <w:pPr>
        <w:pStyle w:val="Listenabsatz"/>
        <w:jc w:val="both"/>
        <w:rPr>
          <w:b/>
          <w:bCs/>
        </w:rPr>
      </w:pPr>
      <w:r>
        <w:t>→</w:t>
      </w:r>
      <w:r w:rsidR="009F15FA">
        <w:t xml:space="preserve"> falls dies eintritt wird eine </w:t>
      </w:r>
      <w:proofErr w:type="spellStart"/>
      <w:r w:rsidR="009F15FA" w:rsidRPr="00414BE3">
        <w:rPr>
          <w:i/>
          <w:iCs/>
        </w:rPr>
        <w:t>NullPointerException</w:t>
      </w:r>
      <w:proofErr w:type="spellEnd"/>
      <w:r w:rsidR="009F15FA">
        <w:t xml:space="preserve"> geworfen</w:t>
      </w:r>
      <w:r w:rsidR="00EA2DAC">
        <w:t>, auf welche beim Testen geprüft wird</w:t>
      </w:r>
    </w:p>
    <w:p w14:paraId="16FF8F80" w14:textId="6141B210" w:rsidR="008D0E66" w:rsidRPr="00AB6A29" w:rsidRDefault="00A910D5" w:rsidP="004009DD">
      <w:pPr>
        <w:pStyle w:val="Listenabsatz"/>
        <w:jc w:val="both"/>
        <w:rPr>
          <w:b/>
          <w:bCs/>
        </w:rPr>
      </w:pPr>
      <w:r>
        <w:rPr>
          <w:b/>
          <w:bCs/>
        </w:rPr>
        <w:t>Bei der Konvertierung mit JAXB tritt ein Problem auf</w:t>
      </w:r>
    </w:p>
    <w:p w14:paraId="6530D7AC" w14:textId="2C839EED" w:rsidR="008D0E66" w:rsidRPr="00EA2DAC" w:rsidRDefault="008D0E66" w:rsidP="004009DD">
      <w:pPr>
        <w:pStyle w:val="Listenabsatz"/>
        <w:jc w:val="both"/>
        <w:rPr>
          <w:b/>
          <w:bCs/>
        </w:rPr>
      </w:pPr>
      <w:r>
        <w:t>→</w:t>
      </w:r>
      <w:r w:rsidR="00456FD9">
        <w:t xml:space="preserve"> falls dies eintritt wird eine </w:t>
      </w:r>
      <w:proofErr w:type="spellStart"/>
      <w:r w:rsidR="00456FD9" w:rsidRPr="00414BE3">
        <w:rPr>
          <w:i/>
          <w:iCs/>
        </w:rPr>
        <w:t>JAXBException</w:t>
      </w:r>
      <w:proofErr w:type="spellEnd"/>
      <w:r w:rsidR="00456FD9">
        <w:t xml:space="preserve"> von JAXB geworfen, welche abgefangen wird. Dann wird eine </w:t>
      </w:r>
      <w:proofErr w:type="spellStart"/>
      <w:r w:rsidR="00456FD9" w:rsidRPr="00414BE3">
        <w:rPr>
          <w:i/>
          <w:iCs/>
        </w:rPr>
        <w:t>IllegalStateException</w:t>
      </w:r>
      <w:proofErr w:type="spellEnd"/>
      <w:r w:rsidR="00456FD9">
        <w:t xml:space="preserve"> geworfen, </w:t>
      </w:r>
      <w:r w:rsidR="00EA2DAC">
        <w:t>auf welche beim Testen geprüft wird</w:t>
      </w:r>
    </w:p>
    <w:p w14:paraId="52644171" w14:textId="33DB872F" w:rsidR="008D0E66" w:rsidRDefault="00A910D5" w:rsidP="004009DD">
      <w:pPr>
        <w:pStyle w:val="Listenabsatz"/>
        <w:numPr>
          <w:ilvl w:val="0"/>
          <w:numId w:val="13"/>
        </w:numPr>
        <w:jc w:val="both"/>
        <w:rPr>
          <w:b/>
          <w:bCs/>
        </w:rPr>
      </w:pPr>
      <w:r>
        <w:rPr>
          <w:b/>
          <w:bCs/>
        </w:rPr>
        <w:t>Die Methode wirft keinen Fehler</w:t>
      </w:r>
    </w:p>
    <w:p w14:paraId="644A63B8" w14:textId="4EBEA7C1" w:rsidR="00A910D5" w:rsidRDefault="00A910D5" w:rsidP="004009DD">
      <w:pPr>
        <w:pStyle w:val="Listenabsatz"/>
        <w:jc w:val="both"/>
      </w:pPr>
      <w:r>
        <w:t>→</w:t>
      </w:r>
      <w:r w:rsidR="00456FD9">
        <w:t xml:space="preserve"> falls dies eintritt wird erwartet, dass keine </w:t>
      </w:r>
      <w:proofErr w:type="spellStart"/>
      <w:r w:rsidR="00414BE3">
        <w:t>E</w:t>
      </w:r>
      <w:r w:rsidR="00456FD9">
        <w:t>xception</w:t>
      </w:r>
      <w:proofErr w:type="spellEnd"/>
      <w:r w:rsidR="00456FD9">
        <w:t xml:space="preserve"> geworfen wird</w:t>
      </w:r>
      <w:r w:rsidR="00EA2DAC">
        <w:t xml:space="preserve"> und darauf wird getestet</w:t>
      </w:r>
    </w:p>
    <w:p w14:paraId="08E55432" w14:textId="4DA08976" w:rsidR="00B76FCD" w:rsidRPr="00C0798A" w:rsidRDefault="00B76FCD" w:rsidP="004009DD">
      <w:pPr>
        <w:jc w:val="both"/>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w:t>
      </w:r>
      <w:proofErr w:type="spellStart"/>
      <w:r>
        <w:rPr>
          <w:bCs/>
        </w:rPr>
        <w:t>Exception</w:t>
      </w:r>
      <w:proofErr w:type="spellEnd"/>
      <w:r>
        <w:rPr>
          <w:bCs/>
        </w:rPr>
        <w:t xml:space="preserve">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4009DD">
      <w:pPr>
        <w:pStyle w:val="Listenabsatz"/>
        <w:jc w:val="both"/>
        <w:rPr>
          <w:b/>
          <w:bCs/>
        </w:rPr>
      </w:pPr>
      <w:r w:rsidRPr="0047024F">
        <w:rPr>
          <w:b/>
          <w:bCs/>
          <w:noProof/>
          <w:lang w:val="en-GB"/>
        </w:rPr>
        <w:lastRenderedPageBreak/>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4009DD">
      <w:pPr>
        <w:jc w:val="both"/>
      </w:pPr>
    </w:p>
    <w:p w14:paraId="18996328" w14:textId="77777777" w:rsidR="0047024F" w:rsidRDefault="0047024F" w:rsidP="004009DD">
      <w:pPr>
        <w:jc w:val="both"/>
      </w:pPr>
      <w:r>
        <w:br w:type="page"/>
      </w:r>
    </w:p>
    <w:p w14:paraId="1EB59882" w14:textId="57CA2AA1" w:rsidR="0047024F" w:rsidRDefault="00C5765B" w:rsidP="004009DD">
      <w:pPr>
        <w:jc w:val="both"/>
      </w:pPr>
      <w:r>
        <w:lastRenderedPageBreak/>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009DD">
      <w:pPr>
        <w:jc w:val="both"/>
      </w:pPr>
      <w:r>
        <w:t>Bei der Ausführung dieser Methode kann es zu 5 Fällen kommen, welche auch die Äquivalenzklassen darstellen:</w:t>
      </w:r>
    </w:p>
    <w:p w14:paraId="4FD95653" w14:textId="77777777" w:rsidR="0047024F" w:rsidRDefault="0047024F" w:rsidP="004009DD">
      <w:pPr>
        <w:pStyle w:val="Listenabsatz"/>
        <w:numPr>
          <w:ilvl w:val="0"/>
          <w:numId w:val="13"/>
        </w:numPr>
        <w:jc w:val="both"/>
        <w:rPr>
          <w:b/>
          <w:bCs/>
        </w:rPr>
      </w:pPr>
      <w:r>
        <w:rPr>
          <w:b/>
          <w:bCs/>
        </w:rPr>
        <w:t>Die Datei, welche durch den Dateipfad gegeben ist, existiert nicht</w:t>
      </w:r>
    </w:p>
    <w:p w14:paraId="5FD188E4" w14:textId="77777777" w:rsidR="0047024F" w:rsidRPr="00A903A5" w:rsidRDefault="0047024F"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047D6B66" w14:textId="77777777" w:rsidR="0047024F" w:rsidRDefault="0047024F" w:rsidP="004009DD">
      <w:pPr>
        <w:pStyle w:val="Listenabsatz"/>
        <w:numPr>
          <w:ilvl w:val="0"/>
          <w:numId w:val="13"/>
        </w:numPr>
        <w:jc w:val="both"/>
        <w:rPr>
          <w:b/>
          <w:bCs/>
        </w:rPr>
      </w:pPr>
      <w:r>
        <w:rPr>
          <w:b/>
          <w:bCs/>
        </w:rPr>
        <w:t>Der Dateipfad ist „null“</w:t>
      </w:r>
    </w:p>
    <w:p w14:paraId="5A8DCFFD" w14:textId="4E9E2ADF" w:rsidR="0047024F" w:rsidRDefault="0047024F"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2E2B4C08" w14:textId="59B063E9" w:rsidR="00A6229F" w:rsidRDefault="00A6229F" w:rsidP="004009DD">
      <w:pPr>
        <w:pStyle w:val="Listenabsatz"/>
        <w:numPr>
          <w:ilvl w:val="0"/>
          <w:numId w:val="13"/>
        </w:numPr>
        <w:jc w:val="both"/>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4009DD">
      <w:pPr>
        <w:pStyle w:val="Listenabsatz"/>
        <w:jc w:val="both"/>
        <w:rPr>
          <w:b/>
          <w:bCs/>
        </w:rPr>
      </w:pPr>
      <w:r>
        <w:t xml:space="preserve">→ </w:t>
      </w:r>
      <w:r w:rsidR="009D0912">
        <w:t xml:space="preserve">falls dies eintritt wird eine </w:t>
      </w:r>
      <w:proofErr w:type="spellStart"/>
      <w:r w:rsidR="009D0912">
        <w:t>NullPointerException</w:t>
      </w:r>
      <w:proofErr w:type="spellEnd"/>
      <w:r w:rsidR="009D0912">
        <w:t xml:space="preserve"> geworfen, auf welche beim Testen geprüft wird</w:t>
      </w:r>
    </w:p>
    <w:p w14:paraId="7AD76BA4" w14:textId="529FA157" w:rsidR="00A6229F" w:rsidRPr="00A6229F" w:rsidRDefault="00A6229F" w:rsidP="004009DD">
      <w:pPr>
        <w:pStyle w:val="Listenabsatz"/>
        <w:numPr>
          <w:ilvl w:val="0"/>
          <w:numId w:val="13"/>
        </w:numPr>
        <w:jc w:val="both"/>
        <w:rPr>
          <w:b/>
          <w:bCs/>
        </w:rPr>
      </w:pPr>
      <w:r>
        <w:rPr>
          <w:b/>
          <w:bCs/>
        </w:rPr>
        <w:t>Bei der Konvertierung mit JAXB tritt ein Problem auf</w:t>
      </w:r>
    </w:p>
    <w:p w14:paraId="46659F7E" w14:textId="7531A0F9" w:rsidR="0047024F" w:rsidRPr="00EA2DAC" w:rsidRDefault="0047024F" w:rsidP="004009DD">
      <w:pPr>
        <w:pStyle w:val="Listenabsatz"/>
        <w:jc w:val="both"/>
        <w:rPr>
          <w:b/>
          <w:bCs/>
        </w:rPr>
      </w:pPr>
      <w:r>
        <w:t xml:space="preserve">→ falls dies eintritt wird eine </w:t>
      </w:r>
      <w:proofErr w:type="spellStart"/>
      <w:r>
        <w:t>JAXBException</w:t>
      </w:r>
      <w:proofErr w:type="spellEnd"/>
      <w:r>
        <w:t xml:space="preserve"> von JAXB geworfen, welche abgefangen wird. Dann wird eine </w:t>
      </w:r>
      <w:proofErr w:type="spellStart"/>
      <w:r>
        <w:t>IllegalStateException</w:t>
      </w:r>
      <w:proofErr w:type="spellEnd"/>
      <w:r>
        <w:t xml:space="preserve"> geworfen, auf welche beim </w:t>
      </w:r>
      <w:r w:rsidR="009D0912">
        <w:t>T</w:t>
      </w:r>
      <w:r>
        <w:t>esten geprüft wird</w:t>
      </w:r>
    </w:p>
    <w:p w14:paraId="43A48608" w14:textId="77777777" w:rsidR="0047024F" w:rsidRDefault="0047024F" w:rsidP="004009DD">
      <w:pPr>
        <w:pStyle w:val="Listenabsatz"/>
        <w:numPr>
          <w:ilvl w:val="0"/>
          <w:numId w:val="13"/>
        </w:numPr>
        <w:jc w:val="both"/>
        <w:rPr>
          <w:b/>
          <w:bCs/>
        </w:rPr>
      </w:pPr>
      <w:r>
        <w:rPr>
          <w:b/>
          <w:bCs/>
        </w:rPr>
        <w:t>Die Methode wirft keinen Fehler</w:t>
      </w:r>
    </w:p>
    <w:p w14:paraId="19B6B1E8" w14:textId="77777777" w:rsidR="0047024F" w:rsidRDefault="0047024F"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10D3D252" w14:textId="202471F5" w:rsidR="0047024F" w:rsidRPr="009D0912" w:rsidRDefault="0047024F" w:rsidP="004009DD">
      <w:pPr>
        <w:jc w:val="both"/>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 xml:space="preserve">einen bestimmten Zweig durchläuft und entweder eine </w:t>
      </w:r>
      <w:proofErr w:type="spellStart"/>
      <w:r>
        <w:rPr>
          <w:bCs/>
        </w:rPr>
        <w:t>Exception</w:t>
      </w:r>
      <w:proofErr w:type="spellEnd"/>
      <w:r>
        <w:rPr>
          <w:bCs/>
        </w:rPr>
        <w:t xml:space="preserve">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4009DD">
      <w:pPr>
        <w:jc w:val="both"/>
      </w:pPr>
    </w:p>
    <w:p w14:paraId="1B4B6F83" w14:textId="77777777" w:rsidR="00242621" w:rsidRDefault="00242621" w:rsidP="004009DD">
      <w:pPr>
        <w:jc w:val="both"/>
      </w:pPr>
    </w:p>
    <w:p w14:paraId="352028C0" w14:textId="77777777" w:rsidR="00242621" w:rsidRDefault="00242621" w:rsidP="004009DD">
      <w:pPr>
        <w:jc w:val="both"/>
      </w:pPr>
    </w:p>
    <w:p w14:paraId="7198498D" w14:textId="77777777" w:rsidR="00242621" w:rsidRDefault="00242621" w:rsidP="004009DD">
      <w:pPr>
        <w:jc w:val="both"/>
      </w:pPr>
    </w:p>
    <w:p w14:paraId="1CBFD6B2" w14:textId="77777777" w:rsidR="00242621" w:rsidRDefault="00242621" w:rsidP="004009DD">
      <w:pPr>
        <w:jc w:val="both"/>
      </w:pPr>
    </w:p>
    <w:p w14:paraId="3775D126" w14:textId="77777777" w:rsidR="00486FB0" w:rsidRDefault="007852FB" w:rsidP="004009DD">
      <w:pPr>
        <w:pStyle w:val="berschrift1"/>
        <w:spacing w:line="360" w:lineRule="auto"/>
        <w:jc w:val="both"/>
      </w:pPr>
      <w:bookmarkStart w:id="78" w:name="_Toc43305339"/>
      <w:r w:rsidRPr="007852FB">
        <w:rPr>
          <w:noProof/>
        </w:rPr>
        <w:lastRenderedPageBreak/>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78"/>
      <w:r w:rsidR="00242621">
        <w:br w:type="page"/>
      </w:r>
    </w:p>
    <w:p w14:paraId="6BA38CB3" w14:textId="3DE574E6" w:rsidR="00225B05" w:rsidRPr="00486FB0" w:rsidRDefault="00225B05" w:rsidP="00751E6B">
      <w:pPr>
        <w:pStyle w:val="berschrift3"/>
      </w:pPr>
      <w:bookmarkStart w:id="79" w:name="_Toc43305340"/>
      <w:r w:rsidRPr="00486FB0">
        <w:lastRenderedPageBreak/>
        <w:t>Export</w:t>
      </w:r>
      <w:bookmarkEnd w:id="79"/>
    </w:p>
    <w:p w14:paraId="6657B9F8" w14:textId="4448BE4D" w:rsidR="00225B05" w:rsidRDefault="00225B05" w:rsidP="004009DD">
      <w:pPr>
        <w:jc w:val="both"/>
      </w:pPr>
      <w:r>
        <w:t>In M_</w:t>
      </w:r>
      <w:r w:rsidR="00F5081D">
        <w:t>EXPOR</w:t>
      </w:r>
      <w:r>
        <w:t xml:space="preserve">T gibt es die beiden </w:t>
      </w:r>
      <w:r w:rsidR="00CD77F8">
        <w:t xml:space="preserve">überladenden </w:t>
      </w:r>
      <w:r>
        <w:t xml:space="preserve">Methoden </w:t>
      </w:r>
      <w:proofErr w:type="spellStart"/>
      <w:r w:rsidR="00E4272F">
        <w:t>expor</w:t>
      </w:r>
      <w:r w:rsidR="00554D6F">
        <w:t>t</w:t>
      </w:r>
      <w:proofErr w:type="spellEnd"/>
      <w:r w:rsidR="00554D6F">
        <w:t>.</w:t>
      </w:r>
    </w:p>
    <w:p w14:paraId="4E864E23" w14:textId="41247919" w:rsidR="00225B05" w:rsidRDefault="00225B05" w:rsidP="004009DD">
      <w:pPr>
        <w:jc w:val="both"/>
      </w:pPr>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4009DD">
      <w:pPr>
        <w:jc w:val="both"/>
      </w:pPr>
      <w:r>
        <w:t xml:space="preserve">Bei der Ausführung dieser Methode kann es zu </w:t>
      </w:r>
      <w:r w:rsidR="009B2E95">
        <w:t>4</w:t>
      </w:r>
      <w:r>
        <w:t xml:space="preserve"> Fällen kommen, welche auch die Äquivalenzklassen darstellen:</w:t>
      </w:r>
    </w:p>
    <w:p w14:paraId="2267C296" w14:textId="43504FC0" w:rsidR="00225B05" w:rsidRDefault="00225B05" w:rsidP="004009DD">
      <w:pPr>
        <w:pStyle w:val="Listenabsatz"/>
        <w:numPr>
          <w:ilvl w:val="0"/>
          <w:numId w:val="13"/>
        </w:numPr>
        <w:jc w:val="both"/>
        <w:rPr>
          <w:b/>
          <w:bCs/>
        </w:rPr>
      </w:pPr>
      <w:r>
        <w:rPr>
          <w:b/>
          <w:bCs/>
        </w:rPr>
        <w:t>D</w:t>
      </w:r>
      <w:r w:rsidR="00DF7CEE">
        <w:rPr>
          <w:b/>
          <w:bCs/>
        </w:rPr>
        <w:t>er Dateipfad ist leer oder besteht nur aus Leerzeichen</w:t>
      </w:r>
    </w:p>
    <w:p w14:paraId="01A0B9A8" w14:textId="77777777" w:rsidR="00225B05" w:rsidRPr="00A903A5" w:rsidRDefault="00225B05"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0DFF0840" w14:textId="77777777" w:rsidR="00225B05" w:rsidRDefault="00225B05" w:rsidP="004009DD">
      <w:pPr>
        <w:pStyle w:val="Listenabsatz"/>
        <w:numPr>
          <w:ilvl w:val="0"/>
          <w:numId w:val="13"/>
        </w:numPr>
        <w:jc w:val="both"/>
        <w:rPr>
          <w:b/>
          <w:bCs/>
        </w:rPr>
      </w:pPr>
      <w:r>
        <w:rPr>
          <w:b/>
          <w:bCs/>
        </w:rPr>
        <w:t>Der Dateipfad ist „null“</w:t>
      </w:r>
    </w:p>
    <w:p w14:paraId="0BEC24CB" w14:textId="376426AB" w:rsidR="00225B05" w:rsidRDefault="00225B05"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767272CB" w14:textId="410EBAA2" w:rsidR="003F373B" w:rsidRDefault="003F373B" w:rsidP="004009DD">
      <w:pPr>
        <w:pStyle w:val="Listenabsatz"/>
        <w:numPr>
          <w:ilvl w:val="0"/>
          <w:numId w:val="13"/>
        </w:numPr>
        <w:jc w:val="both"/>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4009DD">
      <w:pPr>
        <w:pStyle w:val="Listenabsatz"/>
        <w:jc w:val="both"/>
        <w:rPr>
          <w:b/>
          <w:bCs/>
        </w:rPr>
      </w:pPr>
      <w:r>
        <w:t xml:space="preserve">→ falls dies eintritt wird eine </w:t>
      </w:r>
      <w:proofErr w:type="spellStart"/>
      <w:r>
        <w:t>NullPointerException</w:t>
      </w:r>
      <w:proofErr w:type="spellEnd"/>
      <w:r>
        <w:t xml:space="preserve"> geworfen, auf welche beim Testen geprüft wird</w:t>
      </w:r>
    </w:p>
    <w:p w14:paraId="5A7FC1D9" w14:textId="77777777" w:rsidR="00225B05" w:rsidRDefault="00225B05" w:rsidP="004009DD">
      <w:pPr>
        <w:pStyle w:val="Listenabsatz"/>
        <w:numPr>
          <w:ilvl w:val="0"/>
          <w:numId w:val="13"/>
        </w:numPr>
        <w:jc w:val="both"/>
        <w:rPr>
          <w:b/>
          <w:bCs/>
        </w:rPr>
      </w:pPr>
      <w:r>
        <w:rPr>
          <w:b/>
          <w:bCs/>
        </w:rPr>
        <w:t>Die Methode wirft keinen Fehler</w:t>
      </w:r>
    </w:p>
    <w:p w14:paraId="723C7AEB" w14:textId="77777777" w:rsidR="00225B05" w:rsidRDefault="00225B05"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61D8D68B" w14:textId="77777777" w:rsidR="005B1330" w:rsidRDefault="00225B05" w:rsidP="004009DD">
      <w:pPr>
        <w:jc w:val="both"/>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0E0B200C" w14:textId="7EF9949D" w:rsidR="005B1330" w:rsidRDefault="005B1330" w:rsidP="004009DD">
      <w:pPr>
        <w:jc w:val="both"/>
        <w:rPr>
          <w:bCs/>
        </w:rPr>
      </w:pPr>
      <w:r>
        <w:rPr>
          <w:bCs/>
        </w:rPr>
        <w:t xml:space="preserve">Auf eine </w:t>
      </w:r>
      <w:proofErr w:type="spellStart"/>
      <w:r>
        <w:rPr>
          <w:bCs/>
        </w:rPr>
        <w:t>JAXBExeption</w:t>
      </w:r>
      <w:proofErr w:type="spellEnd"/>
      <w:r>
        <w:rPr>
          <w:bCs/>
        </w:rPr>
        <w:t xml:space="preserve"> kann hier nicht getestet werden, da</w:t>
      </w:r>
      <w:r w:rsidR="004A0DE6">
        <w:rPr>
          <w:bCs/>
        </w:rPr>
        <w:t xml:space="preserve"> eine </w:t>
      </w:r>
      <w:proofErr w:type="spellStart"/>
      <w:r w:rsidR="004A0DE6">
        <w:rPr>
          <w:bCs/>
        </w:rPr>
        <w:t>JAXBException</w:t>
      </w:r>
      <w:proofErr w:type="spellEnd"/>
      <w:r w:rsidR="004A0DE6">
        <w:rPr>
          <w:bCs/>
        </w:rPr>
        <w:t xml:space="preserve"> bei der Konvertierung von Objekt nach XML nur in zwei Fällen geworfen wird:</w:t>
      </w:r>
    </w:p>
    <w:p w14:paraId="47C74970" w14:textId="62529DC0" w:rsidR="004A0DE6" w:rsidRDefault="004A0DE6"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w:t>
      </w:r>
      <w:r w:rsidR="005165F5">
        <w:rPr>
          <w:bCs/>
        </w:rPr>
        <w:t>Methode</w:t>
      </w:r>
      <w:r>
        <w:rPr>
          <w:bCs/>
        </w:rPr>
        <w:t xml:space="preserve"> übergeben werden müsste</w:t>
      </w:r>
    </w:p>
    <w:p w14:paraId="167ABFD2" w14:textId="009CE673" w:rsidR="005165F5" w:rsidRPr="004A0DE6" w:rsidRDefault="00CA690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w:t>
      </w:r>
      <w:r w:rsidR="001C1F76">
        <w:rPr>
          <w:bCs/>
        </w:rPr>
        <w:t xml:space="preserve"> </w:t>
      </w:r>
      <w:r w:rsidR="001C1F76" w:rsidRPr="001C1F76">
        <w:rPr>
          <w:rFonts w:ascii="Wingdings" w:eastAsia="Wingdings" w:hAnsi="Wingdings" w:cs="Wingdings"/>
        </w:rPr>
        <w:t></w:t>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4009DD">
      <w:pPr>
        <w:jc w:val="both"/>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009DD">
      <w:pPr>
        <w:jc w:val="both"/>
      </w:pPr>
    </w:p>
    <w:p w14:paraId="6D135A8C" w14:textId="44D57776" w:rsidR="00F2525C" w:rsidRDefault="001B11BF" w:rsidP="004009DD">
      <w:pPr>
        <w:jc w:val="both"/>
      </w:pPr>
      <w:r w:rsidRPr="001B11BF">
        <w:rPr>
          <w:noProof/>
        </w:rPr>
        <w:lastRenderedPageBreak/>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00F2525C">
        <w:lastRenderedPageBreak/>
        <w:t xml:space="preserve">Die </w:t>
      </w:r>
      <w:r w:rsidR="00596D25">
        <w:t>zweite Methode</w:t>
      </w:r>
      <w:r w:rsidR="00F2525C">
        <w:t xml:space="preserve"> exportiert ein </w:t>
      </w:r>
      <w:r w:rsidR="00333F33">
        <w:t>die Konfiguration der Einflussfaktoren eines P</w:t>
      </w:r>
      <w:r w:rsidR="00F2525C">
        <w:t>rojekt</w:t>
      </w:r>
      <w:r w:rsidR="0023026F">
        <w:t>es</w:t>
      </w:r>
      <w:r w:rsidR="00F2525C">
        <w:t>. Hierbei wird überprüft, ob der angegebene Pfad null oder leer ist oder nur aus Leerzeichen besteht. Außerdem wird überprüft, ob d</w:t>
      </w:r>
      <w:r w:rsidR="00430E82">
        <w:t>as Objekt der</w:t>
      </w:r>
      <w:r w:rsidR="00F2525C">
        <w:t xml:space="preserve"> zu exportierende</w:t>
      </w:r>
      <w:r w:rsidR="00430E82">
        <w:t>n Einflussfaktoren</w:t>
      </w:r>
      <w:r w:rsidR="00F2525C">
        <w:t xml:space="preserve"> null ist und die Konvertierung mit JAXB versucht.</w:t>
      </w:r>
    </w:p>
    <w:p w14:paraId="1A859A08" w14:textId="77777777" w:rsidR="00F2525C" w:rsidRDefault="00F2525C" w:rsidP="004009DD">
      <w:pPr>
        <w:jc w:val="both"/>
      </w:pPr>
      <w:r>
        <w:t>Bei der Ausführung dieser Methode kann es zu 4 Fällen kommen, welche auch die Äquivalenzklassen darstellen:</w:t>
      </w:r>
    </w:p>
    <w:p w14:paraId="1272F169" w14:textId="77777777" w:rsidR="00F2525C" w:rsidRDefault="00F2525C" w:rsidP="004009DD">
      <w:pPr>
        <w:pStyle w:val="Listenabsatz"/>
        <w:numPr>
          <w:ilvl w:val="0"/>
          <w:numId w:val="13"/>
        </w:numPr>
        <w:jc w:val="both"/>
        <w:rPr>
          <w:b/>
          <w:bCs/>
        </w:rPr>
      </w:pPr>
      <w:r>
        <w:rPr>
          <w:b/>
          <w:bCs/>
        </w:rPr>
        <w:t>Der Dateipfad ist leer oder besteht nur aus Leerzeichen</w:t>
      </w:r>
    </w:p>
    <w:p w14:paraId="5EA40E14" w14:textId="77777777" w:rsidR="00F2525C" w:rsidRPr="00A903A5" w:rsidRDefault="00F2525C"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56BCF34D" w14:textId="77777777" w:rsidR="00F2525C" w:rsidRDefault="00F2525C" w:rsidP="004009DD">
      <w:pPr>
        <w:pStyle w:val="Listenabsatz"/>
        <w:numPr>
          <w:ilvl w:val="0"/>
          <w:numId w:val="13"/>
        </w:numPr>
        <w:jc w:val="both"/>
        <w:rPr>
          <w:b/>
          <w:bCs/>
        </w:rPr>
      </w:pPr>
      <w:r>
        <w:rPr>
          <w:b/>
          <w:bCs/>
        </w:rPr>
        <w:t>Der Dateipfad ist „null“</w:t>
      </w:r>
    </w:p>
    <w:p w14:paraId="29CEA93D" w14:textId="77777777" w:rsidR="00F2525C" w:rsidRDefault="00F2525C"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783F61F2" w14:textId="62B3C699" w:rsidR="00F2525C" w:rsidRDefault="00F2525C" w:rsidP="004009DD">
      <w:pPr>
        <w:pStyle w:val="Listenabsatz"/>
        <w:numPr>
          <w:ilvl w:val="0"/>
          <w:numId w:val="13"/>
        </w:numPr>
        <w:jc w:val="both"/>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4009DD">
      <w:pPr>
        <w:pStyle w:val="Listenabsatz"/>
        <w:jc w:val="both"/>
        <w:rPr>
          <w:b/>
          <w:bCs/>
        </w:rPr>
      </w:pPr>
      <w:r>
        <w:t xml:space="preserve">→ falls dies eintritt wird eine </w:t>
      </w:r>
      <w:proofErr w:type="spellStart"/>
      <w:r>
        <w:t>NullPointerException</w:t>
      </w:r>
      <w:proofErr w:type="spellEnd"/>
      <w:r>
        <w:t xml:space="preserve"> geworfen, auf welche beim Testen geprüft wird</w:t>
      </w:r>
    </w:p>
    <w:p w14:paraId="60D67D67" w14:textId="77777777" w:rsidR="00F2525C" w:rsidRDefault="00F2525C" w:rsidP="004009DD">
      <w:pPr>
        <w:pStyle w:val="Listenabsatz"/>
        <w:numPr>
          <w:ilvl w:val="0"/>
          <w:numId w:val="13"/>
        </w:numPr>
        <w:jc w:val="both"/>
        <w:rPr>
          <w:b/>
          <w:bCs/>
        </w:rPr>
      </w:pPr>
      <w:r>
        <w:rPr>
          <w:b/>
          <w:bCs/>
        </w:rPr>
        <w:t>Die Methode wirft keinen Fehler</w:t>
      </w:r>
    </w:p>
    <w:p w14:paraId="1F95C7C4" w14:textId="77777777" w:rsidR="00F2525C" w:rsidRDefault="00F2525C"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501D5A88" w14:textId="77777777" w:rsidR="00F2525C" w:rsidRDefault="00F2525C" w:rsidP="004009DD">
      <w:pPr>
        <w:jc w:val="both"/>
        <w:rPr>
          <w:bCs/>
        </w:rPr>
      </w:pPr>
      <w:r>
        <w:rPr>
          <w:bCs/>
        </w:rPr>
        <w:t xml:space="preserve">Es wurden also 3 Tests konstruiert (ein Test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1126F351" w14:textId="77777777" w:rsidR="00F2525C" w:rsidRDefault="00F2525C" w:rsidP="004009DD">
      <w:pPr>
        <w:jc w:val="both"/>
        <w:rPr>
          <w:bCs/>
        </w:rPr>
      </w:pPr>
      <w:r>
        <w:rPr>
          <w:bCs/>
        </w:rPr>
        <w:t xml:space="preserve">Auf eine </w:t>
      </w:r>
      <w:proofErr w:type="spellStart"/>
      <w:r>
        <w:rPr>
          <w:bCs/>
        </w:rPr>
        <w:t>JAXBExeption</w:t>
      </w:r>
      <w:proofErr w:type="spellEnd"/>
      <w:r>
        <w:rPr>
          <w:bCs/>
        </w:rPr>
        <w:t xml:space="preserve"> kann hier nicht getestet werden, da eine </w:t>
      </w:r>
      <w:proofErr w:type="spellStart"/>
      <w:r>
        <w:rPr>
          <w:bCs/>
        </w:rPr>
        <w:t>JAXBException</w:t>
      </w:r>
      <w:proofErr w:type="spellEnd"/>
      <w:r>
        <w:rPr>
          <w:bCs/>
        </w:rPr>
        <w:t xml:space="preserve"> bei der Konvertierung von Objekt nach XML nur in zwei Fällen geworfen wird:</w:t>
      </w:r>
    </w:p>
    <w:p w14:paraId="1E513116" w14:textId="77777777" w:rsidR="00F2525C" w:rsidRDefault="00F2525C"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Methode übergeben werden müsste</w:t>
      </w:r>
    </w:p>
    <w:p w14:paraId="2BD4D77C" w14:textId="36250566" w:rsidR="00F2525C" w:rsidRPr="004A0DE6" w:rsidRDefault="00F2525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 </w:t>
      </w:r>
      <w:r w:rsidRPr="001C1F76">
        <w:rPr>
          <w:rFonts w:ascii="Wingdings" w:eastAsia="Wingdings" w:hAnsi="Wingdings" w:cs="Wingdings"/>
        </w:rPr>
        <w:t></w:t>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4009DD">
      <w:pPr>
        <w:jc w:val="both"/>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009DD">
      <w:pPr>
        <w:jc w:val="both"/>
      </w:pPr>
      <w:r w:rsidRPr="004774C6">
        <w:rPr>
          <w:noProof/>
        </w:rPr>
        <w:lastRenderedPageBreak/>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009DD">
      <w:pPr>
        <w:jc w:val="both"/>
      </w:pPr>
      <w:r>
        <w:br w:type="page"/>
      </w:r>
    </w:p>
    <w:p w14:paraId="60A1AE9A" w14:textId="12328429" w:rsidR="00E27202" w:rsidRDefault="00E27202" w:rsidP="00751E6B">
      <w:pPr>
        <w:pStyle w:val="berschrift2"/>
      </w:pPr>
      <w:bookmarkStart w:id="80" w:name="_Ref43217952"/>
      <w:bookmarkStart w:id="81" w:name="_Toc43305341"/>
      <w:r w:rsidRPr="00E27202">
        <w:lastRenderedPageBreak/>
        <w:t>Selbstoptimierung</w:t>
      </w:r>
      <w:bookmarkEnd w:id="80"/>
      <w:bookmarkEnd w:id="81"/>
    </w:p>
    <w:p w14:paraId="314D1790" w14:textId="5B09F76D" w:rsidR="00EB3A25" w:rsidRDefault="00997643" w:rsidP="004009DD">
      <w:pPr>
        <w:jc w:val="both"/>
      </w:pPr>
      <w:r>
        <w:t xml:space="preserve">Nachdem die Selbstoptimierung </w:t>
      </w:r>
      <w:r w:rsidR="00AA62B3">
        <w:t xml:space="preserve">in der Klasse M_FUNCTIONPOINTESTIMATION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proofErr w:type="gramStart"/>
      <w:r w:rsidR="00183FBE" w:rsidRPr="004A3694">
        <w:rPr>
          <w:i/>
          <w:iCs/>
        </w:rPr>
        <w:t>Math</w:t>
      </w:r>
      <w:r w:rsidR="00D8293E" w:rsidRPr="004A3694">
        <w:rPr>
          <w:i/>
          <w:iCs/>
        </w:rPr>
        <w:t>.log(</w:t>
      </w:r>
      <w:proofErr w:type="gramEnd"/>
      <w:r w:rsidR="00D8293E" w:rsidRPr="004A3694">
        <w:rPr>
          <w:i/>
          <w:iCs/>
        </w:rPr>
        <w:t>)</w:t>
      </w:r>
      <w:r w:rsidR="00780F75">
        <w:t>-</w:t>
      </w:r>
      <w:r w:rsidR="00D8293E">
        <w:t>Funktion</w:t>
      </w:r>
      <w:r w:rsidR="00AA62B3">
        <w:t xml:space="preserve">, in der </w:t>
      </w:r>
      <w:proofErr w:type="spellStart"/>
      <w:r w:rsidR="00AA62B3" w:rsidRPr="00AA62B3">
        <w:rPr>
          <w:i/>
          <w:iCs/>
        </w:rPr>
        <w:t>calcCorrection</w:t>
      </w:r>
      <w:proofErr w:type="spellEnd"/>
      <w:r w:rsidR="00AA62B3" w:rsidRPr="00AA62B3">
        <w:rPr>
          <w:i/>
          <w:iCs/>
        </w:rPr>
        <w:t>()</w:t>
      </w:r>
      <w:r w:rsidR="00AA62B3">
        <w:t xml:space="preserve"> Funktion</w:t>
      </w:r>
      <w:r w:rsidR="00D8293E">
        <w:t xml:space="preserve"> ein Korrekturfaktor berechnet.</w:t>
      </w:r>
      <w:r w:rsidR="00EA0BB1">
        <w:t xml:space="preserve"> </w:t>
      </w:r>
    </w:p>
    <w:p w14:paraId="579C3AAE" w14:textId="2D827027" w:rsidR="00EB3A25" w:rsidRDefault="00EB3A25" w:rsidP="004009DD">
      <w:pPr>
        <w:jc w:val="both"/>
      </w:pPr>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4009DD">
      <w:pPr>
        <w:jc w:val="both"/>
      </w:pPr>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4009DD">
      <w:pPr>
        <w:jc w:val="both"/>
      </w:pPr>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0E20B38E" w:rsidR="00E950DC" w:rsidRDefault="00D5404E" w:rsidP="004009DD">
      <w:pPr>
        <w:jc w:val="both"/>
      </w:pPr>
      <w:r>
        <w:t xml:space="preserve">Aus dem Korrekturfaktor kann </w:t>
      </w:r>
      <w:r w:rsidR="00150F34">
        <w:t xml:space="preserve">durch Umformung der Formel für </w:t>
      </w:r>
      <w:r w:rsidR="00EC0CED">
        <w:t xml:space="preserve">die </w:t>
      </w:r>
      <w:proofErr w:type="spellStart"/>
      <w:r w:rsidR="00150F34" w:rsidRPr="004A3694">
        <w:rPr>
          <w:i/>
          <w:iCs/>
        </w:rPr>
        <w:t>correctedDuration</w:t>
      </w:r>
      <w:proofErr w:type="spellEnd"/>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r w:rsidR="00E950DC" w:rsidRPr="00135A40">
        <w:rPr>
          <w:color w:val="C00000"/>
        </w:rPr>
        <w:t xml:space="preserve">(Anzahl Personen mit einbezogen?) </w:t>
      </w:r>
    </w:p>
    <w:p w14:paraId="726910E1" w14:textId="53A3B686" w:rsidR="00E950DC" w:rsidRDefault="00135A40" w:rsidP="004009DD">
      <w:pPr>
        <w:jc w:val="both"/>
      </w:pPr>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02A83542" w:rsidR="00A75348" w:rsidRPr="00A75348" w:rsidRDefault="00A75348" w:rsidP="004009DD">
      <w:pPr>
        <w:jc w:val="both"/>
      </w:pPr>
      <w:r w:rsidRPr="00A75348">
        <w:t xml:space="preserve">In </w:t>
      </w:r>
      <w:r>
        <w:t>Code umgesetzt entspricht diese Formel dann</w:t>
      </w:r>
      <w:r w:rsidR="002F6F5C">
        <w:t xml:space="preserve"> der Berechnung von </w:t>
      </w:r>
      <w:r w:rsidR="002F6F5C" w:rsidRPr="002F6F5C">
        <w:rPr>
          <w:i/>
          <w:iCs/>
        </w:rPr>
        <w:t>e2Correction</w:t>
      </w:r>
      <w:r w:rsidR="002F6F5C">
        <w:t xml:space="preserve"> in Zeile 399. Zusätzlich wird das Ergebnis hier als </w:t>
      </w:r>
      <w:proofErr w:type="gramStart"/>
      <w:r w:rsidR="002F6F5C">
        <w:t>Integer</w:t>
      </w:r>
      <w:proofErr w:type="gramEnd"/>
      <w:r w:rsidR="002F6F5C">
        <w:t xml:space="preserve"> gecastet um einen, den Vorgaben der Faktoren entsprechenden, Wert zu erhalten. </w:t>
      </w:r>
    </w:p>
    <w:p w14:paraId="4E56B832" w14:textId="57A0772A" w:rsidR="00A75348" w:rsidRPr="00A75348" w:rsidRDefault="00A75348" w:rsidP="004009DD">
      <w:pPr>
        <w:pStyle w:val="HTMLVorformatiert"/>
        <w:shd w:val="clear" w:color="auto" w:fill="FFFFFF"/>
        <w:jc w:val="both"/>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proofErr w:type="spellStart"/>
      <w:r w:rsidRPr="00A75348">
        <w:rPr>
          <w:rFonts w:ascii="Menlo" w:hAnsi="Menlo" w:cs="Menlo"/>
          <w:b/>
          <w:bCs/>
          <w:color w:val="000080"/>
        </w:rPr>
        <w:t>int</w:t>
      </w:r>
      <w:proofErr w:type="spellEnd"/>
      <w:r w:rsidRPr="00A75348">
        <w:rPr>
          <w:rFonts w:ascii="Menlo" w:hAnsi="Menlo" w:cs="Menlo"/>
          <w:color w:val="000000"/>
        </w:rPr>
        <w:t>) (((</w:t>
      </w:r>
      <w:proofErr w:type="spellStart"/>
      <w:proofErr w:type="gramStart"/>
      <w:r w:rsidRPr="00A75348">
        <w:rPr>
          <w:rFonts w:ascii="Menlo" w:hAnsi="Menlo" w:cs="Menlo"/>
          <w:color w:val="000000"/>
        </w:rPr>
        <w:t>Math.</w:t>
      </w:r>
      <w:r w:rsidRPr="00A75348">
        <w:rPr>
          <w:rFonts w:ascii="Menlo" w:hAnsi="Menlo" w:cs="Menlo"/>
          <w:i/>
          <w:iCs/>
          <w:color w:val="000000"/>
        </w:rPr>
        <w:t>pow</w:t>
      </w:r>
      <w:proofErr w:type="spellEnd"/>
      <w:r w:rsidRPr="00A75348">
        <w:rPr>
          <w:rFonts w:ascii="Menlo" w:hAnsi="Menlo" w:cs="Menlo"/>
          <w:color w:val="000000"/>
        </w:rPr>
        <w:t>(</w:t>
      </w:r>
      <w:proofErr w:type="gramEnd"/>
      <w:r w:rsidRPr="00A75348">
        <w:rPr>
          <w:rFonts w:ascii="Menlo" w:hAnsi="Menlo" w:cs="Menlo"/>
          <w:color w:val="000000"/>
        </w:rPr>
        <w:t>(</w:t>
      </w:r>
      <w:proofErr w:type="spellStart"/>
      <w:r w:rsidRPr="00A75348">
        <w:rPr>
          <w:rFonts w:ascii="Menlo" w:hAnsi="Menlo" w:cs="Menlo"/>
          <w:color w:val="000000"/>
        </w:rPr>
        <w:t>realTime</w:t>
      </w:r>
      <w:proofErr w:type="spellEnd"/>
      <w:r w:rsidRPr="00A75348">
        <w:rPr>
          <w:rFonts w:ascii="Menlo" w:hAnsi="Menlo" w:cs="Menlo"/>
          <w:color w:val="000000"/>
        </w:rPr>
        <w:t xml:space="preserve"> / (</w:t>
      </w:r>
      <w:proofErr w:type="spellStart"/>
      <w:r w:rsidRPr="00A75348">
        <w:rPr>
          <w:rFonts w:ascii="Menlo" w:hAnsi="Menlo" w:cs="Menlo"/>
          <w:color w:val="000000"/>
        </w:rPr>
        <w:t>Math.</w:t>
      </w:r>
      <w:r w:rsidRPr="00A75348">
        <w:rPr>
          <w:rFonts w:ascii="Menlo" w:hAnsi="Menlo" w:cs="Menlo"/>
          <w:i/>
          <w:iCs/>
          <w:color w:val="000000"/>
        </w:rPr>
        <w:t>exp</w:t>
      </w:r>
      <w:proofErr w:type="spellEnd"/>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proofErr w:type="spellStart"/>
      <w:r w:rsidRPr="00A75348">
        <w:rPr>
          <w:rFonts w:ascii="Menlo" w:hAnsi="Menlo" w:cs="Menlo"/>
          <w:b/>
          <w:bCs/>
          <w:color w:val="660E7A"/>
        </w:rPr>
        <w:t>jonesPersonNo</w:t>
      </w:r>
      <w:proofErr w:type="spellEnd"/>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77777777" w:rsidR="00A75348" w:rsidRPr="00A75348" w:rsidRDefault="00A75348" w:rsidP="004009DD">
      <w:pPr>
        <w:pStyle w:val="HTMLVorformatiert"/>
        <w:shd w:val="clear" w:color="auto" w:fill="FFFFFF"/>
        <w:jc w:val="both"/>
        <w:rPr>
          <w:rFonts w:ascii="Menlo" w:hAnsi="Menlo" w:cs="Menlo"/>
          <w:color w:val="000000"/>
        </w:rPr>
      </w:pPr>
    </w:p>
    <w:p w14:paraId="63428D73" w14:textId="4647E732" w:rsidR="00EA0BB1" w:rsidRDefault="008A2CCC" w:rsidP="004009DD">
      <w:pPr>
        <w:jc w:val="both"/>
      </w:pPr>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 xml:space="preserve">beruht auf der Implementierung einer mathematischen Umformung. Da die </w:t>
      </w:r>
      <w:proofErr w:type="gramStart"/>
      <w:r w:rsidR="006A7D75">
        <w:rPr>
          <w:color w:val="000000" w:themeColor="text1"/>
        </w:rPr>
        <w:t>Math.log</w:t>
      </w:r>
      <w:r w:rsidR="00B16E80">
        <w:rPr>
          <w:color w:val="000000" w:themeColor="text1"/>
        </w:rPr>
        <w:t>(</w:t>
      </w:r>
      <w:proofErr w:type="gramEnd"/>
      <w:r w:rsidR="00B16E80">
        <w:rPr>
          <w:color w:val="000000" w:themeColor="text1"/>
        </w:rPr>
        <w:t>)-</w:t>
      </w:r>
      <w:r w:rsidR="006A7D75">
        <w:rPr>
          <w:color w:val="000000" w:themeColor="text1"/>
        </w:rPr>
        <w:t xml:space="preserve"> sowie die </w:t>
      </w:r>
      <w:proofErr w:type="spellStart"/>
      <w:r w:rsidR="00B16E80">
        <w:rPr>
          <w:color w:val="000000" w:themeColor="text1"/>
        </w:rPr>
        <w:t>Math.exp</w:t>
      </w:r>
      <w:proofErr w:type="spellEnd"/>
      <w:r w:rsidR="00B16E80">
        <w:rPr>
          <w:color w:val="000000" w:themeColor="text1"/>
        </w:rPr>
        <w:t xml:space="preserve">()-Funktionen als korrekt angenommen werden können, </w:t>
      </w:r>
      <w:commentRangeStart w:id="82"/>
      <w:r w:rsidR="00B16E80">
        <w:rPr>
          <w:color w:val="000000" w:themeColor="text1"/>
        </w:rPr>
        <w:t xml:space="preserve">wird dieser Teil der Berechnung als korrekt angenommen. </w:t>
      </w:r>
      <w:commentRangeEnd w:id="82"/>
      <w:r w:rsidR="004A3694">
        <w:rPr>
          <w:rStyle w:val="Kommentarzeichen"/>
        </w:rPr>
        <w:commentReference w:id="82"/>
      </w:r>
      <w:r w:rsidR="00DD3405">
        <w:t>Sobald die notwendige Korrektur in Form der angepassten Summe der Einflussfaktoren E2 berechnet wurde</w:t>
      </w:r>
      <w:r w:rsidR="00F570D9">
        <w:t xml:space="preserve"> (</w:t>
      </w:r>
      <w:r w:rsidR="007206B9" w:rsidRPr="007206B9">
        <w:t>M_PROJECTDATA_FUNCTIONPOINTESTIMATION</w:t>
      </w:r>
      <w:r w:rsidR="007206B9">
        <w:t>.e2Correction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C_EFFORT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4009DD">
      <w:pPr>
        <w:pStyle w:val="Listenabsatz"/>
        <w:numPr>
          <w:ilvl w:val="0"/>
          <w:numId w:val="12"/>
        </w:numPr>
        <w:jc w:val="both"/>
        <w:rPr>
          <w:i/>
          <w:iCs/>
        </w:rPr>
      </w:pPr>
      <w:proofErr w:type="spellStart"/>
      <w:proofErr w:type="gramStart"/>
      <w:r w:rsidRPr="004A3694">
        <w:rPr>
          <w:i/>
          <w:iCs/>
        </w:rPr>
        <w:t>notifyAdjustFactors</w:t>
      </w:r>
      <w:proofErr w:type="spellEnd"/>
      <w:r w:rsidRPr="004A3694">
        <w:rPr>
          <w:i/>
          <w:iCs/>
        </w:rPr>
        <w:t>(</w:t>
      </w:r>
      <w:proofErr w:type="gramEnd"/>
      <w:r w:rsidRPr="004A3694">
        <w:rPr>
          <w:i/>
          <w:iCs/>
        </w:rPr>
        <w:t>)</w:t>
      </w:r>
    </w:p>
    <w:p w14:paraId="39163751" w14:textId="2EE548A3" w:rsidR="00997643" w:rsidRPr="004A3694" w:rsidRDefault="00EA0BB1" w:rsidP="004009DD">
      <w:pPr>
        <w:pStyle w:val="Listenabsatz"/>
        <w:numPr>
          <w:ilvl w:val="0"/>
          <w:numId w:val="12"/>
        </w:numPr>
        <w:jc w:val="both"/>
        <w:rPr>
          <w:i/>
          <w:iCs/>
        </w:rPr>
      </w:pPr>
      <w:proofErr w:type="spellStart"/>
      <w:proofErr w:type="gramStart"/>
      <w:r w:rsidRPr="004A3694">
        <w:rPr>
          <w:i/>
          <w:iCs/>
        </w:rPr>
        <w:t>increaseFactors</w:t>
      </w:r>
      <w:proofErr w:type="spellEnd"/>
      <w:r w:rsidRPr="004A3694">
        <w:rPr>
          <w:i/>
          <w:iCs/>
        </w:rPr>
        <w:t>(</w:t>
      </w:r>
      <w:proofErr w:type="gramEnd"/>
      <w:r w:rsidRPr="004A3694">
        <w:rPr>
          <w:i/>
          <w:iCs/>
        </w:rPr>
        <w:t>)</w:t>
      </w:r>
    </w:p>
    <w:p w14:paraId="2D206CF5" w14:textId="3F889537" w:rsidR="00EA0BB1" w:rsidRPr="004A3694" w:rsidRDefault="00EA0BB1" w:rsidP="004009DD">
      <w:pPr>
        <w:pStyle w:val="Listenabsatz"/>
        <w:numPr>
          <w:ilvl w:val="0"/>
          <w:numId w:val="12"/>
        </w:numPr>
        <w:jc w:val="both"/>
        <w:rPr>
          <w:i/>
          <w:iCs/>
        </w:rPr>
      </w:pPr>
      <w:proofErr w:type="spellStart"/>
      <w:proofErr w:type="gramStart"/>
      <w:r w:rsidRPr="004A3694">
        <w:rPr>
          <w:i/>
          <w:iCs/>
        </w:rPr>
        <w:t>decreaseFactors</w:t>
      </w:r>
      <w:proofErr w:type="spellEnd"/>
      <w:r w:rsidRPr="004A3694">
        <w:rPr>
          <w:i/>
          <w:iCs/>
        </w:rPr>
        <w:t>(</w:t>
      </w:r>
      <w:proofErr w:type="gramEnd"/>
      <w:r w:rsidRPr="004A3694">
        <w:rPr>
          <w:i/>
          <w:iCs/>
        </w:rPr>
        <w:t>)</w:t>
      </w:r>
    </w:p>
    <w:p w14:paraId="3306DCC5" w14:textId="77777777" w:rsidR="007857F1" w:rsidRDefault="007857F1" w:rsidP="004009DD">
      <w:pPr>
        <w:jc w:val="both"/>
        <w:rPr>
          <w:rFonts w:ascii="Arial" w:eastAsiaTheme="majorEastAsia" w:hAnsi="Arial" w:cs="Arial"/>
          <w:sz w:val="28"/>
        </w:rPr>
      </w:pPr>
      <w:r>
        <w:rPr>
          <w:rFonts w:ascii="Arial" w:hAnsi="Arial" w:cs="Arial"/>
          <w:sz w:val="28"/>
        </w:rPr>
        <w:br w:type="page"/>
      </w:r>
    </w:p>
    <w:p w14:paraId="5440FCB9" w14:textId="202E8090" w:rsidR="00BF3849" w:rsidRPr="00482442" w:rsidRDefault="00BF3849" w:rsidP="00751E6B">
      <w:pPr>
        <w:pStyle w:val="berschrift3"/>
      </w:pPr>
      <w:bookmarkStart w:id="83" w:name="_Toc43305342"/>
      <w:proofErr w:type="spellStart"/>
      <w:proofErr w:type="gramStart"/>
      <w:r w:rsidRPr="00482442">
        <w:lastRenderedPageBreak/>
        <w:t>notifyAdjust</w:t>
      </w:r>
      <w:r w:rsidR="00482442" w:rsidRPr="00482442">
        <w:t>Factors</w:t>
      </w:r>
      <w:proofErr w:type="spellEnd"/>
      <w:r w:rsidR="00482442" w:rsidRPr="00482442">
        <w:t>(</w:t>
      </w:r>
      <w:proofErr w:type="gramEnd"/>
      <w:r w:rsidR="00482442" w:rsidRPr="00482442">
        <w:t>)</w:t>
      </w:r>
      <w:bookmarkEnd w:id="83"/>
    </w:p>
    <w:p w14:paraId="75D13273" w14:textId="5B7F71DB" w:rsidR="00EA0BB1" w:rsidRDefault="00EA0BB1" w:rsidP="004009DD">
      <w:pPr>
        <w:jc w:val="both"/>
      </w:pPr>
      <w:r>
        <w:t xml:space="preserve">In der Methode </w:t>
      </w:r>
      <w:proofErr w:type="spellStart"/>
      <w:proofErr w:type="gramStart"/>
      <w:r w:rsidRPr="004A3694">
        <w:rPr>
          <w:i/>
          <w:iCs/>
        </w:rPr>
        <w:t>notifyAdjustFactors</w:t>
      </w:r>
      <w:proofErr w:type="spellEnd"/>
      <w:r w:rsidRPr="004A3694">
        <w:rPr>
          <w:i/>
          <w:iCs/>
        </w:rPr>
        <w:t>(</w:t>
      </w:r>
      <w:proofErr w:type="gramEnd"/>
      <w:r w:rsidRPr="004A3694">
        <w:rPr>
          <w:i/>
          <w:iCs/>
        </w:rPr>
        <w:t>)</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proofErr w:type="spellStart"/>
      <w:proofErr w:type="gramStart"/>
      <w:r w:rsidR="00B1232A" w:rsidRPr="00A942B9">
        <w:rPr>
          <w:i/>
          <w:iCs/>
        </w:rPr>
        <w:t>notifyAdjustFactors</w:t>
      </w:r>
      <w:proofErr w:type="spellEnd"/>
      <w:r w:rsidR="00B1232A" w:rsidRPr="00A942B9">
        <w:rPr>
          <w:i/>
          <w:iCs/>
        </w:rPr>
        <w:t>(</w:t>
      </w:r>
      <w:proofErr w:type="gramEnd"/>
      <w:r w:rsidR="00B1232A" w:rsidRPr="00A942B9">
        <w:rPr>
          <w:i/>
          <w:iCs/>
        </w:rPr>
        <w:t>)</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4009DD">
      <w:pPr>
        <w:pStyle w:val="Listenabsatz"/>
        <w:numPr>
          <w:ilvl w:val="0"/>
          <w:numId w:val="13"/>
        </w:numPr>
        <w:jc w:val="both"/>
        <w:rPr>
          <w:b/>
          <w:bCs/>
        </w:rPr>
      </w:pPr>
      <w:r w:rsidRPr="00AB6A29">
        <w:rPr>
          <w:b/>
          <w:bCs/>
        </w:rPr>
        <w:t>e2Failure &gt; 0</w:t>
      </w:r>
    </w:p>
    <w:p w14:paraId="4EC0E19F" w14:textId="4D26F213" w:rsidR="00642172" w:rsidRPr="00AB6A29" w:rsidRDefault="00CF0F82" w:rsidP="004009DD">
      <w:pPr>
        <w:pStyle w:val="Listenabsatz"/>
        <w:numPr>
          <w:ilvl w:val="1"/>
          <w:numId w:val="13"/>
        </w:numPr>
        <w:jc w:val="both"/>
        <w:rPr>
          <w:b/>
          <w:bCs/>
        </w:rPr>
      </w:pPr>
      <w:r w:rsidRPr="00AB6A29">
        <w:rPr>
          <w:b/>
          <w:bCs/>
        </w:rPr>
        <w:t>e2Sum - e2Failure &gt;= 0</w:t>
      </w:r>
    </w:p>
    <w:p w14:paraId="6A2197CB" w14:textId="5D987CA2" w:rsidR="008255C2" w:rsidRDefault="000028A2" w:rsidP="004009DD">
      <w:pPr>
        <w:ind w:left="1440"/>
        <w:jc w:val="both"/>
      </w:pPr>
      <w:r>
        <w:t xml:space="preserve">→ </w:t>
      </w:r>
      <w:r w:rsidRPr="006A4EBC">
        <w:rPr>
          <w:i/>
          <w:iCs/>
        </w:rPr>
        <w:t>e2Sum</w:t>
      </w:r>
      <w:r>
        <w:t xml:space="preserve"> kann und sollte reduziert werden, die Methode </w:t>
      </w:r>
      <w:proofErr w:type="spellStart"/>
      <w:proofErr w:type="gramStart"/>
      <w:r w:rsidR="006A3D16" w:rsidRPr="003405F4">
        <w:rPr>
          <w:i/>
          <w:iCs/>
        </w:rPr>
        <w:t>decreaseFactors</w:t>
      </w:r>
      <w:proofErr w:type="spellEnd"/>
      <w:r w:rsidR="006A3D16" w:rsidRPr="003405F4">
        <w:rPr>
          <w:i/>
          <w:iCs/>
        </w:rPr>
        <w:t>(</w:t>
      </w:r>
      <w:proofErr w:type="gramEnd"/>
      <w:r w:rsidR="006A3D16" w:rsidRPr="003405F4">
        <w:rPr>
          <w:i/>
          <w:iCs/>
        </w:rPr>
        <w:t>)</w:t>
      </w:r>
      <w:r w:rsidR="006A3D16">
        <w:t xml:space="preserve"> </w:t>
      </w:r>
      <w:r w:rsidR="00386001">
        <w:t xml:space="preserve">wird </w:t>
      </w:r>
      <w:r w:rsidR="006A3D16">
        <w:t xml:space="preserve">mit dem Wert </w:t>
      </w:r>
      <w:proofErr w:type="spellStart"/>
      <w:r w:rsidR="006A3D16" w:rsidRPr="003405F4">
        <w:rPr>
          <w:i/>
          <w:iCs/>
        </w:rPr>
        <w:t>Math.abs</w:t>
      </w:r>
      <w:proofErr w:type="spellEnd"/>
      <w:r w:rsidR="006A3D16" w:rsidRPr="003405F4">
        <w:rPr>
          <w:i/>
          <w:iCs/>
        </w:rPr>
        <w:t>(e2Failure)</w:t>
      </w:r>
      <w:r w:rsidR="006A3D16">
        <w:t xml:space="preserve"> aufgerufen</w:t>
      </w:r>
      <w:r w:rsidR="00386001">
        <w:t xml:space="preserve"> und der </w:t>
      </w:r>
      <w:proofErr w:type="spellStart"/>
      <w:r w:rsidR="00386001" w:rsidRPr="00193BF1">
        <w:rPr>
          <w:i/>
          <w:iCs/>
        </w:rPr>
        <w:t>output</w:t>
      </w:r>
      <w:proofErr w:type="spellEnd"/>
      <w:r w:rsidR="00386001">
        <w:t>-String auf „</w:t>
      </w:r>
      <w:r w:rsidR="00386001" w:rsidRPr="00386001">
        <w:t xml:space="preserve">e2Sum </w:t>
      </w:r>
      <w:proofErr w:type="spellStart"/>
      <w:r w:rsidR="00386001" w:rsidRPr="00386001">
        <w:t>needs</w:t>
      </w:r>
      <w:proofErr w:type="spellEnd"/>
      <w:r w:rsidR="00386001" w:rsidRPr="00386001">
        <w:t xml:space="preserve"> </w:t>
      </w:r>
      <w:proofErr w:type="spellStart"/>
      <w:r w:rsidR="00386001" w:rsidRPr="00386001">
        <w:t>to</w:t>
      </w:r>
      <w:proofErr w:type="spellEnd"/>
      <w:r w:rsidR="00386001" w:rsidRPr="00386001">
        <w:t xml:space="preserve"> </w:t>
      </w:r>
      <w:proofErr w:type="spellStart"/>
      <w:r w:rsidR="00386001" w:rsidRPr="00386001">
        <w:t>be</w:t>
      </w:r>
      <w:proofErr w:type="spellEnd"/>
      <w:r w:rsidR="00386001" w:rsidRPr="00386001">
        <w:t xml:space="preserve"> </w:t>
      </w:r>
      <w:proofErr w:type="spellStart"/>
      <w:r w:rsidR="00386001" w:rsidRPr="00386001">
        <w:t>decreased</w:t>
      </w:r>
      <w:proofErr w:type="spellEnd"/>
      <w:r w:rsidR="00386001" w:rsidRPr="00386001">
        <w:t xml:space="preserve"> - </w:t>
      </w:r>
      <w:proofErr w:type="spellStart"/>
      <w:r w:rsidR="00386001" w:rsidRPr="00386001">
        <w:t>Corrected</w:t>
      </w:r>
      <w:proofErr w:type="spellEnd"/>
      <w:r w:rsidR="00386001" w:rsidRPr="00386001">
        <w:t xml:space="preserve"> </w:t>
      </w:r>
      <w:proofErr w:type="spellStart"/>
      <w:r w:rsidR="00386001" w:rsidRPr="00386001">
        <w:t>factors</w:t>
      </w:r>
      <w:proofErr w:type="spellEnd"/>
      <w:r w:rsidR="00386001">
        <w:t>“ gesetzt</w:t>
      </w:r>
    </w:p>
    <w:p w14:paraId="3DF2372E" w14:textId="6E315B32" w:rsidR="00394843" w:rsidRDefault="00EF483F" w:rsidP="004009DD">
      <w:pPr>
        <w:ind w:left="1416"/>
        <w:jc w:val="both"/>
      </w:pPr>
      <w:r>
        <w:t xml:space="preserve">→ </w:t>
      </w:r>
      <w:r w:rsidRPr="00EF483F">
        <w:rPr>
          <w:b/>
          <w:bCs/>
        </w:rPr>
        <w:t>gewählte Werte im Model</w:t>
      </w:r>
      <w:r>
        <w:t xml:space="preserve">: </w:t>
      </w:r>
      <w:proofErr w:type="spellStart"/>
      <w:r w:rsidRPr="003405F4">
        <w:rPr>
          <w:i/>
          <w:iCs/>
        </w:rPr>
        <w:t>int</w:t>
      </w:r>
      <w:proofErr w:type="spellEnd"/>
      <w:r w:rsidRPr="003405F4">
        <w:rPr>
          <w:i/>
          <w:iCs/>
        </w:rPr>
        <w:t xml:space="preserve"> e2Sum = 10; </w:t>
      </w:r>
      <w:proofErr w:type="spellStart"/>
      <w:r w:rsidRPr="003405F4">
        <w:rPr>
          <w:i/>
          <w:iCs/>
        </w:rPr>
        <w:t>int</w:t>
      </w:r>
      <w:proofErr w:type="spellEnd"/>
      <w:r w:rsidRPr="003405F4">
        <w:rPr>
          <w:i/>
          <w:iCs/>
        </w:rPr>
        <w:t xml:space="preserve"> e2Correction = </w:t>
      </w:r>
      <w:r w:rsidR="00531EF7" w:rsidRPr="003405F4">
        <w:rPr>
          <w:i/>
          <w:iCs/>
        </w:rPr>
        <w:t>5</w:t>
      </w:r>
      <w:r w:rsidRPr="003405F4">
        <w:rPr>
          <w:i/>
          <w:iCs/>
        </w:rPr>
        <w:t>;</w:t>
      </w:r>
    </w:p>
    <w:p w14:paraId="03E68EC9" w14:textId="414A8421" w:rsidR="002A447F" w:rsidRPr="00E455C8" w:rsidRDefault="002A447F" w:rsidP="004009DD">
      <w:pPr>
        <w:pStyle w:val="Listenabsatz"/>
        <w:numPr>
          <w:ilvl w:val="1"/>
          <w:numId w:val="13"/>
        </w:numPr>
        <w:jc w:val="both"/>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4009DD">
      <w:pPr>
        <w:ind w:left="1440"/>
        <w:jc w:val="both"/>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proofErr w:type="spellStart"/>
      <w:r w:rsidR="00187E0A" w:rsidRPr="00193BF1">
        <w:rPr>
          <w:i/>
          <w:iCs/>
        </w:rPr>
        <w:t>output</w:t>
      </w:r>
      <w:proofErr w:type="spellEnd"/>
      <w:r w:rsidR="00187E0A">
        <w:t>-String auf „</w:t>
      </w:r>
      <w:r w:rsidR="00187E0A" w:rsidRPr="00386001">
        <w:t xml:space="preserve">e2Sum </w:t>
      </w:r>
      <w:proofErr w:type="spellStart"/>
      <w:r w:rsidR="00187E0A" w:rsidRPr="00386001">
        <w:t>needs</w:t>
      </w:r>
      <w:proofErr w:type="spellEnd"/>
      <w:r w:rsidR="00187E0A" w:rsidRPr="00386001">
        <w:t xml:space="preserve"> </w:t>
      </w:r>
      <w:proofErr w:type="spellStart"/>
      <w:r w:rsidR="00187E0A" w:rsidRPr="00386001">
        <w:t>to</w:t>
      </w:r>
      <w:proofErr w:type="spellEnd"/>
      <w:r w:rsidR="00187E0A" w:rsidRPr="00386001">
        <w:t xml:space="preserve"> </w:t>
      </w:r>
      <w:proofErr w:type="spellStart"/>
      <w:r w:rsidR="00187E0A" w:rsidRPr="00386001">
        <w:t>be</w:t>
      </w:r>
      <w:proofErr w:type="spellEnd"/>
      <w:r w:rsidR="00187E0A" w:rsidRPr="00386001">
        <w:t xml:space="preserve"> </w:t>
      </w:r>
      <w:proofErr w:type="spellStart"/>
      <w:r w:rsidR="00187E0A" w:rsidRPr="00386001">
        <w:t>decreased</w:t>
      </w:r>
      <w:proofErr w:type="spellEnd"/>
      <w:r w:rsidR="00187E0A"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187E0A">
        <w:t>“ gesetzt</w:t>
      </w:r>
    </w:p>
    <w:p w14:paraId="34B6B60C" w14:textId="23108E43"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10; </w:t>
      </w:r>
      <w:proofErr w:type="spellStart"/>
      <w:r w:rsidRPr="00193BF1">
        <w:rPr>
          <w:i/>
          <w:iCs/>
        </w:rPr>
        <w:t>int</w:t>
      </w:r>
      <w:proofErr w:type="spellEnd"/>
      <w:r w:rsidRPr="00193BF1">
        <w:rPr>
          <w:i/>
          <w:iCs/>
        </w:rPr>
        <w:t xml:space="preserve"> e2Correction = </w:t>
      </w:r>
      <w:r w:rsidR="007968ED" w:rsidRPr="00193BF1">
        <w:rPr>
          <w:i/>
          <w:iCs/>
        </w:rPr>
        <w:t>-</w:t>
      </w:r>
      <w:r w:rsidRPr="00193BF1">
        <w:rPr>
          <w:i/>
          <w:iCs/>
        </w:rPr>
        <w:t>10;</w:t>
      </w:r>
    </w:p>
    <w:p w14:paraId="70ADB363" w14:textId="6D5E0974" w:rsidR="008C2801" w:rsidRPr="00AB6A29" w:rsidRDefault="008C2801" w:rsidP="004009DD">
      <w:pPr>
        <w:pStyle w:val="Listenabsatz"/>
        <w:numPr>
          <w:ilvl w:val="0"/>
          <w:numId w:val="13"/>
        </w:numPr>
        <w:jc w:val="both"/>
        <w:rPr>
          <w:b/>
          <w:bCs/>
        </w:rPr>
      </w:pPr>
      <w:r w:rsidRPr="00AB6A29">
        <w:rPr>
          <w:b/>
          <w:bCs/>
        </w:rPr>
        <w:t>e2Failure</w:t>
      </w:r>
      <w:r w:rsidR="00351B6D" w:rsidRPr="00AB6A29">
        <w:rPr>
          <w:b/>
          <w:bCs/>
        </w:rPr>
        <w:t xml:space="preserve"> &lt; 0</w:t>
      </w:r>
    </w:p>
    <w:p w14:paraId="4B9D9942" w14:textId="3CE61685" w:rsidR="0093748F" w:rsidRPr="00AB6A29"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(e2Failure) &lt;= 60</w:t>
      </w:r>
    </w:p>
    <w:p w14:paraId="61FAC0D5" w14:textId="757A0F19" w:rsidR="00386001" w:rsidRDefault="00AB6A29" w:rsidP="004009DD">
      <w:pPr>
        <w:ind w:left="1440"/>
        <w:jc w:val="both"/>
      </w:pPr>
      <w:r>
        <w:t xml:space="preserve">→ </w:t>
      </w:r>
      <w:r w:rsidRPr="0051697E">
        <w:rPr>
          <w:i/>
          <w:iCs/>
        </w:rPr>
        <w:t>e2Sum</w:t>
      </w:r>
      <w:r>
        <w:t xml:space="preserve"> kann und sollte erhöht werden, die Methode </w:t>
      </w:r>
      <w:proofErr w:type="spellStart"/>
      <w:proofErr w:type="gramStart"/>
      <w:r>
        <w:t>in</w:t>
      </w:r>
      <w:r w:rsidRPr="006A3D16">
        <w:t>creaseFactors</w:t>
      </w:r>
      <w:proofErr w:type="spellEnd"/>
      <w:r w:rsidRPr="006A3D16">
        <w:t>(</w:t>
      </w:r>
      <w:proofErr w:type="gramEnd"/>
      <w:r>
        <w:t xml:space="preserve">) wird mit dem Wert </w:t>
      </w:r>
      <w:proofErr w:type="spellStart"/>
      <w:r w:rsidRPr="00193BF1">
        <w:rPr>
          <w:i/>
          <w:iCs/>
        </w:rPr>
        <w:t>Math.abs</w:t>
      </w:r>
      <w:proofErr w:type="spellEnd"/>
      <w:r w:rsidRPr="00193BF1">
        <w:rPr>
          <w:i/>
          <w:iCs/>
        </w:rPr>
        <w:t>(e2Failure)</w:t>
      </w:r>
      <w:r>
        <w:t xml:space="preserve"> aufgerufen und der </w:t>
      </w:r>
      <w:proofErr w:type="spellStart"/>
      <w:r w:rsidRPr="00193BF1">
        <w:rPr>
          <w:i/>
          <w:iCs/>
        </w:rPr>
        <w:t>output</w:t>
      </w:r>
      <w:proofErr w:type="spellEnd"/>
      <w:r>
        <w:t>-String auf „</w:t>
      </w:r>
      <w:r w:rsidRPr="00386001">
        <w:t xml:space="preserve">e2Sum </w:t>
      </w:r>
      <w:proofErr w:type="spellStart"/>
      <w:r w:rsidRPr="00386001">
        <w:t>needs</w:t>
      </w:r>
      <w:proofErr w:type="spellEnd"/>
      <w:r w:rsidRPr="00386001">
        <w:t xml:space="preserve"> </w:t>
      </w:r>
      <w:proofErr w:type="spellStart"/>
      <w:r w:rsidRPr="00386001">
        <w:t>to</w:t>
      </w:r>
      <w:proofErr w:type="spellEnd"/>
      <w:r w:rsidRPr="00386001">
        <w:t xml:space="preserve"> </w:t>
      </w:r>
      <w:proofErr w:type="spellStart"/>
      <w:r w:rsidRPr="00386001">
        <w:t>be</w:t>
      </w:r>
      <w:proofErr w:type="spellEnd"/>
      <w:r w:rsidRPr="00386001">
        <w:t xml:space="preserve"> </w:t>
      </w:r>
      <w:proofErr w:type="spellStart"/>
      <w:r>
        <w:t>in</w:t>
      </w:r>
      <w:r w:rsidRPr="00386001">
        <w:t>creased</w:t>
      </w:r>
      <w:proofErr w:type="spellEnd"/>
      <w:r w:rsidRPr="00386001">
        <w:t xml:space="preserve"> - </w:t>
      </w:r>
      <w:proofErr w:type="spellStart"/>
      <w:r w:rsidRPr="00386001">
        <w:t>Corrected</w:t>
      </w:r>
      <w:proofErr w:type="spellEnd"/>
      <w:r w:rsidRPr="00386001">
        <w:t xml:space="preserve"> </w:t>
      </w:r>
      <w:proofErr w:type="spellStart"/>
      <w:r w:rsidRPr="00386001">
        <w:t>factors</w:t>
      </w:r>
      <w:proofErr w:type="spellEnd"/>
      <w:r>
        <w:t>“ gesetzt</w:t>
      </w:r>
    </w:p>
    <w:p w14:paraId="66A22CBD" w14:textId="54A52325"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w:t>
      </w:r>
      <w:r w:rsidR="007968ED" w:rsidRPr="00193BF1">
        <w:rPr>
          <w:i/>
          <w:iCs/>
        </w:rPr>
        <w:t>5</w:t>
      </w:r>
      <w:r w:rsidRPr="00193BF1">
        <w:rPr>
          <w:i/>
          <w:iCs/>
        </w:rPr>
        <w:t xml:space="preserve">; </w:t>
      </w:r>
      <w:proofErr w:type="spellStart"/>
      <w:r w:rsidRPr="00193BF1">
        <w:rPr>
          <w:i/>
          <w:iCs/>
        </w:rPr>
        <w:t>int</w:t>
      </w:r>
      <w:proofErr w:type="spellEnd"/>
      <w:r w:rsidRPr="00193BF1">
        <w:rPr>
          <w:i/>
          <w:iCs/>
        </w:rPr>
        <w:t xml:space="preserve"> e2Correction = 10;</w:t>
      </w:r>
    </w:p>
    <w:p w14:paraId="79A1E297" w14:textId="7978F1D5" w:rsidR="0093748F"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 xml:space="preserve">(e2Failure) </w:t>
      </w:r>
      <w:r w:rsidR="008255C2" w:rsidRPr="00AB6A29">
        <w:rPr>
          <w:b/>
          <w:bCs/>
        </w:rPr>
        <w:t>&gt;</w:t>
      </w:r>
      <w:r w:rsidRPr="00AB6A29">
        <w:rPr>
          <w:b/>
          <w:bCs/>
        </w:rPr>
        <w:t xml:space="preserve"> 60</w:t>
      </w:r>
    </w:p>
    <w:p w14:paraId="2FE2737D" w14:textId="4E219EE1" w:rsidR="00E455C8" w:rsidRDefault="00E455C8" w:rsidP="004009DD">
      <w:pPr>
        <w:ind w:left="1416"/>
        <w:jc w:val="both"/>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proofErr w:type="spellStart"/>
      <w:r w:rsidR="00400C9C" w:rsidRPr="0051697E">
        <w:rPr>
          <w:i/>
          <w:iCs/>
        </w:rPr>
        <w:t>output</w:t>
      </w:r>
      <w:proofErr w:type="spellEnd"/>
      <w:r w:rsidR="00400C9C">
        <w:t>-String auf „</w:t>
      </w:r>
      <w:r w:rsidR="00400C9C" w:rsidRPr="00386001">
        <w:t xml:space="preserve">e2Sum </w:t>
      </w:r>
      <w:proofErr w:type="spellStart"/>
      <w:r w:rsidR="00400C9C" w:rsidRPr="00386001">
        <w:t>needs</w:t>
      </w:r>
      <w:proofErr w:type="spellEnd"/>
      <w:r w:rsidR="00400C9C" w:rsidRPr="00386001">
        <w:t xml:space="preserve"> </w:t>
      </w:r>
      <w:proofErr w:type="spellStart"/>
      <w:r w:rsidR="00400C9C" w:rsidRPr="00386001">
        <w:t>to</w:t>
      </w:r>
      <w:proofErr w:type="spellEnd"/>
      <w:r w:rsidR="00400C9C" w:rsidRPr="00386001">
        <w:t xml:space="preserve"> </w:t>
      </w:r>
      <w:proofErr w:type="spellStart"/>
      <w:r w:rsidR="00400C9C" w:rsidRPr="00386001">
        <w:t>be</w:t>
      </w:r>
      <w:proofErr w:type="spellEnd"/>
      <w:r w:rsidR="00400C9C" w:rsidRPr="00386001">
        <w:t xml:space="preserve"> </w:t>
      </w:r>
      <w:proofErr w:type="spellStart"/>
      <w:r w:rsidR="00400C9C" w:rsidRPr="00386001">
        <w:t>decreased</w:t>
      </w:r>
      <w:proofErr w:type="spellEnd"/>
      <w:r w:rsidR="00400C9C"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400C9C">
        <w:t>“ gesetzt</w:t>
      </w:r>
    </w:p>
    <w:p w14:paraId="3A631FA3" w14:textId="6BFB8038" w:rsidR="00EF483F" w:rsidRPr="00E455C8" w:rsidRDefault="00EF483F" w:rsidP="004009DD">
      <w:pPr>
        <w:ind w:left="1416"/>
        <w:jc w:val="both"/>
      </w:pPr>
      <w:r>
        <w:t xml:space="preserve">→ </w:t>
      </w:r>
      <w:r w:rsidRPr="00EF483F">
        <w:rPr>
          <w:b/>
          <w:bCs/>
        </w:rPr>
        <w:t>gewählte Werte im Model</w:t>
      </w:r>
      <w:r>
        <w:t xml:space="preserve">: </w:t>
      </w:r>
      <w:proofErr w:type="spellStart"/>
      <w:r>
        <w:t>int</w:t>
      </w:r>
      <w:proofErr w:type="spellEnd"/>
      <w:r>
        <w:t xml:space="preserve"> e2Sum = 10; </w:t>
      </w:r>
      <w:proofErr w:type="spellStart"/>
      <w:r>
        <w:t>int</w:t>
      </w:r>
      <w:proofErr w:type="spellEnd"/>
      <w:r>
        <w:t xml:space="preserve"> e2Correction = </w:t>
      </w:r>
      <w:r w:rsidR="00403297">
        <w:t>80</w:t>
      </w:r>
      <w:r>
        <w:t>;</w:t>
      </w:r>
    </w:p>
    <w:p w14:paraId="1959096F" w14:textId="2831CC17" w:rsidR="00351B6D" w:rsidRPr="00187E0A" w:rsidRDefault="00351B6D" w:rsidP="004009DD">
      <w:pPr>
        <w:pStyle w:val="Listenabsatz"/>
        <w:numPr>
          <w:ilvl w:val="0"/>
          <w:numId w:val="13"/>
        </w:numPr>
        <w:jc w:val="both"/>
        <w:rPr>
          <w:b/>
          <w:bCs/>
        </w:rPr>
      </w:pPr>
      <w:r w:rsidRPr="00187E0A">
        <w:rPr>
          <w:b/>
          <w:bCs/>
        </w:rPr>
        <w:t>e2Failure = 0</w:t>
      </w:r>
    </w:p>
    <w:p w14:paraId="38882B34" w14:textId="54250289" w:rsidR="00987A2C" w:rsidRDefault="00187E0A" w:rsidP="004009DD">
      <w:pPr>
        <w:ind w:left="1416"/>
        <w:jc w:val="both"/>
      </w:pPr>
      <w:r>
        <w:t xml:space="preserve">→ </w:t>
      </w:r>
      <w:r w:rsidR="00987A2C" w:rsidRPr="0051697E">
        <w:rPr>
          <w:i/>
          <w:iCs/>
        </w:rPr>
        <w:t>e2Sum</w:t>
      </w:r>
      <w:r w:rsidR="00987A2C">
        <w:t xml:space="preserve"> muss nicht geändert werden, da der tatsächliche Aufwand bereits erreicht wurde, deshalb wird der </w:t>
      </w:r>
      <w:proofErr w:type="spellStart"/>
      <w:r w:rsidR="00987A2C" w:rsidRPr="0051697E">
        <w:rPr>
          <w:i/>
          <w:iCs/>
        </w:rPr>
        <w:t>output</w:t>
      </w:r>
      <w:proofErr w:type="spellEnd"/>
      <w:r w:rsidR="00987A2C">
        <w:t>-String auf „</w:t>
      </w:r>
      <w:proofErr w:type="spellStart"/>
      <w:r w:rsidR="009D15C2" w:rsidRPr="009D15C2">
        <w:t>No</w:t>
      </w:r>
      <w:proofErr w:type="spellEnd"/>
      <w:r w:rsidR="009D15C2" w:rsidRPr="009D15C2">
        <w:t xml:space="preserve"> </w:t>
      </w:r>
      <w:proofErr w:type="spellStart"/>
      <w:r w:rsidR="009D15C2" w:rsidRPr="009D15C2">
        <w:t>failure</w:t>
      </w:r>
      <w:proofErr w:type="spellEnd"/>
      <w:r w:rsidR="009D15C2" w:rsidRPr="009D15C2">
        <w:t xml:space="preserve"> </w:t>
      </w:r>
      <w:proofErr w:type="spellStart"/>
      <w:r w:rsidR="009D15C2" w:rsidRPr="009D15C2">
        <w:t>to</w:t>
      </w:r>
      <w:proofErr w:type="spellEnd"/>
      <w:r w:rsidR="009D15C2" w:rsidRPr="009D15C2">
        <w:t xml:space="preserve"> </w:t>
      </w:r>
      <w:proofErr w:type="spellStart"/>
      <w:r w:rsidR="009D15C2" w:rsidRPr="009D15C2">
        <w:t>correct</w:t>
      </w:r>
      <w:proofErr w:type="spellEnd"/>
      <w:r w:rsidR="00987A2C">
        <w:t>“ gesetzt</w:t>
      </w:r>
    </w:p>
    <w:p w14:paraId="2ADF23B4" w14:textId="18541F74" w:rsidR="00EF483F" w:rsidRPr="00E455C8" w:rsidRDefault="00EF483F" w:rsidP="004009DD">
      <w:pPr>
        <w:ind w:left="1416"/>
        <w:jc w:val="both"/>
      </w:pPr>
      <w:r>
        <w:t xml:space="preserve">→ </w:t>
      </w:r>
      <w:r w:rsidRPr="00EF483F">
        <w:rPr>
          <w:b/>
          <w:bCs/>
        </w:rPr>
        <w:t>gewählte Werte im Model</w:t>
      </w:r>
      <w:r>
        <w:t xml:space="preserve">: </w:t>
      </w:r>
      <w:proofErr w:type="spellStart"/>
      <w:r>
        <w:t>int</w:t>
      </w:r>
      <w:proofErr w:type="spellEnd"/>
      <w:r>
        <w:t xml:space="preserve"> e2Sum = 10; </w:t>
      </w:r>
      <w:proofErr w:type="spellStart"/>
      <w:r>
        <w:t>int</w:t>
      </w:r>
      <w:proofErr w:type="spellEnd"/>
      <w:r>
        <w:t xml:space="preserve"> e2Correction = 10;</w:t>
      </w:r>
    </w:p>
    <w:p w14:paraId="454E7F14" w14:textId="6345F37A" w:rsidR="004C2A5C" w:rsidRDefault="00884A42" w:rsidP="004009DD">
      <w:pPr>
        <w:jc w:val="both"/>
      </w:pPr>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009DD">
      <w:pPr>
        <w:jc w:val="both"/>
      </w:pPr>
      <w:r w:rsidRPr="007A5F12">
        <w:rPr>
          <w:rFonts w:ascii="Arial" w:eastAsiaTheme="majorEastAsia" w:hAnsi="Arial" w:cs="Arial"/>
          <w:noProof/>
          <w:sz w:val="28"/>
        </w:rPr>
        <w:lastRenderedPageBreak/>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rsidP="004009DD">
      <w:pPr>
        <w:jc w:val="both"/>
        <w:rPr>
          <w:rFonts w:ascii="Arial" w:eastAsiaTheme="majorEastAsia" w:hAnsi="Arial" w:cs="Arial"/>
          <w:sz w:val="28"/>
        </w:rPr>
      </w:pPr>
      <w:r>
        <w:rPr>
          <w:rFonts w:ascii="Arial" w:hAnsi="Arial" w:cs="Arial"/>
          <w:sz w:val="28"/>
        </w:rPr>
        <w:br w:type="page"/>
      </w:r>
    </w:p>
    <w:p w14:paraId="0B8329A6" w14:textId="309B44C6" w:rsidR="004C2A5C" w:rsidRDefault="004C2A5C" w:rsidP="00751E6B">
      <w:pPr>
        <w:pStyle w:val="berschrift3"/>
      </w:pPr>
      <w:bookmarkStart w:id="84" w:name="_Toc43305343"/>
      <w:proofErr w:type="spellStart"/>
      <w:proofErr w:type="gramStart"/>
      <w:r w:rsidRPr="00482442">
        <w:lastRenderedPageBreak/>
        <w:t>increaseFactors</w:t>
      </w:r>
      <w:proofErr w:type="spellEnd"/>
      <w:r w:rsidRPr="00482442">
        <w:t>(</w:t>
      </w:r>
      <w:proofErr w:type="gramEnd"/>
      <w:r w:rsidRPr="00482442">
        <w:t>)</w:t>
      </w:r>
      <w:bookmarkEnd w:id="84"/>
    </w:p>
    <w:p w14:paraId="4FAA2FCD" w14:textId="77777777" w:rsidR="00751E6B" w:rsidRPr="00751E6B" w:rsidRDefault="00751E6B" w:rsidP="00751E6B"/>
    <w:p w14:paraId="6CB1E2BC" w14:textId="5113F294" w:rsidR="00581802" w:rsidRDefault="00581802" w:rsidP="004009DD">
      <w:pPr>
        <w:jc w:val="both"/>
      </w:pPr>
      <w:r>
        <w:t xml:space="preserve">Die Methode </w:t>
      </w:r>
      <w:proofErr w:type="spellStart"/>
      <w:proofErr w:type="gramStart"/>
      <w:r w:rsidR="00EB3243" w:rsidRPr="0051697E">
        <w:rPr>
          <w:i/>
          <w:iCs/>
        </w:rPr>
        <w:t>in</w:t>
      </w:r>
      <w:r w:rsidRPr="0051697E">
        <w:rPr>
          <w:i/>
          <w:iCs/>
        </w:rPr>
        <w:t>creaseFactors</w:t>
      </w:r>
      <w:proofErr w:type="spellEnd"/>
      <w:r w:rsidRPr="0051697E">
        <w:rPr>
          <w:i/>
          <w:iCs/>
        </w:rPr>
        <w:t>(</w:t>
      </w:r>
      <w:proofErr w:type="gramEnd"/>
      <w:r w:rsidRPr="0051697E">
        <w:rPr>
          <w:i/>
          <w:iCs/>
        </w:rPr>
        <w:t>)</w:t>
      </w:r>
      <w:r>
        <w:t xml:space="preserve"> wird mit dem Integer-Wert, um den die Faktoren erhöht werden sollen</w:t>
      </w:r>
      <w:r w:rsidR="001F1D4F">
        <w:t xml:space="preserve"> (</w:t>
      </w:r>
      <w:proofErr w:type="spellStart"/>
      <w:r w:rsidR="001F1D4F" w:rsidRPr="002A6E00">
        <w:rPr>
          <w:i/>
          <w:iCs/>
        </w:rPr>
        <w:t>int</w:t>
      </w:r>
      <w:proofErr w:type="spellEnd"/>
      <w:r w:rsidR="001F1D4F" w:rsidRPr="002A6E00">
        <w:rPr>
          <w:i/>
          <w:iCs/>
        </w:rPr>
        <w:t xml:space="preserve"> </w:t>
      </w:r>
      <w:proofErr w:type="spellStart"/>
      <w:r w:rsidR="001F1D4F" w:rsidRPr="002A6E00">
        <w:rPr>
          <w:i/>
          <w:iCs/>
        </w:rPr>
        <w:t>increase</w:t>
      </w:r>
      <w:proofErr w:type="spellEnd"/>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&lt; 0</w:t>
      </w:r>
      <w:r w:rsidR="00935BBB">
        <w:rPr>
          <w:b/>
          <w:bCs/>
        </w:rPr>
        <w:t xml:space="preserve"> | (e</w:t>
      </w:r>
      <w:r w:rsidR="00935BBB" w:rsidRPr="00BF6A52">
        <w:rPr>
          <w:b/>
          <w:bCs/>
        </w:rPr>
        <w:t>2</w:t>
      </w:r>
      <w:proofErr w:type="gramStart"/>
      <w:r w:rsidR="00935BBB" w:rsidRPr="00BF6A52">
        <w:rPr>
          <w:b/>
          <w:bCs/>
        </w:rPr>
        <w:t>Sum(</w:t>
      </w:r>
      <w:proofErr w:type="gramEnd"/>
      <w:r w:rsidR="00935BBB" w:rsidRPr="00BF6A52">
        <w:rPr>
          <w:b/>
          <w:bCs/>
        </w:rPr>
        <w:t xml:space="preserve">) + </w:t>
      </w:r>
      <w:proofErr w:type="spellStart"/>
      <w:r w:rsidR="00935BBB" w:rsidRPr="00BF6A52">
        <w:rPr>
          <w:b/>
          <w:bCs/>
        </w:rPr>
        <w:t>increase</w:t>
      </w:r>
      <w:proofErr w:type="spellEnd"/>
      <w:r w:rsidR="00935BBB" w:rsidRPr="00BF6A52">
        <w:rPr>
          <w:b/>
          <w:bCs/>
        </w:rPr>
        <w:t>) &gt; 60</w:t>
      </w:r>
    </w:p>
    <w:p w14:paraId="3D932734" w14:textId="367956F2" w:rsidR="003D1D05" w:rsidRPr="003D1D05" w:rsidRDefault="003D1D05" w:rsidP="004009DD">
      <w:pPr>
        <w:ind w:left="708"/>
        <w:jc w:val="both"/>
      </w:pPr>
      <w:r w:rsidRPr="003D1D05">
        <w:t>→</w:t>
      </w:r>
      <w:r>
        <w:t xml:space="preserve"> durch diese Abfrage kann verhindert werden, dass ein Methodenaufruf mit einem </w:t>
      </w:r>
      <w:r w:rsidR="00935BBB">
        <w:t>fälschlicherweise negativen</w:t>
      </w:r>
      <w:r w:rsidR="002A6E00">
        <w:t xml:space="preserve"> </w:t>
      </w:r>
      <w:r>
        <w:t xml:space="preserve">Wert für </w:t>
      </w:r>
      <w:proofErr w:type="spellStart"/>
      <w:r>
        <w:t>increase</w:t>
      </w:r>
      <w:proofErr w:type="spellEnd"/>
      <w:r>
        <w:t xml:space="preserve"> Daten im Model verändert</w:t>
      </w:r>
      <w:r w:rsidR="00935BBB">
        <w:t>. Stattdessen wird</w:t>
      </w:r>
      <w:r>
        <w:t xml:space="preserve"> der Fehler </w:t>
      </w:r>
      <w:proofErr w:type="spellStart"/>
      <w:proofErr w:type="gramStart"/>
      <w:r w:rsidR="000436F8" w:rsidRPr="002A6E00">
        <w:rPr>
          <w:i/>
          <w:iCs/>
        </w:rPr>
        <w:t>IllegalArgumentException</w:t>
      </w:r>
      <w:proofErr w:type="spellEnd"/>
      <w:r w:rsidR="000436F8" w:rsidRPr="002A6E00">
        <w:rPr>
          <w:i/>
          <w:iCs/>
        </w:rPr>
        <w:t>(</w:t>
      </w:r>
      <w:proofErr w:type="gramEnd"/>
      <w:r w:rsidR="000436F8" w:rsidRPr="002A6E00">
        <w:rPr>
          <w:i/>
          <w:iCs/>
        </w:rPr>
        <w:t>"</w:t>
      </w:r>
      <w:proofErr w:type="spellStart"/>
      <w:r w:rsidR="000436F8" w:rsidRPr="002A6E00">
        <w:rPr>
          <w:i/>
          <w:iCs/>
        </w:rPr>
        <w:t>increase</w:t>
      </w:r>
      <w:proofErr w:type="spellEnd"/>
      <w:r w:rsidR="000436F8" w:rsidRPr="002A6E00">
        <w:rPr>
          <w:i/>
          <w:iCs/>
        </w:rPr>
        <w:t xml:space="preserve"> out </w:t>
      </w:r>
      <w:proofErr w:type="spellStart"/>
      <w:r w:rsidR="000436F8" w:rsidRPr="002A6E00">
        <w:rPr>
          <w:i/>
          <w:iCs/>
        </w:rPr>
        <w:t>of</w:t>
      </w:r>
      <w:proofErr w:type="spellEnd"/>
      <w:r w:rsidR="000436F8" w:rsidRPr="002A6E00">
        <w:rPr>
          <w:i/>
          <w:iCs/>
        </w:rPr>
        <w:t xml:space="preserve"> </w:t>
      </w:r>
      <w:proofErr w:type="spellStart"/>
      <w:r w:rsidR="000436F8" w:rsidRPr="002A6E00">
        <w:rPr>
          <w:i/>
          <w:iCs/>
        </w:rPr>
        <w:t>bounds</w:t>
      </w:r>
      <w:proofErr w:type="spellEnd"/>
      <w:r w:rsidR="000436F8" w:rsidRPr="002A6E00">
        <w:rPr>
          <w:i/>
          <w:iCs/>
        </w:rPr>
        <w:t>")</w:t>
      </w:r>
      <w:r w:rsidR="000436F8">
        <w:t xml:space="preserve"> erzeugt</w:t>
      </w:r>
      <w:r w:rsidR="00935BBB">
        <w:t>.</w:t>
      </w:r>
    </w:p>
    <w:p w14:paraId="0CFC0209" w14:textId="2BD5463F" w:rsidR="00BF6A52" w:rsidRPr="002A6E00" w:rsidRDefault="007506A7" w:rsidP="004009DD">
      <w:pPr>
        <w:ind w:left="708"/>
        <w:jc w:val="both"/>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w:t>
      </w:r>
      <w:r w:rsidR="003D1D05" w:rsidRPr="002A6E00">
        <w:rPr>
          <w:i/>
          <w:iCs/>
        </w:rPr>
        <w:t>-1</w:t>
      </w:r>
    </w:p>
    <w:p w14:paraId="2324314F" w14:textId="5CE563B0" w:rsidR="00B30438"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&gt;= 0</w:t>
      </w:r>
    </w:p>
    <w:p w14:paraId="56A3E93F" w14:textId="59F24E28"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 0</w:t>
      </w:r>
    </w:p>
    <w:p w14:paraId="3FAD3111" w14:textId="222A2DCD" w:rsidR="00935BBB" w:rsidRPr="002A6E00" w:rsidRDefault="00935BBB" w:rsidP="004009DD">
      <w:pPr>
        <w:ind w:left="1416"/>
        <w:jc w:val="both"/>
        <w:rPr>
          <w:i/>
          <w:iCs/>
        </w:rPr>
      </w:pPr>
      <w:r w:rsidRPr="00935BBB">
        <w:rPr>
          <w:b/>
          <w:bCs/>
        </w:rPr>
        <w:t>→ gewählter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0</w:t>
      </w:r>
    </w:p>
    <w:p w14:paraId="6937F1AC" w14:textId="380C6D8E"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&gt;= 0</w:t>
      </w:r>
    </w:p>
    <w:p w14:paraId="4FD3A645" w14:textId="4F5EE39A" w:rsidR="00E011BD" w:rsidRDefault="00E011BD" w:rsidP="004009DD">
      <w:pPr>
        <w:pStyle w:val="Listenabsatz"/>
        <w:numPr>
          <w:ilvl w:val="2"/>
          <w:numId w:val="13"/>
        </w:numPr>
        <w:jc w:val="both"/>
        <w:rPr>
          <w:b/>
          <w:bCs/>
        </w:rPr>
      </w:pPr>
      <w:proofErr w:type="spellStart"/>
      <w:r>
        <w:rPr>
          <w:b/>
          <w:bCs/>
        </w:rPr>
        <w:t>factorIterator</w:t>
      </w:r>
      <w:proofErr w:type="spellEnd"/>
      <w:r>
        <w:rPr>
          <w:b/>
          <w:bCs/>
        </w:rPr>
        <w:t xml:space="preserve"> == </w:t>
      </w:r>
      <w:r w:rsidR="00762C4A">
        <w:rPr>
          <w:b/>
          <w:bCs/>
        </w:rPr>
        <w:t>0 | 1 | 2 | 3 | 4 | 5 | 6 | 7 | 8 | 9</w:t>
      </w:r>
    </w:p>
    <w:p w14:paraId="7726266A" w14:textId="0103FB10" w:rsidR="00272843" w:rsidRDefault="00341548" w:rsidP="004009DD">
      <w:pPr>
        <w:ind w:left="2160"/>
        <w:jc w:val="both"/>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4009DD">
      <w:pPr>
        <w:pStyle w:val="Listenabsatz"/>
        <w:ind w:left="2160"/>
        <w:jc w:val="both"/>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4009DD">
      <w:pPr>
        <w:pStyle w:val="Listenabsatz"/>
        <w:ind w:left="2160"/>
        <w:jc w:val="both"/>
      </w:pPr>
      <w:r>
        <w:t xml:space="preserve">→ nach jedem erfolgreichen Schleifendurchgang wird </w:t>
      </w:r>
      <w:proofErr w:type="spellStart"/>
      <w:r w:rsidRPr="002A6E00">
        <w:rPr>
          <w:i/>
          <w:iCs/>
        </w:rPr>
        <w:t>increase</w:t>
      </w:r>
      <w:proofErr w:type="spellEnd"/>
      <w:r>
        <w:t xml:space="preserve"> um 1 verringert, </w:t>
      </w:r>
      <w:r w:rsidR="00922309">
        <w:t xml:space="preserve">sodass </w:t>
      </w:r>
      <w:r>
        <w:t xml:space="preserve">sobald </w:t>
      </w:r>
      <w:proofErr w:type="spellStart"/>
      <w:r w:rsidR="00922309" w:rsidRPr="002A6E00">
        <w:rPr>
          <w:i/>
          <w:iCs/>
        </w:rPr>
        <w:t>increase</w:t>
      </w:r>
      <w:proofErr w:type="spellEnd"/>
      <w:r w:rsidR="00922309">
        <w:t xml:space="preserve"> nichtmehr &gt; 0 ist die Methode erfolgreich abgeschlossen wurde</w:t>
      </w:r>
    </w:p>
    <w:p w14:paraId="2165827D" w14:textId="519E6F14" w:rsidR="00684C77" w:rsidRPr="002A6E00"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4009DD">
      <w:pPr>
        <w:ind w:left="2124"/>
        <w:jc w:val="both"/>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4009DD">
      <w:pPr>
        <w:pStyle w:val="Listenabsatz"/>
        <w:numPr>
          <w:ilvl w:val="2"/>
          <w:numId w:val="13"/>
        </w:numPr>
        <w:jc w:val="both"/>
        <w:rPr>
          <w:b/>
          <w:bCs/>
        </w:rPr>
      </w:pPr>
      <w:proofErr w:type="spellStart"/>
      <w:proofErr w:type="gramStart"/>
      <w:r>
        <w:rPr>
          <w:b/>
          <w:bCs/>
        </w:rPr>
        <w:t>factorIterator</w:t>
      </w:r>
      <w:proofErr w:type="spellEnd"/>
      <w:r>
        <w:rPr>
          <w:b/>
          <w:bCs/>
        </w:rPr>
        <w:t xml:space="preserve"> !</w:t>
      </w:r>
      <w:proofErr w:type="gramEnd"/>
      <w:r>
        <w:rPr>
          <w:b/>
          <w:bCs/>
        </w:rPr>
        <w:t>= 0 | 1 | 2 | 3 | 4 | 5 | 6 | 7 | 8 | 9</w:t>
      </w:r>
    </w:p>
    <w:p w14:paraId="672E344C" w14:textId="70CDADD4" w:rsidR="00B42F8C" w:rsidRDefault="006D51C1" w:rsidP="004009DD">
      <w:pPr>
        <w:ind w:left="2124"/>
        <w:jc w:val="both"/>
      </w:pPr>
      <w:r w:rsidRPr="006D51C1">
        <w:t>→</w:t>
      </w:r>
      <w:r>
        <w:t xml:space="preserve"> </w:t>
      </w:r>
      <w:r w:rsidR="005E334A">
        <w:t>D</w:t>
      </w:r>
      <w:r>
        <w:t xml:space="preserve">ieser Zweig wird nur aufgerufen, falls der zu Anfang mit </w:t>
      </w:r>
      <w:r w:rsidR="00407D1E">
        <w:t xml:space="preserve">0 initialisierte </w:t>
      </w:r>
      <w:proofErr w:type="spellStart"/>
      <w:r w:rsidR="00407D1E" w:rsidRPr="002A6E00">
        <w:rPr>
          <w:i/>
          <w:iCs/>
        </w:rPr>
        <w:t>factorIterator</w:t>
      </w:r>
      <w:proofErr w:type="spellEnd"/>
      <w:r w:rsidR="00407D1E">
        <w:t xml:space="preserve"> außerhalb der </w:t>
      </w:r>
      <w:r w:rsidR="005E334A">
        <w:t>Faktoren (0-9) liegt. Dies k</w:t>
      </w:r>
      <w:r w:rsidR="00434A74">
        <w:t>önnte</w:t>
      </w:r>
      <w:r w:rsidR="005E334A">
        <w:t xml:space="preserve"> zum Beispiel auftreten, wenn</w:t>
      </w:r>
      <w:r w:rsidR="00434A74">
        <w:t xml:space="preserve"> </w:t>
      </w:r>
      <w:proofErr w:type="spellStart"/>
      <w:r w:rsidR="00434A74" w:rsidRPr="002A6E00">
        <w:rPr>
          <w:i/>
          <w:iCs/>
        </w:rPr>
        <w:t>increase</w:t>
      </w:r>
      <w:proofErr w:type="spellEnd"/>
      <w:r w:rsidR="00434A74">
        <w:t xml:space="preserve"> n</w:t>
      </w:r>
      <w:r w:rsidR="00A55869">
        <w:t xml:space="preserve">och nicht </w:t>
      </w:r>
      <w:proofErr w:type="gramStart"/>
      <w:r w:rsidR="00A55869">
        <w:t>Null</w:t>
      </w:r>
      <w:proofErr w:type="gramEnd"/>
      <w:r w:rsidR="00A55869">
        <w:t xml:space="preserve">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proofErr w:type="spellStart"/>
      <w:proofErr w:type="gramStart"/>
      <w:r w:rsidR="00092F18" w:rsidRPr="00DF2283">
        <w:rPr>
          <w:i/>
          <w:iCs/>
        </w:rPr>
        <w:t>RuntimeException</w:t>
      </w:r>
      <w:proofErr w:type="spellEnd"/>
      <w:r w:rsidR="00092F18" w:rsidRPr="00DF2283">
        <w:rPr>
          <w:i/>
          <w:iCs/>
        </w:rPr>
        <w:t>(</w:t>
      </w:r>
      <w:proofErr w:type="gramEnd"/>
      <w:r w:rsidR="00092F18" w:rsidRPr="00DF2283">
        <w:rPr>
          <w:i/>
          <w:iCs/>
        </w:rPr>
        <w:t>"</w:t>
      </w:r>
      <w:proofErr w:type="spellStart"/>
      <w:r w:rsidR="00092F18" w:rsidRPr="00DF2283">
        <w:rPr>
          <w:i/>
          <w:iCs/>
        </w:rPr>
        <w:t>factorIterator</w:t>
      </w:r>
      <w:proofErr w:type="spellEnd"/>
      <w:r w:rsidR="00092F18" w:rsidRPr="00DF2283">
        <w:rPr>
          <w:i/>
          <w:iCs/>
        </w:rPr>
        <w:t xml:space="preserve"> out </w:t>
      </w:r>
      <w:proofErr w:type="spellStart"/>
      <w:r w:rsidR="00092F18" w:rsidRPr="00DF2283">
        <w:rPr>
          <w:i/>
          <w:iCs/>
        </w:rPr>
        <w:t>of</w:t>
      </w:r>
      <w:proofErr w:type="spellEnd"/>
      <w:r w:rsidR="00092F18" w:rsidRPr="00DF2283">
        <w:rPr>
          <w:i/>
          <w:iCs/>
        </w:rPr>
        <w:t xml:space="preserve"> </w:t>
      </w:r>
      <w:proofErr w:type="spellStart"/>
      <w:r w:rsidR="00092F18" w:rsidRPr="00DF2283">
        <w:rPr>
          <w:i/>
          <w:iCs/>
        </w:rPr>
        <w:t>bounds</w:t>
      </w:r>
      <w:proofErr w:type="spellEnd"/>
      <w:r w:rsidR="00092F18" w:rsidRPr="00DF2283">
        <w:rPr>
          <w:i/>
          <w:iCs/>
        </w:rPr>
        <w:t>")</w:t>
      </w:r>
      <w:r w:rsidR="007506A7">
        <w:t xml:space="preserve"> auftreten und die Endlosschleife verhindert</w:t>
      </w:r>
    </w:p>
    <w:p w14:paraId="1B7C4013" w14:textId="77777777" w:rsidR="0083732A" w:rsidRPr="00164064"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83732A" w:rsidRPr="00164064">
        <w:rPr>
          <w:i/>
          <w:iCs/>
        </w:rPr>
        <w:t>int</w:t>
      </w:r>
      <w:proofErr w:type="spellEnd"/>
      <w:r w:rsidR="0083732A" w:rsidRPr="00164064">
        <w:rPr>
          <w:i/>
          <w:iCs/>
        </w:rPr>
        <w:t xml:space="preserve"> e2Sum = 10, </w:t>
      </w:r>
      <w:proofErr w:type="spellStart"/>
      <w:r w:rsidR="0083732A" w:rsidRPr="00164064">
        <w:rPr>
          <w:i/>
          <w:iCs/>
        </w:rPr>
        <w:t>int</w:t>
      </w:r>
      <w:proofErr w:type="spellEnd"/>
      <w:r w:rsidR="0083732A" w:rsidRPr="00164064">
        <w:rPr>
          <w:i/>
          <w:iCs/>
        </w:rPr>
        <w:t xml:space="preserve"> e2Correction = 60</w:t>
      </w:r>
    </w:p>
    <w:p w14:paraId="4CF84D14" w14:textId="15AF7B69" w:rsidR="00581802" w:rsidRPr="00581802" w:rsidRDefault="0083732A" w:rsidP="004009DD">
      <w:pPr>
        <w:ind w:left="3540" w:firstLine="708"/>
        <w:jc w:val="both"/>
      </w:pPr>
      <w:r>
        <w:t xml:space="preserve">→ </w:t>
      </w:r>
      <w:proofErr w:type="spellStart"/>
      <w:r w:rsidRPr="00164064">
        <w:rPr>
          <w:i/>
          <w:iCs/>
        </w:rPr>
        <w:t>int</w:t>
      </w:r>
      <w:proofErr w:type="spellEnd"/>
      <w:r w:rsidRPr="00164064">
        <w:rPr>
          <w:i/>
          <w:iCs/>
        </w:rPr>
        <w:t xml:space="preserve"> </w:t>
      </w:r>
      <w:proofErr w:type="spellStart"/>
      <w:r w:rsidRPr="00164064">
        <w:rPr>
          <w:i/>
          <w:iCs/>
        </w:rPr>
        <w:t>increase</w:t>
      </w:r>
      <w:proofErr w:type="spellEnd"/>
      <w:r w:rsidRPr="00164064">
        <w:rPr>
          <w:i/>
          <w:iCs/>
        </w:rPr>
        <w:t xml:space="preserve"> = 50</w:t>
      </w:r>
      <w:r>
        <w:t>, alle Faktoren bereits maximal</w:t>
      </w:r>
    </w:p>
    <w:p w14:paraId="1B25FAF9" w14:textId="56595A7C" w:rsidR="00A97C10" w:rsidRDefault="00E57A49" w:rsidP="004009DD">
      <w:pPr>
        <w:jc w:val="both"/>
        <w:rPr>
          <w:rFonts w:ascii="Arial" w:eastAsiaTheme="majorEastAsia" w:hAnsi="Arial" w:cs="Arial"/>
          <w:sz w:val="28"/>
        </w:rPr>
      </w:pPr>
      <w:r>
        <w:rPr>
          <w:rFonts w:ascii="Arial" w:eastAsiaTheme="majorEastAsia" w:hAnsi="Arial" w:cs="Arial"/>
          <w:noProof/>
          <w:sz w:val="28"/>
        </w:rPr>
        <w:lastRenderedPageBreak/>
        <w:drawing>
          <wp:inline distT="0" distB="0" distL="0" distR="0" wp14:anchorId="3CF12CBA" wp14:editId="410DB69A">
            <wp:extent cx="5835925" cy="5530362"/>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increaseFactors.png"/>
                    <pic:cNvPicPr/>
                  </pic:nvPicPr>
                  <pic:blipFill>
                    <a:blip r:embed="rId41">
                      <a:extLst>
                        <a:ext uri="{28A0092B-C50C-407E-A947-70E740481C1C}">
                          <a14:useLocalDpi xmlns:a14="http://schemas.microsoft.com/office/drawing/2010/main" val="0"/>
                        </a:ext>
                      </a:extLst>
                    </a:blip>
                    <a:stretch>
                      <a:fillRect/>
                    </a:stretch>
                  </pic:blipFill>
                  <pic:spPr>
                    <a:xfrm>
                      <a:off x="0" y="0"/>
                      <a:ext cx="5838528" cy="5532829"/>
                    </a:xfrm>
                    <a:prstGeom prst="rect">
                      <a:avLst/>
                    </a:prstGeom>
                  </pic:spPr>
                </pic:pic>
              </a:graphicData>
            </a:graphic>
          </wp:inline>
        </w:drawing>
      </w:r>
      <w:r w:rsidR="00A97C10">
        <w:rPr>
          <w:rFonts w:ascii="Arial" w:hAnsi="Arial" w:cs="Arial"/>
          <w:sz w:val="28"/>
        </w:rPr>
        <w:br w:type="page"/>
      </w:r>
    </w:p>
    <w:p w14:paraId="00B84E63" w14:textId="0AEC026E" w:rsidR="00581802" w:rsidRDefault="00581802" w:rsidP="00751E6B">
      <w:pPr>
        <w:pStyle w:val="berschrift3"/>
      </w:pPr>
      <w:bookmarkStart w:id="85" w:name="_Toc43305344"/>
      <w:proofErr w:type="spellStart"/>
      <w:proofErr w:type="gramStart"/>
      <w:r w:rsidRPr="00482442">
        <w:lastRenderedPageBreak/>
        <w:t>decreaseFactors</w:t>
      </w:r>
      <w:proofErr w:type="spellEnd"/>
      <w:r w:rsidRPr="00482442">
        <w:t>(</w:t>
      </w:r>
      <w:proofErr w:type="gramEnd"/>
      <w:r w:rsidRPr="00482442">
        <w:t>)</w:t>
      </w:r>
      <w:bookmarkEnd w:id="85"/>
    </w:p>
    <w:p w14:paraId="4C83B724" w14:textId="210DF64B" w:rsidR="001E6EB6" w:rsidRDefault="001E6EB6" w:rsidP="004009DD">
      <w:pPr>
        <w:jc w:val="both"/>
      </w:pPr>
      <w:r>
        <w:t xml:space="preserve">Vergleichbar zu </w:t>
      </w:r>
      <w:proofErr w:type="spellStart"/>
      <w:r>
        <w:t>increaseFactors</w:t>
      </w:r>
      <w:proofErr w:type="spellEnd"/>
      <w:r>
        <w:t xml:space="preserve"> wird die Methode </w:t>
      </w:r>
      <w:proofErr w:type="spellStart"/>
      <w:proofErr w:type="gramStart"/>
      <w:r>
        <w:t>de</w:t>
      </w:r>
      <w:r w:rsidRPr="00EA0BB1">
        <w:t>creaseFactors</w:t>
      </w:r>
      <w:proofErr w:type="spellEnd"/>
      <w:r>
        <w:t>(</w:t>
      </w:r>
      <w:proofErr w:type="gramEnd"/>
      <w:r>
        <w:t xml:space="preserve">) ebenfalls mit dem Integer-Wert, um den die Faktoren </w:t>
      </w:r>
      <w:r w:rsidR="00EB3243">
        <w:t>verringert</w:t>
      </w:r>
      <w:r>
        <w:t xml:space="preserve"> werden sollen (</w:t>
      </w:r>
      <w:proofErr w:type="spellStart"/>
      <w:r>
        <w:t>int</w:t>
      </w:r>
      <w:proofErr w:type="spellEnd"/>
      <w:r>
        <w:t xml:space="preserve"> </w:t>
      </w:r>
      <w:proofErr w:type="spellStart"/>
      <w:r>
        <w:t>decrease</w:t>
      </w:r>
      <w:proofErr w:type="spellEnd"/>
      <w:r>
        <w:t xml:space="preserve">), als Eingabeparameter aufgerufen. Für diese Funktion lassen sich erneut </w:t>
      </w:r>
      <w:r w:rsidR="00134A46">
        <w:t>5</w:t>
      </w:r>
      <w:r>
        <w:t xml:space="preserve"> Äquivalenzklassen bilden:</w:t>
      </w:r>
    </w:p>
    <w:p w14:paraId="7415BF76" w14:textId="3E298AFC" w:rsidR="001E6EB6" w:rsidRPr="00935BBB"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&lt; 0</w:t>
      </w:r>
      <w:r w:rsidR="001E6EB6">
        <w:rPr>
          <w:b/>
          <w:bCs/>
        </w:rPr>
        <w:t xml:space="preserve"> | (e</w:t>
      </w:r>
      <w:r w:rsidR="001E6EB6" w:rsidRPr="00BF6A52">
        <w:rPr>
          <w:b/>
          <w:bCs/>
        </w:rPr>
        <w:t>2</w:t>
      </w:r>
      <w:proofErr w:type="gramStart"/>
      <w:r w:rsidR="001E6EB6" w:rsidRPr="00BF6A52">
        <w:rPr>
          <w:b/>
          <w:bCs/>
        </w:rPr>
        <w:t>Sum(</w:t>
      </w:r>
      <w:proofErr w:type="gramEnd"/>
      <w:r w:rsidR="001E6EB6" w:rsidRPr="00BF6A52">
        <w:rPr>
          <w:b/>
          <w:bCs/>
        </w:rPr>
        <w:t xml:space="preserve">) </w:t>
      </w:r>
      <w:r>
        <w:rPr>
          <w:b/>
          <w:bCs/>
        </w:rPr>
        <w:t>-</w:t>
      </w:r>
      <w:r w:rsidR="001E6EB6" w:rsidRPr="00BF6A52">
        <w:rPr>
          <w:b/>
          <w:bCs/>
        </w:rPr>
        <w:t xml:space="preserve"> </w:t>
      </w:r>
      <w:proofErr w:type="spellStart"/>
      <w:r>
        <w:rPr>
          <w:b/>
          <w:bCs/>
        </w:rPr>
        <w:t>de</w:t>
      </w:r>
      <w:r w:rsidR="001E6EB6" w:rsidRPr="00BF6A52">
        <w:rPr>
          <w:b/>
          <w:bCs/>
        </w:rPr>
        <w:t>crease</w:t>
      </w:r>
      <w:proofErr w:type="spellEnd"/>
      <w:r w:rsidR="001E6EB6" w:rsidRPr="00BF6A52">
        <w:rPr>
          <w:b/>
          <w:bCs/>
        </w:rPr>
        <w:t xml:space="preserve">) </w:t>
      </w:r>
      <w:r>
        <w:rPr>
          <w:b/>
          <w:bCs/>
        </w:rPr>
        <w:t>&lt;</w:t>
      </w:r>
      <w:r w:rsidR="001E6EB6" w:rsidRPr="00BF6A52">
        <w:rPr>
          <w:b/>
          <w:bCs/>
        </w:rPr>
        <w:t xml:space="preserve"> 0</w:t>
      </w:r>
    </w:p>
    <w:p w14:paraId="015EF47A" w14:textId="3C4CCB6F" w:rsidR="001E6EB6" w:rsidRPr="003D1D05" w:rsidRDefault="001E6EB6" w:rsidP="004009DD">
      <w:pPr>
        <w:ind w:left="708"/>
        <w:jc w:val="both"/>
      </w:pPr>
      <w:r w:rsidRPr="003D1D05">
        <w:t>→</w:t>
      </w:r>
      <w:r>
        <w:t xml:space="preserve"> durch diese Abfrage kann verhindert werden, dass ein Methodenaufruf mit einem fälschlicherweise negativen</w:t>
      </w:r>
      <w:r w:rsidR="009475B4">
        <w:t xml:space="preserve"> </w:t>
      </w:r>
      <w:r>
        <w:t xml:space="preserve">Wert für </w:t>
      </w:r>
      <w:proofErr w:type="spellStart"/>
      <w:r w:rsidR="00EB3243" w:rsidRPr="009475B4">
        <w:rPr>
          <w:i/>
          <w:iCs/>
        </w:rPr>
        <w:t>de</w:t>
      </w:r>
      <w:r w:rsidRPr="009475B4">
        <w:rPr>
          <w:i/>
          <w:iCs/>
        </w:rPr>
        <w:t>crease</w:t>
      </w:r>
      <w:proofErr w:type="spellEnd"/>
      <w:r>
        <w:t xml:space="preserve"> Daten im Model verändert. Stattdessen wird der Fehler </w:t>
      </w:r>
      <w:proofErr w:type="spellStart"/>
      <w:proofErr w:type="gramStart"/>
      <w:r w:rsidRPr="009475B4">
        <w:rPr>
          <w:i/>
          <w:iCs/>
        </w:rPr>
        <w:t>IllegalArgumentException</w:t>
      </w:r>
      <w:proofErr w:type="spellEnd"/>
      <w:r w:rsidRPr="009475B4">
        <w:rPr>
          <w:i/>
          <w:iCs/>
        </w:rPr>
        <w:t>(</w:t>
      </w:r>
      <w:proofErr w:type="gramEnd"/>
      <w:r w:rsidRPr="009475B4">
        <w:rPr>
          <w:i/>
          <w:iCs/>
        </w:rPr>
        <w:t>"</w:t>
      </w:r>
      <w:proofErr w:type="spellStart"/>
      <w:r w:rsidR="00EB3243" w:rsidRPr="009475B4">
        <w:rPr>
          <w:i/>
          <w:iCs/>
        </w:rPr>
        <w:t>de</w:t>
      </w:r>
      <w:r w:rsidRPr="009475B4">
        <w:rPr>
          <w:i/>
          <w:iCs/>
        </w:rPr>
        <w:t>crease</w:t>
      </w:r>
      <w:proofErr w:type="spellEnd"/>
      <w:r w:rsidRPr="009475B4">
        <w:rPr>
          <w:i/>
          <w:iCs/>
        </w:rPr>
        <w:t xml:space="preserve"> out </w:t>
      </w:r>
      <w:proofErr w:type="spellStart"/>
      <w:r w:rsidRPr="009475B4">
        <w:rPr>
          <w:i/>
          <w:iCs/>
        </w:rPr>
        <w:t>of</w:t>
      </w:r>
      <w:proofErr w:type="spellEnd"/>
      <w:r w:rsidRPr="009475B4">
        <w:rPr>
          <w:i/>
          <w:iCs/>
        </w:rPr>
        <w:t xml:space="preserve"> </w:t>
      </w:r>
      <w:proofErr w:type="spellStart"/>
      <w:r w:rsidRPr="009475B4">
        <w:rPr>
          <w:i/>
          <w:iCs/>
        </w:rPr>
        <w:t>bounds</w:t>
      </w:r>
      <w:proofErr w:type="spellEnd"/>
      <w:r w:rsidRPr="009475B4">
        <w:rPr>
          <w:i/>
          <w:iCs/>
        </w:rPr>
        <w:t>")</w:t>
      </w:r>
      <w:r>
        <w:t xml:space="preserve"> erzeugt.</w:t>
      </w:r>
    </w:p>
    <w:p w14:paraId="32D5A14C" w14:textId="34C3A59E" w:rsidR="001E6EB6" w:rsidRPr="00B42F8C" w:rsidRDefault="001E6EB6" w:rsidP="004009DD">
      <w:pPr>
        <w:ind w:left="708"/>
        <w:jc w:val="both"/>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-1</w:t>
      </w:r>
    </w:p>
    <w:p w14:paraId="4899A432" w14:textId="2C12DDF4" w:rsidR="001E6EB6"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493CF15C" w14:textId="214BB40C"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 0</w:t>
      </w:r>
    </w:p>
    <w:p w14:paraId="42043AD3" w14:textId="190E41BF" w:rsidR="001E6EB6" w:rsidRPr="0054011B" w:rsidRDefault="001E6EB6" w:rsidP="004009DD">
      <w:pPr>
        <w:ind w:left="1416"/>
        <w:jc w:val="both"/>
        <w:rPr>
          <w:i/>
          <w:iCs/>
        </w:rPr>
      </w:pPr>
      <w:r w:rsidRPr="00935BBB">
        <w:rPr>
          <w:b/>
          <w:bCs/>
        </w:rPr>
        <w:t>→ gewählter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0</w:t>
      </w:r>
    </w:p>
    <w:p w14:paraId="375199C7" w14:textId="6D73EA29"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50853B10" w14:textId="77777777" w:rsidR="001E6EB6" w:rsidRDefault="001E6EB6" w:rsidP="004009DD">
      <w:pPr>
        <w:pStyle w:val="Listenabsatz"/>
        <w:numPr>
          <w:ilvl w:val="2"/>
          <w:numId w:val="13"/>
        </w:numPr>
        <w:jc w:val="both"/>
        <w:rPr>
          <w:b/>
          <w:bCs/>
        </w:rPr>
      </w:pPr>
      <w:proofErr w:type="spellStart"/>
      <w:r>
        <w:rPr>
          <w:b/>
          <w:bCs/>
        </w:rPr>
        <w:t>factorIterator</w:t>
      </w:r>
      <w:proofErr w:type="spellEnd"/>
      <w:r>
        <w:rPr>
          <w:b/>
          <w:bCs/>
        </w:rPr>
        <w:t xml:space="preserve"> == 0 | 1 | 2 | 3 | 4 | 5 | 6 | 7 | 8 | 9</w:t>
      </w:r>
    </w:p>
    <w:p w14:paraId="2237B180" w14:textId="77777777" w:rsidR="001E6EB6" w:rsidRDefault="001E6EB6" w:rsidP="004009DD">
      <w:pPr>
        <w:ind w:left="2160"/>
        <w:jc w:val="both"/>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4009DD">
      <w:pPr>
        <w:pStyle w:val="Listenabsatz"/>
        <w:ind w:left="2160"/>
        <w:jc w:val="both"/>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4009DD">
      <w:pPr>
        <w:pStyle w:val="Listenabsatz"/>
        <w:ind w:left="2160"/>
        <w:jc w:val="both"/>
      </w:pPr>
      <w:r>
        <w:t xml:space="preserve">→ nach jedem erfolgreichen Schleifendurchgang wird </w:t>
      </w:r>
      <w:proofErr w:type="spellStart"/>
      <w:r w:rsidR="00EB3243" w:rsidRPr="0054011B">
        <w:rPr>
          <w:i/>
          <w:iCs/>
        </w:rPr>
        <w:t>de</w:t>
      </w:r>
      <w:r w:rsidRPr="0054011B">
        <w:rPr>
          <w:i/>
          <w:iCs/>
        </w:rPr>
        <w:t>crease</w:t>
      </w:r>
      <w:proofErr w:type="spellEnd"/>
      <w:r>
        <w:t xml:space="preserve"> um 1 verringert, sodass sobald </w:t>
      </w:r>
      <w:proofErr w:type="spellStart"/>
      <w:r w:rsidR="00EB3243" w:rsidRPr="0054011B">
        <w:rPr>
          <w:i/>
          <w:iCs/>
        </w:rPr>
        <w:t>de</w:t>
      </w:r>
      <w:r w:rsidRPr="0054011B">
        <w:rPr>
          <w:i/>
          <w:iCs/>
        </w:rPr>
        <w:t>crease</w:t>
      </w:r>
      <w:proofErr w:type="spellEnd"/>
      <w:r>
        <w:t xml:space="preserve"> nichtmehr &gt; 0 ist die Methode erfolgreich abgeschlossen wurde</w:t>
      </w:r>
    </w:p>
    <w:p w14:paraId="46AF0491" w14:textId="1DC2EBDA" w:rsidR="001E6EB6" w:rsidRPr="0054011B"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60 </w:t>
      </w:r>
    </w:p>
    <w:p w14:paraId="434F0E0F" w14:textId="77777777" w:rsidR="001E6EB6" w:rsidRPr="00272843" w:rsidRDefault="001E6EB6" w:rsidP="004009DD">
      <w:pPr>
        <w:ind w:left="2124"/>
        <w:jc w:val="both"/>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4009DD">
      <w:pPr>
        <w:pStyle w:val="Listenabsatz"/>
        <w:numPr>
          <w:ilvl w:val="2"/>
          <w:numId w:val="13"/>
        </w:numPr>
        <w:jc w:val="both"/>
        <w:rPr>
          <w:b/>
          <w:bCs/>
        </w:rPr>
      </w:pPr>
      <w:proofErr w:type="spellStart"/>
      <w:proofErr w:type="gramStart"/>
      <w:r>
        <w:rPr>
          <w:b/>
          <w:bCs/>
        </w:rPr>
        <w:t>factorIterator</w:t>
      </w:r>
      <w:proofErr w:type="spellEnd"/>
      <w:r>
        <w:rPr>
          <w:b/>
          <w:bCs/>
        </w:rPr>
        <w:t xml:space="preserve"> !</w:t>
      </w:r>
      <w:proofErr w:type="gramEnd"/>
      <w:r>
        <w:rPr>
          <w:b/>
          <w:bCs/>
        </w:rPr>
        <w:t xml:space="preserve">= </w:t>
      </w:r>
      <w:r w:rsidR="008D2318">
        <w:rPr>
          <w:b/>
          <w:bCs/>
        </w:rPr>
        <w:t>(</w:t>
      </w:r>
      <w:r>
        <w:rPr>
          <w:b/>
          <w:bCs/>
        </w:rPr>
        <w:t>0 | 1 | 2 | 3 | 4 | 5 | 6 | 7 | 8 | 9</w:t>
      </w:r>
      <w:r w:rsidR="008D2318">
        <w:rPr>
          <w:b/>
          <w:bCs/>
        </w:rPr>
        <w:t>)</w:t>
      </w:r>
    </w:p>
    <w:p w14:paraId="1522F8AA" w14:textId="33AD6DE9" w:rsidR="00BB0253" w:rsidRDefault="00BB0253" w:rsidP="004009DD">
      <w:pPr>
        <w:ind w:left="2124" w:firstLine="36"/>
        <w:jc w:val="both"/>
      </w:pPr>
      <w:r w:rsidRPr="006D51C1">
        <w:t>→</w:t>
      </w:r>
      <w:r>
        <w:t xml:space="preserve"> Dieser Zweig wird nur aufgerufen, falls der zu Anfang mit 0 initialisierte </w:t>
      </w:r>
      <w:proofErr w:type="spellStart"/>
      <w:r w:rsidRPr="003D1473">
        <w:rPr>
          <w:i/>
          <w:iCs/>
        </w:rPr>
        <w:t>factorIterator</w:t>
      </w:r>
      <w:proofErr w:type="spellEnd"/>
      <w:r>
        <w:t xml:space="preserve"> außerhalb der Faktoren (0-9) liegt. Dies könnte zum Beispiel auftreten, wenn </w:t>
      </w:r>
      <w:proofErr w:type="spellStart"/>
      <w:r w:rsidR="001B74CD" w:rsidRPr="0054011B">
        <w:rPr>
          <w:i/>
          <w:iCs/>
        </w:rPr>
        <w:t>de</w:t>
      </w:r>
      <w:r w:rsidRPr="0054011B">
        <w:rPr>
          <w:i/>
          <w:iCs/>
        </w:rPr>
        <w:t>crease</w:t>
      </w:r>
      <w:proofErr w:type="spellEnd"/>
      <w:r>
        <w:t xml:space="preserve"> noch nicht </w:t>
      </w:r>
      <w:proofErr w:type="gramStart"/>
      <w:r>
        <w:t>Null</w:t>
      </w:r>
      <w:proofErr w:type="gramEnd"/>
      <w:r>
        <w:t xml:space="preserve">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proofErr w:type="spellStart"/>
      <w:proofErr w:type="gramStart"/>
      <w:r w:rsidRPr="003D1473">
        <w:rPr>
          <w:i/>
          <w:iCs/>
        </w:rPr>
        <w:t>RuntimeException</w:t>
      </w:r>
      <w:proofErr w:type="spellEnd"/>
      <w:r w:rsidRPr="003D1473">
        <w:rPr>
          <w:i/>
          <w:iCs/>
        </w:rPr>
        <w:t>(</w:t>
      </w:r>
      <w:proofErr w:type="gramEnd"/>
      <w:r w:rsidRPr="003D1473">
        <w:rPr>
          <w:i/>
          <w:iCs/>
        </w:rPr>
        <w:t>"</w:t>
      </w:r>
      <w:proofErr w:type="spellStart"/>
      <w:r w:rsidRPr="003D1473">
        <w:rPr>
          <w:i/>
          <w:iCs/>
        </w:rPr>
        <w:t>factorIterator</w:t>
      </w:r>
      <w:proofErr w:type="spellEnd"/>
      <w:r w:rsidRPr="003D1473">
        <w:rPr>
          <w:i/>
          <w:iCs/>
        </w:rPr>
        <w:t xml:space="preserve"> out </w:t>
      </w:r>
      <w:proofErr w:type="spellStart"/>
      <w:r w:rsidRPr="003D1473">
        <w:rPr>
          <w:i/>
          <w:iCs/>
        </w:rPr>
        <w:t>of</w:t>
      </w:r>
      <w:proofErr w:type="spellEnd"/>
      <w:r w:rsidRPr="003D1473">
        <w:rPr>
          <w:i/>
          <w:iCs/>
        </w:rPr>
        <w:t xml:space="preserve"> </w:t>
      </w:r>
      <w:proofErr w:type="spellStart"/>
      <w:r w:rsidRPr="003D1473">
        <w:rPr>
          <w:i/>
          <w:iCs/>
        </w:rPr>
        <w:t>bounds</w:t>
      </w:r>
      <w:proofErr w:type="spellEnd"/>
      <w:r w:rsidRPr="003D1473">
        <w:rPr>
          <w:i/>
          <w:iCs/>
        </w:rPr>
        <w:t>")</w:t>
      </w:r>
      <w:r>
        <w:t xml:space="preserve"> auftreten und die Endlosschleife verhindert</w:t>
      </w:r>
    </w:p>
    <w:p w14:paraId="7C2093FB" w14:textId="17FC11E5" w:rsidR="00FB4C6C" w:rsidRPr="003D1473"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FB4C6C" w:rsidRPr="003D1473">
        <w:rPr>
          <w:i/>
          <w:iCs/>
        </w:rPr>
        <w:t>int</w:t>
      </w:r>
      <w:proofErr w:type="spellEnd"/>
      <w:r w:rsidR="00FB4C6C" w:rsidRPr="003D1473">
        <w:rPr>
          <w:i/>
          <w:iCs/>
        </w:rPr>
        <w:t xml:space="preserve"> e2Sum = 10, </w:t>
      </w:r>
      <w:proofErr w:type="spellStart"/>
      <w:r w:rsidR="00FB4C6C" w:rsidRPr="003D1473">
        <w:rPr>
          <w:i/>
          <w:iCs/>
        </w:rPr>
        <w:t>int</w:t>
      </w:r>
      <w:proofErr w:type="spellEnd"/>
      <w:r w:rsidR="00FB4C6C" w:rsidRPr="003D1473">
        <w:rPr>
          <w:i/>
          <w:iCs/>
        </w:rPr>
        <w:t xml:space="preserve"> e2Correction = </w:t>
      </w:r>
      <w:r w:rsidR="006B0ACA" w:rsidRPr="003D1473">
        <w:rPr>
          <w:i/>
          <w:iCs/>
        </w:rPr>
        <w:t>5</w:t>
      </w:r>
    </w:p>
    <w:p w14:paraId="08D9F2DB" w14:textId="77777777" w:rsidR="00FB4C6C" w:rsidRPr="00581802" w:rsidRDefault="00FB4C6C" w:rsidP="004009DD">
      <w:pPr>
        <w:ind w:left="3540" w:firstLine="708"/>
        <w:jc w:val="both"/>
      </w:pPr>
      <w:r>
        <w:t xml:space="preserve">→ </w:t>
      </w:r>
      <w:proofErr w:type="spellStart"/>
      <w:r w:rsidRPr="003D1473">
        <w:rPr>
          <w:i/>
          <w:iCs/>
        </w:rPr>
        <w:t>int</w:t>
      </w:r>
      <w:proofErr w:type="spellEnd"/>
      <w:r w:rsidRPr="003D1473">
        <w:rPr>
          <w:i/>
          <w:iCs/>
        </w:rPr>
        <w:t xml:space="preserve"> </w:t>
      </w:r>
      <w:proofErr w:type="spellStart"/>
      <w:r w:rsidR="006B0ACA" w:rsidRPr="003D1473">
        <w:rPr>
          <w:i/>
          <w:iCs/>
        </w:rPr>
        <w:t>de</w:t>
      </w:r>
      <w:r w:rsidRPr="003D1473">
        <w:rPr>
          <w:i/>
          <w:iCs/>
        </w:rPr>
        <w:t>crease</w:t>
      </w:r>
      <w:proofErr w:type="spellEnd"/>
      <w:r w:rsidRPr="003D1473">
        <w:rPr>
          <w:i/>
          <w:iCs/>
        </w:rPr>
        <w:t xml:space="preserve"> = 5</w:t>
      </w:r>
      <w:r>
        <w:t xml:space="preserve">, alle Faktoren bereits </w:t>
      </w:r>
      <w:r w:rsidR="006B0ACA">
        <w:t>minimal</w:t>
      </w:r>
    </w:p>
    <w:p w14:paraId="3977502E" w14:textId="5297C39A" w:rsidR="00077C3E" w:rsidRPr="00741E8B" w:rsidRDefault="001450DE" w:rsidP="004009DD">
      <w:pPr>
        <w:jc w:val="both"/>
      </w:pPr>
      <w:r>
        <w:rPr>
          <w:noProof/>
        </w:rPr>
        <w:lastRenderedPageBreak/>
        <w:drawing>
          <wp:inline distT="0" distB="0" distL="0" distR="0" wp14:anchorId="2337D796" wp14:editId="25AE4F4C">
            <wp:extent cx="5760720" cy="5459095"/>
            <wp:effectExtent l="0" t="0" r="508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decreaseFactor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5459095"/>
                    </a:xfrm>
                    <a:prstGeom prst="rect">
                      <a:avLst/>
                    </a:prstGeom>
                  </pic:spPr>
                </pic:pic>
              </a:graphicData>
            </a:graphic>
          </wp:inline>
        </w:drawing>
      </w:r>
      <w:r w:rsidR="00CA5974">
        <w:br w:type="page"/>
      </w:r>
    </w:p>
    <w:p w14:paraId="1323562B" w14:textId="2A5BC1D1" w:rsidR="00BA09CD" w:rsidRPr="00751E6B" w:rsidRDefault="31C768DE" w:rsidP="00751E6B">
      <w:pPr>
        <w:pStyle w:val="berschrift1"/>
      </w:pPr>
      <w:r w:rsidRPr="00751E6B">
        <w:lastRenderedPageBreak/>
        <w:t xml:space="preserve"> </w:t>
      </w:r>
      <w:bookmarkStart w:id="86" w:name="_Toc43305345"/>
      <w:r w:rsidR="611433CA" w:rsidRPr="00751E6B">
        <w:t>Anhang</w:t>
      </w:r>
      <w:bookmarkEnd w:id="86"/>
    </w:p>
    <w:p w14:paraId="5389214A" w14:textId="606587F9" w:rsidR="00077A29" w:rsidRDefault="008A0FFC" w:rsidP="00751E6B">
      <w:pPr>
        <w:pStyle w:val="berschrift2"/>
      </w:pPr>
      <w:bookmarkStart w:id="87" w:name="_Toc43305346"/>
      <w:r w:rsidRPr="008A0FFC">
        <w:t>Klassendiagramme</w:t>
      </w:r>
      <w:bookmarkEnd w:id="87"/>
    </w:p>
    <w:p w14:paraId="321E512C" w14:textId="36B73620" w:rsidR="008A0FFC" w:rsidRPr="008A0FFC" w:rsidRDefault="008A0FFC" w:rsidP="00751E6B">
      <w:pPr>
        <w:pStyle w:val="berschrift3"/>
      </w:pPr>
      <w:bookmarkStart w:id="88" w:name="_Toc43305347"/>
      <w:r w:rsidRPr="008A0FFC">
        <w:t>MODEL</w:t>
      </w:r>
      <w:bookmarkEnd w:id="88"/>
    </w:p>
    <w:p w14:paraId="670B745F" w14:textId="6BA2DC7F" w:rsidR="008A0FFC" w:rsidRDefault="008A0FFC" w:rsidP="00751E6B">
      <w:pPr>
        <w:pStyle w:val="berschrift3"/>
      </w:pPr>
      <w:bookmarkStart w:id="89" w:name="_Toc43305348"/>
      <w:r w:rsidRPr="008A0FFC">
        <w:t>VIEW</w:t>
      </w:r>
      <w:bookmarkEnd w:id="89"/>
    </w:p>
    <w:p w14:paraId="6B47A7F0" w14:textId="24C106A6" w:rsidR="008A0FFC" w:rsidRPr="008A0FFC" w:rsidRDefault="008A0FFC" w:rsidP="00751E6B">
      <w:pPr>
        <w:pStyle w:val="berschrift3"/>
      </w:pPr>
      <w:bookmarkStart w:id="90" w:name="_Toc43305349"/>
      <w:r w:rsidRPr="008A0FFC">
        <w:t>CONTROLLER</w:t>
      </w:r>
      <w:bookmarkEnd w:id="90"/>
    </w:p>
    <w:sectPr w:rsidR="008A0FFC" w:rsidRPr="008A0FFC" w:rsidSect="009522C6">
      <w:headerReference w:type="default" r:id="rId43"/>
      <w:footerReference w:type="default" r:id="rId44"/>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chiffel Florian (inf18235)" w:date="2020-06-17T13:22:00Z" w:initials="SF(">
    <w:p w14:paraId="437909BB" w14:textId="4E094C6D" w:rsidR="004009DD" w:rsidRDefault="004009DD">
      <w:pPr>
        <w:pStyle w:val="Kommentartext"/>
      </w:pPr>
      <w:r>
        <w:rPr>
          <w:rStyle w:val="Kommentarzeichen"/>
        </w:rPr>
        <w:annotationRef/>
      </w:r>
      <w:r>
        <w:t>Schön wären Einrückungen für Unterkapitel</w:t>
      </w:r>
    </w:p>
  </w:comment>
  <w:comment w:id="4" w:author="Schiffel Florian (inf18235)" w:date="2020-06-17T13:22:00Z" w:initials="SF(">
    <w:p w14:paraId="477ACDF2" w14:textId="33078B55" w:rsidR="004009DD" w:rsidRDefault="004009DD">
      <w:pPr>
        <w:pStyle w:val="Kommentartext"/>
      </w:pPr>
      <w:r>
        <w:rPr>
          <w:rStyle w:val="Kommentarzeichen"/>
        </w:rPr>
        <w:annotationRef/>
      </w:r>
      <w:r>
        <w:t>Müssen die Unterpunkte der Installation im Inhaltsverzeichnis stehen?</w:t>
      </w:r>
    </w:p>
  </w:comment>
  <w:comment w:id="6" w:author="Schiffel Florian (inf18235)" w:date="2020-06-17T13:23:00Z" w:initials="SF(">
    <w:p w14:paraId="5E77A050" w14:textId="508C9699" w:rsidR="004009DD" w:rsidRDefault="004009DD">
      <w:pPr>
        <w:pStyle w:val="Kommentartext"/>
      </w:pPr>
      <w:r>
        <w:rPr>
          <w:rStyle w:val="Kommentarzeichen"/>
        </w:rPr>
        <w:annotationRef/>
      </w:r>
      <w:r>
        <w:t>Ist das so?</w:t>
      </w:r>
    </w:p>
  </w:comment>
  <w:comment w:id="12" w:author="Schiffel Florian (inf18235)" w:date="2020-06-17T13:09:00Z" w:initials="SF(">
    <w:p w14:paraId="2ECFCEF5" w14:textId="4C1B28BE" w:rsidR="004009DD" w:rsidRDefault="004009DD">
      <w:pPr>
        <w:pStyle w:val="Kommentartext"/>
      </w:pPr>
      <w:r>
        <w:rPr>
          <w:rStyle w:val="Kommentarzeichen"/>
        </w:rPr>
        <w:annotationRef/>
      </w:r>
      <w:r>
        <w:t xml:space="preserve">Das </w:t>
      </w:r>
      <w:proofErr w:type="gramStart"/>
      <w:r>
        <w:t>Kit</w:t>
      </w:r>
      <w:proofErr w:type="gramEnd"/>
      <w:r>
        <w:t xml:space="preserve"> oder?</w:t>
      </w:r>
      <w:r>
        <w:br/>
        <w:t>(Vorher stand hier die SDK)</w:t>
      </w:r>
    </w:p>
  </w:comment>
  <w:comment w:id="15" w:author="Schiffel Florian (inf18235)" w:date="2020-06-17T13:14:00Z" w:initials="SF(">
    <w:p w14:paraId="52806DDC" w14:textId="20113C58" w:rsidR="004009DD" w:rsidRDefault="004009DD">
      <w:pPr>
        <w:pStyle w:val="Kommentartext"/>
      </w:pPr>
      <w:r>
        <w:rPr>
          <w:rStyle w:val="Kommentarzeichen"/>
        </w:rPr>
        <w:annotationRef/>
      </w:r>
      <w:r>
        <w:t>ich würde eher auswählen schreiben, das ist unmissverständlicher</w:t>
      </w:r>
    </w:p>
  </w:comment>
  <w:comment w:id="14" w:author="Schiffel Florian (inf18235)" w:date="2020-06-17T13:13:00Z" w:initials="SF(">
    <w:p w14:paraId="798791A6" w14:textId="3AD52A7D" w:rsidR="004009DD" w:rsidRDefault="004009DD">
      <w:pPr>
        <w:pStyle w:val="Kommentartext"/>
      </w:pPr>
      <w:r>
        <w:rPr>
          <w:rStyle w:val="Kommentarzeichen"/>
        </w:rPr>
        <w:annotationRef/>
      </w:r>
      <w:r>
        <w:t>warum Fett?</w:t>
      </w:r>
    </w:p>
  </w:comment>
  <w:comment w:id="32" w:author="Schiffel Florian (inf18235)" w:date="2020-06-16T20:25:00Z" w:initials="SF(">
    <w:p w14:paraId="4F0243D7" w14:textId="54169E98" w:rsidR="004009DD" w:rsidRDefault="004009DD">
      <w:pPr>
        <w:pStyle w:val="Kommentartext"/>
      </w:pPr>
      <w:r>
        <w:rPr>
          <w:rStyle w:val="Kommentarzeichen"/>
        </w:rPr>
        <w:annotationRef/>
      </w:r>
      <w:r>
        <w:t>?</w:t>
      </w:r>
      <w:r w:rsidRPr="00EF3F0F">
        <w:t xml:space="preserve"> </w:t>
      </w:r>
      <w:r>
        <w:t xml:space="preserve">S. XML </w:t>
      </w:r>
      <w:proofErr w:type="spellStart"/>
      <w:r>
        <w:t>Strutkur</w:t>
      </w:r>
      <w:proofErr w:type="spellEnd"/>
      <w:r>
        <w:t xml:space="preserve"> </w:t>
      </w:r>
      <w:proofErr w:type="spellStart"/>
      <w:r>
        <w:t>aufbau</w:t>
      </w:r>
      <w:proofErr w:type="spellEnd"/>
      <w:r>
        <w:t xml:space="preserve"> und Klassenstruktur</w:t>
      </w:r>
    </w:p>
  </w:comment>
  <w:comment w:id="33" w:author="Schiffel Florian (inf18235)" w:date="2020-06-17T12:09:00Z" w:initials="SF(">
    <w:p w14:paraId="013A2A47" w14:textId="77777777" w:rsidR="004009DD" w:rsidRDefault="004009DD" w:rsidP="00142F36">
      <w:pPr>
        <w:pStyle w:val="Kommentartext"/>
      </w:pPr>
      <w:r>
        <w:rPr>
          <w:rStyle w:val="Kommentarzeichen"/>
        </w:rPr>
        <w:annotationRef/>
      </w:r>
      <w:r>
        <w:rPr>
          <w:rStyle w:val="Kommentarzeichen"/>
        </w:rPr>
        <w:annotationRef/>
      </w:r>
      <w:r>
        <w:t>Der Satzbau macht hier einfach keinen Sinn in meinen Augen</w:t>
      </w:r>
    </w:p>
    <w:p w14:paraId="4BEF29AD" w14:textId="2F748EB5" w:rsidR="004009DD" w:rsidRDefault="004009DD">
      <w:pPr>
        <w:pStyle w:val="Kommentartext"/>
      </w:pPr>
    </w:p>
  </w:comment>
  <w:comment w:id="34" w:author="Schiffel Florian (inf18235)" w:date="2020-06-16T20:25:00Z" w:initials="SF(">
    <w:p w14:paraId="796E3FD2" w14:textId="2294C7E0" w:rsidR="004009DD" w:rsidRDefault="004009DD">
      <w:pPr>
        <w:pStyle w:val="Kommentartext"/>
      </w:pPr>
      <w:r>
        <w:rPr>
          <w:rStyle w:val="Kommentarzeichen"/>
        </w:rPr>
        <w:annotationRef/>
      </w:r>
      <w:r>
        <w:t>?</w:t>
      </w:r>
      <w:r w:rsidRPr="00EF3F0F">
        <w:t xml:space="preserve"> </w:t>
      </w:r>
      <w:r>
        <w:t xml:space="preserve">S. XML </w:t>
      </w:r>
      <w:proofErr w:type="spellStart"/>
      <w:r>
        <w:t>Strutkur</w:t>
      </w:r>
      <w:proofErr w:type="spellEnd"/>
      <w:r>
        <w:t xml:space="preserve"> </w:t>
      </w:r>
      <w:proofErr w:type="spellStart"/>
      <w:r>
        <w:t>aufbau</w:t>
      </w:r>
      <w:proofErr w:type="spellEnd"/>
      <w:r>
        <w:t xml:space="preserve"> und Klassenstruktur</w:t>
      </w:r>
    </w:p>
  </w:comment>
  <w:comment w:id="35" w:author="Schiffel Florian (inf18235)" w:date="2020-06-17T12:09:00Z" w:initials="SF(">
    <w:p w14:paraId="5DBAFE3E" w14:textId="6F1DE22D" w:rsidR="004009DD" w:rsidRDefault="004009DD">
      <w:pPr>
        <w:pStyle w:val="Kommentartext"/>
      </w:pPr>
      <w:r>
        <w:rPr>
          <w:rStyle w:val="Kommentarzeichen"/>
        </w:rPr>
        <w:annotationRef/>
      </w:r>
      <w:r>
        <w:t>Der Satzbau macht hier einfach keinen Sinn in meinen Augen</w:t>
      </w:r>
    </w:p>
  </w:comment>
  <w:comment w:id="36" w:author="Schiffel Florian (inf18235)" w:date="2020-06-16T20:26:00Z" w:initials="SF(">
    <w:p w14:paraId="3A6C2DCE" w14:textId="46DCE762" w:rsidR="004009DD" w:rsidRDefault="004009DD">
      <w:pPr>
        <w:pStyle w:val="Kommentartext"/>
      </w:pPr>
      <w:r>
        <w:rPr>
          <w:rStyle w:val="Kommentarzeichen"/>
        </w:rPr>
        <w:annotationRef/>
      </w:r>
      <w:r>
        <w:t>?</w:t>
      </w:r>
    </w:p>
  </w:comment>
  <w:comment w:id="37" w:author="Maier Stefan (inf18229)" w:date="2020-06-17T11:28:00Z" w:initials="MS(">
    <w:p w14:paraId="5BFAA760" w14:textId="35E64FA3" w:rsidR="004009DD" w:rsidRDefault="004009DD">
      <w:pPr>
        <w:pStyle w:val="Kommentartext"/>
      </w:pPr>
      <w:r>
        <w:t xml:space="preserve">S. XML </w:t>
      </w:r>
      <w:proofErr w:type="spellStart"/>
      <w:r>
        <w:t>Strutkur</w:t>
      </w:r>
      <w:proofErr w:type="spellEnd"/>
      <w:r>
        <w:t xml:space="preserve"> </w:t>
      </w:r>
      <w:proofErr w:type="spellStart"/>
      <w:r>
        <w:t>aufbau</w:t>
      </w:r>
      <w:proofErr w:type="spellEnd"/>
      <w:r>
        <w:t xml:space="preserve"> und Klassenstruktur</w:t>
      </w:r>
    </w:p>
  </w:comment>
  <w:comment w:id="38" w:author="Schiffel Florian (inf18235)" w:date="2020-06-17T12:09:00Z" w:initials="SF(">
    <w:p w14:paraId="25936FFA" w14:textId="25DFD316" w:rsidR="004009DD" w:rsidRDefault="004009DD">
      <w:pPr>
        <w:pStyle w:val="Kommentartext"/>
      </w:pPr>
      <w:r>
        <w:rPr>
          <w:rStyle w:val="Kommentarzeichen"/>
        </w:rPr>
        <w:annotationRef/>
      </w:r>
      <w:r>
        <w:rPr>
          <w:rStyle w:val="Kommentarzeichen"/>
        </w:rPr>
        <w:annotationRef/>
      </w:r>
      <w:r>
        <w:t>Der Satzbau macht hier einfach keinen Sinn in meinen Augen</w:t>
      </w:r>
    </w:p>
  </w:comment>
  <w:comment w:id="39" w:author="Schiffel Florian (inf18235)" w:date="2020-06-16T20:31:00Z" w:initials="SF(">
    <w:p w14:paraId="50EF7F5A" w14:textId="1CE74629" w:rsidR="004009DD" w:rsidRDefault="004009DD">
      <w:pPr>
        <w:pStyle w:val="Kommentartext"/>
      </w:pPr>
      <w:r>
        <w:rPr>
          <w:rStyle w:val="Kommentarzeichen"/>
        </w:rPr>
        <w:annotationRef/>
      </w:r>
      <w:r>
        <w:t>Ich würde alles im hellen Modus exportieren</w:t>
      </w:r>
    </w:p>
  </w:comment>
  <w:comment w:id="40" w:author="Schiffel Florian (inf18235)" w:date="2020-06-17T12:07:00Z" w:initials="SF(">
    <w:p w14:paraId="04CE7AEA" w14:textId="4BF5B325" w:rsidR="004009DD" w:rsidRDefault="004009DD">
      <w:pPr>
        <w:pStyle w:val="Kommentartext"/>
      </w:pPr>
      <w:r>
        <w:rPr>
          <w:rStyle w:val="Kommentarzeichen"/>
        </w:rPr>
        <w:annotationRef/>
      </w:r>
      <w:r>
        <w:t xml:space="preserve">am besten alle Diagramme im Bilder-Diagramme Ordner abspeichern und das </w:t>
      </w:r>
      <w:proofErr w:type="spellStart"/>
      <w:r>
        <w:t>Powered</w:t>
      </w:r>
      <w:proofErr w:type="spellEnd"/>
      <w:r>
        <w:t xml:space="preserve"> </w:t>
      </w:r>
      <w:proofErr w:type="spellStart"/>
      <w:r>
        <w:t>by</w:t>
      </w:r>
      <w:proofErr w:type="spellEnd"/>
      <w:r>
        <w:t xml:space="preserve"> </w:t>
      </w:r>
      <w:proofErr w:type="spellStart"/>
      <w:r>
        <w:t>ytools</w:t>
      </w:r>
      <w:proofErr w:type="spellEnd"/>
      <w:r>
        <w:t xml:space="preserve"> entfernen</w:t>
      </w:r>
    </w:p>
  </w:comment>
  <w:comment w:id="45" w:author="Schiffel Florian (inf18235)" w:date="2020-06-16T20:51:00Z" w:initials="SF(">
    <w:p w14:paraId="49612B8E" w14:textId="2316C53F" w:rsidR="004009DD" w:rsidRDefault="004009DD">
      <w:pPr>
        <w:pStyle w:val="Kommentartext"/>
      </w:pPr>
      <w:r>
        <w:rPr>
          <w:rStyle w:val="Kommentarzeichen"/>
        </w:rPr>
        <w:annotationRef/>
      </w:r>
      <w:r>
        <w:t>evtl. noch mehr zu ersten drei Tabs schreiben</w:t>
      </w:r>
    </w:p>
  </w:comment>
  <w:comment w:id="74" w:author="Schiffel Florian (inf18235)" w:date="2020-06-16T20:36:00Z" w:initials="SF(">
    <w:p w14:paraId="033676CD" w14:textId="511A1BCF" w:rsidR="004009DD" w:rsidRDefault="004009DD">
      <w:pPr>
        <w:pStyle w:val="Kommentartext"/>
      </w:pPr>
      <w:r>
        <w:rPr>
          <w:rStyle w:val="Kommentarzeichen"/>
        </w:rPr>
        <w:annotationRef/>
      </w:r>
      <w:r>
        <w:t xml:space="preserve">Begriffe (Methode, Variablen, </w:t>
      </w:r>
      <w:proofErr w:type="gramStart"/>
      <w:r>
        <w:t>etc. )</w:t>
      </w:r>
      <w:proofErr w:type="gramEnd"/>
      <w:r>
        <w:t xml:space="preserve"> aus dem Quellcode in kursiver Schrift</w:t>
      </w:r>
    </w:p>
  </w:comment>
  <w:comment w:id="77" w:author="Schiffel Florian (inf18235)" w:date="2020-06-16T16:55:00Z" w:initials="SF(">
    <w:p w14:paraId="02B66BC7" w14:textId="0F4120AA" w:rsidR="004009DD" w:rsidRDefault="004009DD">
      <w:pPr>
        <w:pStyle w:val="Kommentartext"/>
      </w:pPr>
      <w:r>
        <w:rPr>
          <w:rStyle w:val="Kommentarzeichen"/>
        </w:rPr>
        <w:annotationRef/>
      </w:r>
      <w:r>
        <w:t>evtl. besser:</w:t>
      </w:r>
      <w:r>
        <w:br/>
        <w:t xml:space="preserve">gibt es die zwei Methoden </w:t>
      </w:r>
      <w:proofErr w:type="spellStart"/>
      <w:r>
        <w:t>importProject</w:t>
      </w:r>
      <w:proofErr w:type="spellEnd"/>
      <w:r>
        <w:t>, die beide die entsprechende Methode im Interface überladen.</w:t>
      </w:r>
    </w:p>
  </w:comment>
  <w:comment w:id="82" w:author="Schiffel Florian (inf18235)" w:date="2020-06-16T17:14:00Z" w:initials="SF(">
    <w:p w14:paraId="4F7D32D1" w14:textId="57A0320A" w:rsidR="004009DD" w:rsidRDefault="004009DD">
      <w:pPr>
        <w:pStyle w:val="Kommentartext"/>
      </w:pPr>
      <w:r>
        <w:rPr>
          <w:rStyle w:val="Kommentarzeichen"/>
        </w:rPr>
        <w:annotationRef/>
      </w:r>
      <w:r>
        <w:t>Oder extra testen?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909BB" w15:done="0"/>
  <w15:commentEx w15:paraId="477ACDF2" w15:done="0"/>
  <w15:commentEx w15:paraId="5E77A050" w15:done="0"/>
  <w15:commentEx w15:paraId="2ECFCEF5" w15:done="0"/>
  <w15:commentEx w15:paraId="52806DDC" w15:done="0"/>
  <w15:commentEx w15:paraId="798791A6" w15:done="0"/>
  <w15:commentEx w15:paraId="4F0243D7" w15:done="0"/>
  <w15:commentEx w15:paraId="4BEF29AD" w15:paraIdParent="4F0243D7" w15:done="0"/>
  <w15:commentEx w15:paraId="796E3FD2" w15:done="0"/>
  <w15:commentEx w15:paraId="5DBAFE3E" w15:paraIdParent="796E3FD2" w15:done="0"/>
  <w15:commentEx w15:paraId="3A6C2DCE" w15:done="0"/>
  <w15:commentEx w15:paraId="5BFAA760" w15:paraIdParent="3A6C2DCE" w15:done="0"/>
  <w15:commentEx w15:paraId="25936FFA" w15:paraIdParent="3A6C2DCE" w15:done="0"/>
  <w15:commentEx w15:paraId="50EF7F5A" w15:done="1"/>
  <w15:commentEx w15:paraId="04CE7AEA" w15:done="0"/>
  <w15:commentEx w15:paraId="49612B8E" w15:done="0"/>
  <w15:commentEx w15:paraId="033676CD" w15:done="0"/>
  <w15:commentEx w15:paraId="02B66BC7" w15:done="0"/>
  <w15:commentEx w15:paraId="4F7D3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97B1" w16cex:dateUtc="2020-06-17T11:22:00Z"/>
  <w16cex:commentExtensible w16cex:durableId="2294978F" w16cex:dateUtc="2020-06-17T11:22:00Z"/>
  <w16cex:commentExtensible w16cex:durableId="229497E1" w16cex:dateUtc="2020-06-17T11:23:00Z"/>
  <w16cex:commentExtensible w16cex:durableId="22949474" w16cex:dateUtc="2020-06-17T11:09:00Z"/>
  <w16cex:commentExtensible w16cex:durableId="229495B2" w16cex:dateUtc="2020-06-17T11:14:00Z"/>
  <w16cex:commentExtensible w16cex:durableId="22949597" w16cex:dateUtc="2020-06-17T11:13:00Z"/>
  <w16cex:commentExtensible w16cex:durableId="2293A91F" w16cex:dateUtc="2020-06-16T18:25:00Z"/>
  <w16cex:commentExtensible w16cex:durableId="22948675" w16cex:dateUtc="2020-06-17T10:09:00Z"/>
  <w16cex:commentExtensible w16cex:durableId="2293A935" w16cex:dateUtc="2020-06-16T18:25:00Z"/>
  <w16cex:commentExtensible w16cex:durableId="2294865C" w16cex:dateUtc="2020-06-17T10:09:00Z"/>
  <w16cex:commentExtensible w16cex:durableId="2293A95A" w16cex:dateUtc="2020-06-16T18:26:00Z"/>
  <w16cex:commentExtensible w16cex:durableId="2294867A" w16cex:dateUtc="2020-06-17T10:09:00Z"/>
  <w16cex:commentExtensible w16cex:durableId="2293AA99" w16cex:dateUtc="2020-06-16T18:31:00Z"/>
  <w16cex:commentExtensible w16cex:durableId="229485F6" w16cex:dateUtc="2020-06-17T10:07:00Z"/>
  <w16cex:commentExtensible w16cex:durableId="2293AF66" w16cex:dateUtc="2020-06-16T18:51:00Z"/>
  <w16cex:commentExtensible w16cex:durableId="2293ABE2" w16cex:dateUtc="2020-06-16T18:36:00Z"/>
  <w16cex:commentExtensible w16cex:durableId="229377FB" w16cex:dateUtc="2020-06-16T14:55:00Z"/>
  <w16cex:commentExtensible w16cex:durableId="22937C87" w16cex:dateUtc="2020-06-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909BB" w16cid:durableId="229497B1"/>
  <w16cid:commentId w16cid:paraId="477ACDF2" w16cid:durableId="2294978F"/>
  <w16cid:commentId w16cid:paraId="5E77A050" w16cid:durableId="229497E1"/>
  <w16cid:commentId w16cid:paraId="2ECFCEF5" w16cid:durableId="22949474"/>
  <w16cid:commentId w16cid:paraId="52806DDC" w16cid:durableId="229495B2"/>
  <w16cid:commentId w16cid:paraId="798791A6" w16cid:durableId="22949597"/>
  <w16cid:commentId w16cid:paraId="4F0243D7" w16cid:durableId="2293A91F"/>
  <w16cid:commentId w16cid:paraId="4BEF29AD" w16cid:durableId="22948675"/>
  <w16cid:commentId w16cid:paraId="796E3FD2" w16cid:durableId="2293A935"/>
  <w16cid:commentId w16cid:paraId="5DBAFE3E" w16cid:durableId="2294865C"/>
  <w16cid:commentId w16cid:paraId="3A6C2DCE" w16cid:durableId="2293A95A"/>
  <w16cid:commentId w16cid:paraId="5BFAA760" w16cid:durableId="22947CD0"/>
  <w16cid:commentId w16cid:paraId="25936FFA" w16cid:durableId="2294867A"/>
  <w16cid:commentId w16cid:paraId="50EF7F5A" w16cid:durableId="2293AA99"/>
  <w16cid:commentId w16cid:paraId="04CE7AEA" w16cid:durableId="229485F6"/>
  <w16cid:commentId w16cid:paraId="49612B8E" w16cid:durableId="2293AF66"/>
  <w16cid:commentId w16cid:paraId="033676CD" w16cid:durableId="2293ABE2"/>
  <w16cid:commentId w16cid:paraId="02B66BC7" w16cid:durableId="229377FB"/>
  <w16cid:commentId w16cid:paraId="4F7D32D1" w16cid:durableId="22937C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C9A1B" w14:textId="77777777" w:rsidR="000E0CBD" w:rsidRDefault="000E0CBD" w:rsidP="00657F85">
      <w:pPr>
        <w:spacing w:after="0" w:line="240" w:lineRule="auto"/>
      </w:pPr>
      <w:r>
        <w:separator/>
      </w:r>
    </w:p>
  </w:endnote>
  <w:endnote w:type="continuationSeparator" w:id="0">
    <w:p w14:paraId="1F54B53D" w14:textId="77777777" w:rsidR="000E0CBD" w:rsidRDefault="000E0CBD" w:rsidP="00657F85">
      <w:pPr>
        <w:spacing w:after="0" w:line="240" w:lineRule="auto"/>
      </w:pPr>
      <w:r>
        <w:continuationSeparator/>
      </w:r>
    </w:p>
  </w:endnote>
  <w:endnote w:type="continuationNotice" w:id="1">
    <w:p w14:paraId="6218293C" w14:textId="77777777" w:rsidR="000E0CBD" w:rsidRDefault="000E0C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2020400000000000000"/>
    <w:charset w:val="80"/>
    <w:family w:val="roman"/>
    <w:pitch w:val="variable"/>
    <w:sig w:usb0="800002E7" w:usb1="2AC7FCFF" w:usb2="00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4618510"/>
      <w:docPartObj>
        <w:docPartGallery w:val="Page Numbers (Bottom of Page)"/>
        <w:docPartUnique/>
      </w:docPartObj>
    </w:sdtPr>
    <w:sdtEndPr/>
    <w:sdtContent>
      <w:p w14:paraId="7A4019E5" w14:textId="73DC47E3" w:rsidR="004009DD" w:rsidRDefault="004009DD">
        <w:pPr>
          <w:pStyle w:val="Fuzeile"/>
          <w:jc w:val="right"/>
        </w:pPr>
        <w:r>
          <w:fldChar w:fldCharType="begin"/>
        </w:r>
        <w:r>
          <w:instrText>PAGE   \* MERGEFORMAT</w:instrText>
        </w:r>
        <w:r>
          <w:fldChar w:fldCharType="separate"/>
        </w:r>
        <w:r>
          <w:rPr>
            <w:noProof/>
          </w:rPr>
          <w:t>47</w:t>
        </w:r>
        <w:r>
          <w:fldChar w:fldCharType="end"/>
        </w:r>
      </w:p>
    </w:sdtContent>
  </w:sdt>
  <w:p w14:paraId="0CBC771A" w14:textId="77777777" w:rsidR="004009DD" w:rsidRDefault="004009D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FECA7" w14:textId="77777777" w:rsidR="000E0CBD" w:rsidRDefault="000E0CBD" w:rsidP="00657F85">
      <w:pPr>
        <w:spacing w:after="0" w:line="240" w:lineRule="auto"/>
      </w:pPr>
      <w:r>
        <w:separator/>
      </w:r>
    </w:p>
  </w:footnote>
  <w:footnote w:type="continuationSeparator" w:id="0">
    <w:p w14:paraId="195612D3" w14:textId="77777777" w:rsidR="000E0CBD" w:rsidRDefault="000E0CBD" w:rsidP="00657F85">
      <w:pPr>
        <w:spacing w:after="0" w:line="240" w:lineRule="auto"/>
      </w:pPr>
      <w:r>
        <w:continuationSeparator/>
      </w:r>
    </w:p>
  </w:footnote>
  <w:footnote w:type="continuationNotice" w:id="1">
    <w:p w14:paraId="6BDC93AB" w14:textId="77777777" w:rsidR="000E0CBD" w:rsidRDefault="000E0C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56732" w14:textId="5CF3AD36" w:rsidR="004009DD" w:rsidRDefault="004009DD" w:rsidP="009522C6">
    <w:pPr>
      <w:pStyle w:val="Kopfzeile"/>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0B4BA6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multilevel"/>
    <w:tmpl w:val="6A84D9E2"/>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chiffel Florian (inf18235)">
    <w15:presenceInfo w15:providerId="AD" w15:userId="S::inf18235@lehre.dhbw-stuttgart.de::3139ea01-bf99-4452-a14a-5022aa1008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08"/>
  <w:autoHyphenation/>
  <w:hyphenationZone w:val="425"/>
  <w:defaultTableStyle w:val="SWE-Standard"/>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149C"/>
    <w:rsid w:val="00022D77"/>
    <w:rsid w:val="00024103"/>
    <w:rsid w:val="00027E57"/>
    <w:rsid w:val="00030779"/>
    <w:rsid w:val="0003497F"/>
    <w:rsid w:val="00037B26"/>
    <w:rsid w:val="00037B7B"/>
    <w:rsid w:val="00041A0B"/>
    <w:rsid w:val="000436F8"/>
    <w:rsid w:val="00044BDB"/>
    <w:rsid w:val="0004540E"/>
    <w:rsid w:val="00045C0A"/>
    <w:rsid w:val="000479C9"/>
    <w:rsid w:val="00053737"/>
    <w:rsid w:val="00055D41"/>
    <w:rsid w:val="0006140C"/>
    <w:rsid w:val="000669AC"/>
    <w:rsid w:val="000713BE"/>
    <w:rsid w:val="000739C7"/>
    <w:rsid w:val="00075689"/>
    <w:rsid w:val="000762F2"/>
    <w:rsid w:val="0007640A"/>
    <w:rsid w:val="00077A29"/>
    <w:rsid w:val="00077C3E"/>
    <w:rsid w:val="00077FB4"/>
    <w:rsid w:val="00080E96"/>
    <w:rsid w:val="00081102"/>
    <w:rsid w:val="00083A82"/>
    <w:rsid w:val="00092F18"/>
    <w:rsid w:val="000936B1"/>
    <w:rsid w:val="00096699"/>
    <w:rsid w:val="00097657"/>
    <w:rsid w:val="000A0070"/>
    <w:rsid w:val="000A071D"/>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5213"/>
    <w:rsid w:val="000E034E"/>
    <w:rsid w:val="000E0CBD"/>
    <w:rsid w:val="000E1DF8"/>
    <w:rsid w:val="000E38BA"/>
    <w:rsid w:val="000E5545"/>
    <w:rsid w:val="000E665E"/>
    <w:rsid w:val="000E7326"/>
    <w:rsid w:val="000F0166"/>
    <w:rsid w:val="000F1B65"/>
    <w:rsid w:val="000F4885"/>
    <w:rsid w:val="000F6AAB"/>
    <w:rsid w:val="000F74A1"/>
    <w:rsid w:val="000F7DD0"/>
    <w:rsid w:val="00100248"/>
    <w:rsid w:val="001059FF"/>
    <w:rsid w:val="00107061"/>
    <w:rsid w:val="00107967"/>
    <w:rsid w:val="0011271A"/>
    <w:rsid w:val="00112D42"/>
    <w:rsid w:val="00112F6A"/>
    <w:rsid w:val="00113FFF"/>
    <w:rsid w:val="00116665"/>
    <w:rsid w:val="00117484"/>
    <w:rsid w:val="00117B70"/>
    <w:rsid w:val="00120838"/>
    <w:rsid w:val="00120C06"/>
    <w:rsid w:val="001228D9"/>
    <w:rsid w:val="00123CDF"/>
    <w:rsid w:val="00124BC8"/>
    <w:rsid w:val="00126192"/>
    <w:rsid w:val="001313BD"/>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A4745"/>
    <w:rsid w:val="001A5F38"/>
    <w:rsid w:val="001A74B3"/>
    <w:rsid w:val="001A7BEB"/>
    <w:rsid w:val="001B0927"/>
    <w:rsid w:val="001B11BF"/>
    <w:rsid w:val="001B181E"/>
    <w:rsid w:val="001B3317"/>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645D"/>
    <w:rsid w:val="001E6EB6"/>
    <w:rsid w:val="001E74E9"/>
    <w:rsid w:val="001E7633"/>
    <w:rsid w:val="001E7A6D"/>
    <w:rsid w:val="001E7B3A"/>
    <w:rsid w:val="001F18F1"/>
    <w:rsid w:val="001F1B34"/>
    <w:rsid w:val="001F1D4F"/>
    <w:rsid w:val="001F2D00"/>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26E31"/>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52F2"/>
    <w:rsid w:val="002D5589"/>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D69"/>
    <w:rsid w:val="00302054"/>
    <w:rsid w:val="00302AFA"/>
    <w:rsid w:val="003061CB"/>
    <w:rsid w:val="0030694B"/>
    <w:rsid w:val="00311D7E"/>
    <w:rsid w:val="00312441"/>
    <w:rsid w:val="003150B2"/>
    <w:rsid w:val="003153B3"/>
    <w:rsid w:val="0032075D"/>
    <w:rsid w:val="003235D1"/>
    <w:rsid w:val="003249D0"/>
    <w:rsid w:val="003277AF"/>
    <w:rsid w:val="00331631"/>
    <w:rsid w:val="003330A0"/>
    <w:rsid w:val="00333F33"/>
    <w:rsid w:val="00336EC1"/>
    <w:rsid w:val="00337890"/>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47D9"/>
    <w:rsid w:val="00365347"/>
    <w:rsid w:val="003725AF"/>
    <w:rsid w:val="00384018"/>
    <w:rsid w:val="00384BBC"/>
    <w:rsid w:val="00384E11"/>
    <w:rsid w:val="00386001"/>
    <w:rsid w:val="00390975"/>
    <w:rsid w:val="003912C6"/>
    <w:rsid w:val="00391E4A"/>
    <w:rsid w:val="00391F47"/>
    <w:rsid w:val="00394776"/>
    <w:rsid w:val="00394843"/>
    <w:rsid w:val="003955AD"/>
    <w:rsid w:val="0039793F"/>
    <w:rsid w:val="003A27F1"/>
    <w:rsid w:val="003A5089"/>
    <w:rsid w:val="003A7DA2"/>
    <w:rsid w:val="003B08C0"/>
    <w:rsid w:val="003B125C"/>
    <w:rsid w:val="003C64BC"/>
    <w:rsid w:val="003C67DF"/>
    <w:rsid w:val="003D10F0"/>
    <w:rsid w:val="003D1473"/>
    <w:rsid w:val="003D1D05"/>
    <w:rsid w:val="003D25DB"/>
    <w:rsid w:val="003D318B"/>
    <w:rsid w:val="003D7655"/>
    <w:rsid w:val="003D7A9B"/>
    <w:rsid w:val="003E1E0B"/>
    <w:rsid w:val="003E40C7"/>
    <w:rsid w:val="003E4B2C"/>
    <w:rsid w:val="003F1029"/>
    <w:rsid w:val="003F1726"/>
    <w:rsid w:val="003F25ED"/>
    <w:rsid w:val="003F28DF"/>
    <w:rsid w:val="003F373B"/>
    <w:rsid w:val="003F4011"/>
    <w:rsid w:val="003F7521"/>
    <w:rsid w:val="004009DD"/>
    <w:rsid w:val="00400C9C"/>
    <w:rsid w:val="0040103F"/>
    <w:rsid w:val="00402498"/>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8B2"/>
    <w:rsid w:val="00434A74"/>
    <w:rsid w:val="00434CD9"/>
    <w:rsid w:val="00440E8B"/>
    <w:rsid w:val="00441D41"/>
    <w:rsid w:val="004440F1"/>
    <w:rsid w:val="00445B17"/>
    <w:rsid w:val="0045132A"/>
    <w:rsid w:val="00452B4F"/>
    <w:rsid w:val="0045402B"/>
    <w:rsid w:val="00455718"/>
    <w:rsid w:val="00455D23"/>
    <w:rsid w:val="00456FD9"/>
    <w:rsid w:val="004570CE"/>
    <w:rsid w:val="00460773"/>
    <w:rsid w:val="00461911"/>
    <w:rsid w:val="004620AD"/>
    <w:rsid w:val="004655F1"/>
    <w:rsid w:val="0046687A"/>
    <w:rsid w:val="0046793D"/>
    <w:rsid w:val="0047024F"/>
    <w:rsid w:val="00471E78"/>
    <w:rsid w:val="0047316F"/>
    <w:rsid w:val="0047467E"/>
    <w:rsid w:val="0047665F"/>
    <w:rsid w:val="00476BC9"/>
    <w:rsid w:val="00476FE4"/>
    <w:rsid w:val="004774C6"/>
    <w:rsid w:val="004820F5"/>
    <w:rsid w:val="00482442"/>
    <w:rsid w:val="0048325A"/>
    <w:rsid w:val="00484200"/>
    <w:rsid w:val="00484BD8"/>
    <w:rsid w:val="00486FB0"/>
    <w:rsid w:val="0049015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6B8C"/>
    <w:rsid w:val="004D11F4"/>
    <w:rsid w:val="004D39FF"/>
    <w:rsid w:val="004D451F"/>
    <w:rsid w:val="004D6D1E"/>
    <w:rsid w:val="004E16A9"/>
    <w:rsid w:val="004E17FE"/>
    <w:rsid w:val="004E20C5"/>
    <w:rsid w:val="004E230D"/>
    <w:rsid w:val="004E2971"/>
    <w:rsid w:val="004E29F5"/>
    <w:rsid w:val="004E50B7"/>
    <w:rsid w:val="004F27D2"/>
    <w:rsid w:val="004F2CDE"/>
    <w:rsid w:val="004F50B6"/>
    <w:rsid w:val="004F5401"/>
    <w:rsid w:val="004F5621"/>
    <w:rsid w:val="004F7EA0"/>
    <w:rsid w:val="005076B2"/>
    <w:rsid w:val="00507F7B"/>
    <w:rsid w:val="00513533"/>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3F77"/>
    <w:rsid w:val="005D0FF2"/>
    <w:rsid w:val="005D2FE9"/>
    <w:rsid w:val="005D3283"/>
    <w:rsid w:val="005D5855"/>
    <w:rsid w:val="005D5A20"/>
    <w:rsid w:val="005E1027"/>
    <w:rsid w:val="005E334A"/>
    <w:rsid w:val="005E56FC"/>
    <w:rsid w:val="005E5DAD"/>
    <w:rsid w:val="005E7472"/>
    <w:rsid w:val="005F1BDE"/>
    <w:rsid w:val="005F1EC1"/>
    <w:rsid w:val="005F24B1"/>
    <w:rsid w:val="005F3117"/>
    <w:rsid w:val="005F3EF7"/>
    <w:rsid w:val="005F5A24"/>
    <w:rsid w:val="005F6B8F"/>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673"/>
    <w:rsid w:val="0067199A"/>
    <w:rsid w:val="006719C0"/>
    <w:rsid w:val="00673BD5"/>
    <w:rsid w:val="0067586D"/>
    <w:rsid w:val="00683DB2"/>
    <w:rsid w:val="00684C77"/>
    <w:rsid w:val="00685996"/>
    <w:rsid w:val="006871B9"/>
    <w:rsid w:val="0068760F"/>
    <w:rsid w:val="00687FC5"/>
    <w:rsid w:val="00690EED"/>
    <w:rsid w:val="00691FB0"/>
    <w:rsid w:val="0069504E"/>
    <w:rsid w:val="00695C68"/>
    <w:rsid w:val="0069628D"/>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76C7"/>
    <w:rsid w:val="006D1AF7"/>
    <w:rsid w:val="006D2702"/>
    <w:rsid w:val="006D2F6A"/>
    <w:rsid w:val="006D4EB6"/>
    <w:rsid w:val="006D51C1"/>
    <w:rsid w:val="006D689B"/>
    <w:rsid w:val="006D7EBC"/>
    <w:rsid w:val="006E1A47"/>
    <w:rsid w:val="006E3BBD"/>
    <w:rsid w:val="006F0A3C"/>
    <w:rsid w:val="006F2270"/>
    <w:rsid w:val="006F5E49"/>
    <w:rsid w:val="00700886"/>
    <w:rsid w:val="00700DF9"/>
    <w:rsid w:val="00701C64"/>
    <w:rsid w:val="00702F26"/>
    <w:rsid w:val="0070567A"/>
    <w:rsid w:val="00710608"/>
    <w:rsid w:val="00711895"/>
    <w:rsid w:val="00713110"/>
    <w:rsid w:val="0071346D"/>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00FD"/>
    <w:rsid w:val="00741931"/>
    <w:rsid w:val="00741E8B"/>
    <w:rsid w:val="0074575F"/>
    <w:rsid w:val="0074659F"/>
    <w:rsid w:val="007506A7"/>
    <w:rsid w:val="00751E6B"/>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1E26"/>
    <w:rsid w:val="007968ED"/>
    <w:rsid w:val="007A0C10"/>
    <w:rsid w:val="007A13B8"/>
    <w:rsid w:val="007A5F12"/>
    <w:rsid w:val="007B1A8E"/>
    <w:rsid w:val="007B1E39"/>
    <w:rsid w:val="007B3CE4"/>
    <w:rsid w:val="007B4993"/>
    <w:rsid w:val="007B6229"/>
    <w:rsid w:val="007C272A"/>
    <w:rsid w:val="007C4E1B"/>
    <w:rsid w:val="007C68F3"/>
    <w:rsid w:val="007C7026"/>
    <w:rsid w:val="007D0F0C"/>
    <w:rsid w:val="007D2F46"/>
    <w:rsid w:val="007E06A6"/>
    <w:rsid w:val="007E0F53"/>
    <w:rsid w:val="007E1756"/>
    <w:rsid w:val="007E41E9"/>
    <w:rsid w:val="007E666B"/>
    <w:rsid w:val="007F01B2"/>
    <w:rsid w:val="007F27B3"/>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225CF"/>
    <w:rsid w:val="008230C5"/>
    <w:rsid w:val="008255C2"/>
    <w:rsid w:val="008277A1"/>
    <w:rsid w:val="00830A68"/>
    <w:rsid w:val="00833FC8"/>
    <w:rsid w:val="0083732A"/>
    <w:rsid w:val="008401E9"/>
    <w:rsid w:val="0084103B"/>
    <w:rsid w:val="00841BA7"/>
    <w:rsid w:val="00841DC8"/>
    <w:rsid w:val="00842986"/>
    <w:rsid w:val="008539A7"/>
    <w:rsid w:val="00853F6D"/>
    <w:rsid w:val="00857A38"/>
    <w:rsid w:val="008656F7"/>
    <w:rsid w:val="008711DE"/>
    <w:rsid w:val="008752AF"/>
    <w:rsid w:val="008760C9"/>
    <w:rsid w:val="00884A42"/>
    <w:rsid w:val="008856D4"/>
    <w:rsid w:val="008912B6"/>
    <w:rsid w:val="0089142C"/>
    <w:rsid w:val="0089396C"/>
    <w:rsid w:val="00896678"/>
    <w:rsid w:val="008A0FFC"/>
    <w:rsid w:val="008A2A92"/>
    <w:rsid w:val="008A2CCC"/>
    <w:rsid w:val="008A6D50"/>
    <w:rsid w:val="008A7CDE"/>
    <w:rsid w:val="008B1D52"/>
    <w:rsid w:val="008B3ADF"/>
    <w:rsid w:val="008B5EE3"/>
    <w:rsid w:val="008B69F6"/>
    <w:rsid w:val="008B7290"/>
    <w:rsid w:val="008C127C"/>
    <w:rsid w:val="008C15BD"/>
    <w:rsid w:val="008C2801"/>
    <w:rsid w:val="008C30E6"/>
    <w:rsid w:val="008C4F1F"/>
    <w:rsid w:val="008C56D9"/>
    <w:rsid w:val="008C7620"/>
    <w:rsid w:val="008D0E66"/>
    <w:rsid w:val="008D19F4"/>
    <w:rsid w:val="008D2318"/>
    <w:rsid w:val="008D5C39"/>
    <w:rsid w:val="008D67DF"/>
    <w:rsid w:val="008D68EF"/>
    <w:rsid w:val="008D75B7"/>
    <w:rsid w:val="008D78B3"/>
    <w:rsid w:val="008E2915"/>
    <w:rsid w:val="008E3BB7"/>
    <w:rsid w:val="008E657B"/>
    <w:rsid w:val="008E67BF"/>
    <w:rsid w:val="008F16A1"/>
    <w:rsid w:val="008F2579"/>
    <w:rsid w:val="008F2D26"/>
    <w:rsid w:val="008F4EE1"/>
    <w:rsid w:val="008F72CA"/>
    <w:rsid w:val="008F75DF"/>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8803"/>
    <w:rsid w:val="009B2E95"/>
    <w:rsid w:val="009B4897"/>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05EF"/>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9BD"/>
    <w:rsid w:val="00AA3BB4"/>
    <w:rsid w:val="00AA43DB"/>
    <w:rsid w:val="00AA5225"/>
    <w:rsid w:val="00AA62B3"/>
    <w:rsid w:val="00AA726B"/>
    <w:rsid w:val="00AA79D6"/>
    <w:rsid w:val="00AB265B"/>
    <w:rsid w:val="00AB43B3"/>
    <w:rsid w:val="00AB5F7A"/>
    <w:rsid w:val="00AB6A29"/>
    <w:rsid w:val="00AB7639"/>
    <w:rsid w:val="00AC73FE"/>
    <w:rsid w:val="00AC7875"/>
    <w:rsid w:val="00AD0DE5"/>
    <w:rsid w:val="00AD1099"/>
    <w:rsid w:val="00AD30F2"/>
    <w:rsid w:val="00AD7336"/>
    <w:rsid w:val="00AE245E"/>
    <w:rsid w:val="00AE3912"/>
    <w:rsid w:val="00AE441F"/>
    <w:rsid w:val="00AF1A01"/>
    <w:rsid w:val="00AF2B8A"/>
    <w:rsid w:val="00AF2D22"/>
    <w:rsid w:val="00B01817"/>
    <w:rsid w:val="00B06349"/>
    <w:rsid w:val="00B07326"/>
    <w:rsid w:val="00B07A08"/>
    <w:rsid w:val="00B1085A"/>
    <w:rsid w:val="00B1232A"/>
    <w:rsid w:val="00B15ED1"/>
    <w:rsid w:val="00B16083"/>
    <w:rsid w:val="00B16234"/>
    <w:rsid w:val="00B163EF"/>
    <w:rsid w:val="00B16E80"/>
    <w:rsid w:val="00B17417"/>
    <w:rsid w:val="00B17897"/>
    <w:rsid w:val="00B20ACC"/>
    <w:rsid w:val="00B21635"/>
    <w:rsid w:val="00B22A11"/>
    <w:rsid w:val="00B23C53"/>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6837"/>
    <w:rsid w:val="00B97E9A"/>
    <w:rsid w:val="00BA09CD"/>
    <w:rsid w:val="00BA1F3D"/>
    <w:rsid w:val="00BA2EAE"/>
    <w:rsid w:val="00BA44CD"/>
    <w:rsid w:val="00BA4816"/>
    <w:rsid w:val="00BA513F"/>
    <w:rsid w:val="00BB0253"/>
    <w:rsid w:val="00BB0740"/>
    <w:rsid w:val="00BB0E83"/>
    <w:rsid w:val="00BB26F4"/>
    <w:rsid w:val="00BB2D17"/>
    <w:rsid w:val="00BB4BE4"/>
    <w:rsid w:val="00BB5109"/>
    <w:rsid w:val="00BB548D"/>
    <w:rsid w:val="00BC3FFA"/>
    <w:rsid w:val="00BC5629"/>
    <w:rsid w:val="00BC6CDB"/>
    <w:rsid w:val="00BD282C"/>
    <w:rsid w:val="00BE0125"/>
    <w:rsid w:val="00BE1B02"/>
    <w:rsid w:val="00BE1B76"/>
    <w:rsid w:val="00BE3D21"/>
    <w:rsid w:val="00BE568E"/>
    <w:rsid w:val="00BE6272"/>
    <w:rsid w:val="00BE7083"/>
    <w:rsid w:val="00BF1365"/>
    <w:rsid w:val="00BF3849"/>
    <w:rsid w:val="00BF4521"/>
    <w:rsid w:val="00BF585D"/>
    <w:rsid w:val="00BF62B7"/>
    <w:rsid w:val="00BF6A52"/>
    <w:rsid w:val="00C000AA"/>
    <w:rsid w:val="00C02EDE"/>
    <w:rsid w:val="00C02F5E"/>
    <w:rsid w:val="00C03219"/>
    <w:rsid w:val="00C03D79"/>
    <w:rsid w:val="00C0430A"/>
    <w:rsid w:val="00C058FE"/>
    <w:rsid w:val="00C0798A"/>
    <w:rsid w:val="00C123D5"/>
    <w:rsid w:val="00C13C9F"/>
    <w:rsid w:val="00C14317"/>
    <w:rsid w:val="00C145F4"/>
    <w:rsid w:val="00C146DB"/>
    <w:rsid w:val="00C1560C"/>
    <w:rsid w:val="00C15973"/>
    <w:rsid w:val="00C17734"/>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5653"/>
    <w:rsid w:val="00CF6B22"/>
    <w:rsid w:val="00CF7EC4"/>
    <w:rsid w:val="00D01528"/>
    <w:rsid w:val="00D04CBF"/>
    <w:rsid w:val="00D10036"/>
    <w:rsid w:val="00D1045C"/>
    <w:rsid w:val="00D10727"/>
    <w:rsid w:val="00D128C2"/>
    <w:rsid w:val="00D151BA"/>
    <w:rsid w:val="00D15E1C"/>
    <w:rsid w:val="00D17338"/>
    <w:rsid w:val="00D2029A"/>
    <w:rsid w:val="00D25C86"/>
    <w:rsid w:val="00D271F6"/>
    <w:rsid w:val="00D27D73"/>
    <w:rsid w:val="00D30E4E"/>
    <w:rsid w:val="00D31B14"/>
    <w:rsid w:val="00D31C14"/>
    <w:rsid w:val="00D328C6"/>
    <w:rsid w:val="00D3321C"/>
    <w:rsid w:val="00D34A30"/>
    <w:rsid w:val="00D34D90"/>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588A"/>
    <w:rsid w:val="00D96B98"/>
    <w:rsid w:val="00D97656"/>
    <w:rsid w:val="00DA1A26"/>
    <w:rsid w:val="00DA2441"/>
    <w:rsid w:val="00DA30EA"/>
    <w:rsid w:val="00DB02A7"/>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3220"/>
    <w:rsid w:val="00E7392A"/>
    <w:rsid w:val="00E74548"/>
    <w:rsid w:val="00E770F9"/>
    <w:rsid w:val="00E81C78"/>
    <w:rsid w:val="00E829BE"/>
    <w:rsid w:val="00E82D7F"/>
    <w:rsid w:val="00E85021"/>
    <w:rsid w:val="00E85DD1"/>
    <w:rsid w:val="00E860A1"/>
    <w:rsid w:val="00E91E34"/>
    <w:rsid w:val="00E93DB7"/>
    <w:rsid w:val="00E950DC"/>
    <w:rsid w:val="00E95FB5"/>
    <w:rsid w:val="00E96828"/>
    <w:rsid w:val="00EA0BB1"/>
    <w:rsid w:val="00EA0CBE"/>
    <w:rsid w:val="00EA2DAC"/>
    <w:rsid w:val="00EA3B19"/>
    <w:rsid w:val="00EA7A1D"/>
    <w:rsid w:val="00EB099B"/>
    <w:rsid w:val="00EB0B31"/>
    <w:rsid w:val="00EB0C60"/>
    <w:rsid w:val="00EB12E9"/>
    <w:rsid w:val="00EB281E"/>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4638"/>
    <w:rsid w:val="00F451BA"/>
    <w:rsid w:val="00F454A5"/>
    <w:rsid w:val="00F46948"/>
    <w:rsid w:val="00F47356"/>
    <w:rsid w:val="00F506FD"/>
    <w:rsid w:val="00F5081D"/>
    <w:rsid w:val="00F52873"/>
    <w:rsid w:val="00F532F7"/>
    <w:rsid w:val="00F53915"/>
    <w:rsid w:val="00F5540E"/>
    <w:rsid w:val="00F55801"/>
    <w:rsid w:val="00F56AB9"/>
    <w:rsid w:val="00F570D9"/>
    <w:rsid w:val="00F636A5"/>
    <w:rsid w:val="00F642BF"/>
    <w:rsid w:val="00F64B4A"/>
    <w:rsid w:val="00F64C91"/>
    <w:rsid w:val="00F65E21"/>
    <w:rsid w:val="00F7011E"/>
    <w:rsid w:val="00F71AC7"/>
    <w:rsid w:val="00F74373"/>
    <w:rsid w:val="00F74CD7"/>
    <w:rsid w:val="00F76D29"/>
    <w:rsid w:val="00F80241"/>
    <w:rsid w:val="00F80A8A"/>
    <w:rsid w:val="00F815D8"/>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36FB"/>
    <w:rsid w:val="00FA43EA"/>
    <w:rsid w:val="00FA4C45"/>
    <w:rsid w:val="00FA6A27"/>
    <w:rsid w:val="00FA6F65"/>
    <w:rsid w:val="00FB076F"/>
    <w:rsid w:val="00FB0929"/>
    <w:rsid w:val="00FB2A49"/>
    <w:rsid w:val="00FB4C6C"/>
    <w:rsid w:val="00FB704D"/>
    <w:rsid w:val="00FB7599"/>
    <w:rsid w:val="00FC01FA"/>
    <w:rsid w:val="00FC3B7D"/>
    <w:rsid w:val="00FC565D"/>
    <w:rsid w:val="00FC697F"/>
    <w:rsid w:val="00FC6D8B"/>
    <w:rsid w:val="00FD04F2"/>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4A85787"/>
    <w:rsid w:val="05B8BA8D"/>
    <w:rsid w:val="06D8D085"/>
    <w:rsid w:val="07BA5FB4"/>
    <w:rsid w:val="08107842"/>
    <w:rsid w:val="08470026"/>
    <w:rsid w:val="0936B2C2"/>
    <w:rsid w:val="0A928708"/>
    <w:rsid w:val="0B463B23"/>
    <w:rsid w:val="0B888F29"/>
    <w:rsid w:val="0BDB9144"/>
    <w:rsid w:val="0D3C7492"/>
    <w:rsid w:val="0D5A5CDC"/>
    <w:rsid w:val="0D87250C"/>
    <w:rsid w:val="0F444A3F"/>
    <w:rsid w:val="0FB2A32B"/>
    <w:rsid w:val="10BA334C"/>
    <w:rsid w:val="11D060F9"/>
    <w:rsid w:val="12040F7F"/>
    <w:rsid w:val="12DF99DD"/>
    <w:rsid w:val="131FA333"/>
    <w:rsid w:val="1382667A"/>
    <w:rsid w:val="145FDD9F"/>
    <w:rsid w:val="14E7FD1E"/>
    <w:rsid w:val="1525C7B1"/>
    <w:rsid w:val="1581162F"/>
    <w:rsid w:val="161CB675"/>
    <w:rsid w:val="166221CC"/>
    <w:rsid w:val="175DEA79"/>
    <w:rsid w:val="17C8D8A5"/>
    <w:rsid w:val="17E8BCF8"/>
    <w:rsid w:val="19B80CA2"/>
    <w:rsid w:val="19E0E406"/>
    <w:rsid w:val="1A0E0498"/>
    <w:rsid w:val="1B81C657"/>
    <w:rsid w:val="1EF9914E"/>
    <w:rsid w:val="1FC6750C"/>
    <w:rsid w:val="219E4813"/>
    <w:rsid w:val="21BC78D3"/>
    <w:rsid w:val="227931C8"/>
    <w:rsid w:val="2314994A"/>
    <w:rsid w:val="2347F140"/>
    <w:rsid w:val="23760B64"/>
    <w:rsid w:val="23C69A29"/>
    <w:rsid w:val="23C88CD4"/>
    <w:rsid w:val="251A5BDC"/>
    <w:rsid w:val="25D73103"/>
    <w:rsid w:val="25F0A7AF"/>
    <w:rsid w:val="26494350"/>
    <w:rsid w:val="27F2F16F"/>
    <w:rsid w:val="29E38E92"/>
    <w:rsid w:val="2B585E11"/>
    <w:rsid w:val="2C5207EB"/>
    <w:rsid w:val="2CF86A91"/>
    <w:rsid w:val="2F9D4A0E"/>
    <w:rsid w:val="2FE6C17B"/>
    <w:rsid w:val="31C768DE"/>
    <w:rsid w:val="31EB8CC0"/>
    <w:rsid w:val="33B15408"/>
    <w:rsid w:val="34165A48"/>
    <w:rsid w:val="35465907"/>
    <w:rsid w:val="35C488F4"/>
    <w:rsid w:val="36FF8AB7"/>
    <w:rsid w:val="3710EE00"/>
    <w:rsid w:val="37FEEA79"/>
    <w:rsid w:val="380E7D80"/>
    <w:rsid w:val="39D5C373"/>
    <w:rsid w:val="3B0D274F"/>
    <w:rsid w:val="3CCA2F70"/>
    <w:rsid w:val="3CFF2422"/>
    <w:rsid w:val="3D38F032"/>
    <w:rsid w:val="3E141722"/>
    <w:rsid w:val="3EA93C66"/>
    <w:rsid w:val="3FA4D814"/>
    <w:rsid w:val="40371E97"/>
    <w:rsid w:val="41A0B19E"/>
    <w:rsid w:val="41A81DBE"/>
    <w:rsid w:val="437EE878"/>
    <w:rsid w:val="43AA93B3"/>
    <w:rsid w:val="455D1A3E"/>
    <w:rsid w:val="45D7A262"/>
    <w:rsid w:val="4791D0E1"/>
    <w:rsid w:val="48CC286C"/>
    <w:rsid w:val="48DF0EC4"/>
    <w:rsid w:val="4A787CFE"/>
    <w:rsid w:val="4A789F07"/>
    <w:rsid w:val="4A9B7E7D"/>
    <w:rsid w:val="4B4CEA30"/>
    <w:rsid w:val="4F79D5A0"/>
    <w:rsid w:val="4FF51DB3"/>
    <w:rsid w:val="5046AD58"/>
    <w:rsid w:val="51624E46"/>
    <w:rsid w:val="51689A44"/>
    <w:rsid w:val="5206BB73"/>
    <w:rsid w:val="5286BB53"/>
    <w:rsid w:val="52D74748"/>
    <w:rsid w:val="53862405"/>
    <w:rsid w:val="54B9A4AE"/>
    <w:rsid w:val="5526C788"/>
    <w:rsid w:val="56532ADB"/>
    <w:rsid w:val="56DF8DE7"/>
    <w:rsid w:val="57BA2ECB"/>
    <w:rsid w:val="57CCB85F"/>
    <w:rsid w:val="580046E8"/>
    <w:rsid w:val="58709072"/>
    <w:rsid w:val="58A62786"/>
    <w:rsid w:val="58C37CA5"/>
    <w:rsid w:val="5B5EFCB0"/>
    <w:rsid w:val="5B77EFDE"/>
    <w:rsid w:val="5B98AD15"/>
    <w:rsid w:val="5CDDAE77"/>
    <w:rsid w:val="5E4A33C6"/>
    <w:rsid w:val="6075E29A"/>
    <w:rsid w:val="611433CA"/>
    <w:rsid w:val="6251DBDE"/>
    <w:rsid w:val="62728D71"/>
    <w:rsid w:val="64458582"/>
    <w:rsid w:val="64C96AD1"/>
    <w:rsid w:val="64ED4D34"/>
    <w:rsid w:val="66BB9CE5"/>
    <w:rsid w:val="6919C9AE"/>
    <w:rsid w:val="6A04A382"/>
    <w:rsid w:val="6B1A2E3D"/>
    <w:rsid w:val="6B28AFC2"/>
    <w:rsid w:val="6B468C7D"/>
    <w:rsid w:val="6BB6BCB5"/>
    <w:rsid w:val="6BBC3B7B"/>
    <w:rsid w:val="6C416D3E"/>
    <w:rsid w:val="6D50BA5C"/>
    <w:rsid w:val="6EC56E6C"/>
    <w:rsid w:val="6F75FEA7"/>
    <w:rsid w:val="6F7F113A"/>
    <w:rsid w:val="701BF9BD"/>
    <w:rsid w:val="7090750B"/>
    <w:rsid w:val="71192E74"/>
    <w:rsid w:val="71ED3ECC"/>
    <w:rsid w:val="72DDF200"/>
    <w:rsid w:val="730C3542"/>
    <w:rsid w:val="73637137"/>
    <w:rsid w:val="73691315"/>
    <w:rsid w:val="74D328A7"/>
    <w:rsid w:val="750714D9"/>
    <w:rsid w:val="7579F301"/>
    <w:rsid w:val="75DD965B"/>
    <w:rsid w:val="764997AB"/>
    <w:rsid w:val="772FAC24"/>
    <w:rsid w:val="77FD3D6F"/>
    <w:rsid w:val="7966831F"/>
    <w:rsid w:val="7A7F65BC"/>
    <w:rsid w:val="7A84FFAE"/>
    <w:rsid w:val="7C6F0C20"/>
    <w:rsid w:val="7C8E33A5"/>
    <w:rsid w:val="7D204A9A"/>
    <w:rsid w:val="7E0A0680"/>
    <w:rsid w:val="7E775E3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9C60C"/>
  <w15:chartTrackingRefBased/>
  <w15:docId w15:val="{F4626545-FAD9-4D81-92C4-E9197D302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51E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93704"/>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Absatz-Standardschriftart"/>
    <w:rsid w:val="00E453AE"/>
  </w:style>
  <w:style w:type="character" w:customStyle="1" w:styleId="berschrift1Zchn">
    <w:name w:val="Überschrift 1 Zchn"/>
    <w:basedOn w:val="Absatz-Standardschriftart"/>
    <w:link w:val="berschrift1"/>
    <w:uiPriority w:val="9"/>
    <w:rsid w:val="001D10F6"/>
    <w:rPr>
      <w:rFonts w:asciiTheme="majorHAnsi" w:eastAsiaTheme="majorEastAsia" w:hAnsiTheme="majorHAnsi" w:cstheme="majorBidi"/>
      <w:color w:val="2F5496" w:themeColor="accent1" w:themeShade="BF"/>
      <w:sz w:val="40"/>
      <w:szCs w:val="32"/>
    </w:rPr>
  </w:style>
  <w:style w:type="paragraph" w:styleId="Listenabsatz">
    <w:name w:val="List Paragraph"/>
    <w:basedOn w:val="Standard"/>
    <w:uiPriority w:val="34"/>
    <w:qFormat/>
    <w:rsid w:val="00D714B0"/>
    <w:pPr>
      <w:ind w:left="720"/>
      <w:contextualSpacing/>
    </w:pPr>
  </w:style>
  <w:style w:type="paragraph" w:styleId="Inhaltsverzeichnisberschrift">
    <w:name w:val="TOC Heading"/>
    <w:basedOn w:val="berschrift1"/>
    <w:next w:val="Standard"/>
    <w:uiPriority w:val="39"/>
    <w:unhideWhenUsed/>
    <w:qFormat/>
    <w:rsid w:val="00077A29"/>
    <w:pPr>
      <w:outlineLvl w:val="9"/>
    </w:pPr>
    <w:rPr>
      <w:lang w:eastAsia="de-DE"/>
    </w:rPr>
  </w:style>
  <w:style w:type="paragraph" w:styleId="Verzeichnis2">
    <w:name w:val="toc 2"/>
    <w:basedOn w:val="Standard"/>
    <w:next w:val="Standard"/>
    <w:autoRedefine/>
    <w:uiPriority w:val="39"/>
    <w:unhideWhenUsed/>
    <w:rsid w:val="00077A29"/>
    <w:pPr>
      <w:spacing w:before="120" w:after="0"/>
      <w:ind w:left="220"/>
    </w:pPr>
    <w:rPr>
      <w:rFonts w:cstheme="minorHAnsi"/>
      <w:i/>
      <w:iCs/>
      <w:sz w:val="20"/>
      <w:szCs w:val="20"/>
    </w:rPr>
  </w:style>
  <w:style w:type="paragraph" w:styleId="Verzeichnis1">
    <w:name w:val="toc 1"/>
    <w:basedOn w:val="Standard"/>
    <w:next w:val="Standard"/>
    <w:autoRedefine/>
    <w:uiPriority w:val="39"/>
    <w:unhideWhenUsed/>
    <w:rsid w:val="00077A29"/>
    <w:pPr>
      <w:spacing w:before="240" w:after="120"/>
    </w:pPr>
    <w:rPr>
      <w:rFonts w:cstheme="minorHAnsi"/>
      <w:b/>
      <w:bCs/>
      <w:sz w:val="20"/>
      <w:szCs w:val="20"/>
    </w:rPr>
  </w:style>
  <w:style w:type="paragraph" w:styleId="Verzeichnis3">
    <w:name w:val="toc 3"/>
    <w:basedOn w:val="Standard"/>
    <w:next w:val="Standard"/>
    <w:autoRedefine/>
    <w:uiPriority w:val="39"/>
    <w:unhideWhenUsed/>
    <w:rsid w:val="00077A29"/>
    <w:pPr>
      <w:spacing w:after="0"/>
      <w:ind w:left="440"/>
    </w:pPr>
    <w:rPr>
      <w:rFonts w:cstheme="minorHAnsi"/>
      <w:sz w:val="20"/>
      <w:szCs w:val="20"/>
    </w:rPr>
  </w:style>
  <w:style w:type="character" w:styleId="Hyperlink">
    <w:name w:val="Hyperlink"/>
    <w:basedOn w:val="Absatz-Standardschriftart"/>
    <w:uiPriority w:val="99"/>
    <w:unhideWhenUsed/>
    <w:rsid w:val="00077A29"/>
    <w:rPr>
      <w:color w:val="0563C1" w:themeColor="hyperlink"/>
      <w:u w:val="single"/>
    </w:rPr>
  </w:style>
  <w:style w:type="paragraph" w:styleId="Untertitel">
    <w:name w:val="Subtitle"/>
    <w:basedOn w:val="Standard"/>
    <w:next w:val="Standard"/>
    <w:link w:val="UntertitelZchn"/>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UntertitelZchn">
    <w:name w:val="Untertitel Zchn"/>
    <w:basedOn w:val="Absatz-Standardschriftart"/>
    <w:link w:val="Untertitel"/>
    <w:uiPriority w:val="11"/>
    <w:rsid w:val="001D10F6"/>
    <w:rPr>
      <w:rFonts w:eastAsiaTheme="minorEastAsia"/>
      <w:color w:val="5A5A5A" w:themeColor="text1" w:themeTint="A5"/>
      <w:spacing w:val="15"/>
      <w:sz w:val="26"/>
    </w:rPr>
  </w:style>
  <w:style w:type="character" w:styleId="Kommentarzeichen">
    <w:name w:val="annotation reference"/>
    <w:basedOn w:val="Absatz-Standardschriftart"/>
    <w:uiPriority w:val="99"/>
    <w:semiHidden/>
    <w:unhideWhenUsed/>
    <w:rsid w:val="00585C08"/>
    <w:rPr>
      <w:sz w:val="16"/>
      <w:szCs w:val="16"/>
    </w:rPr>
  </w:style>
  <w:style w:type="paragraph" w:styleId="Kommentartext">
    <w:name w:val="annotation text"/>
    <w:basedOn w:val="Standard"/>
    <w:link w:val="KommentartextZchn"/>
    <w:uiPriority w:val="99"/>
    <w:semiHidden/>
    <w:unhideWhenUsed/>
    <w:rsid w:val="00585C0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5C08"/>
    <w:rPr>
      <w:sz w:val="20"/>
      <w:szCs w:val="20"/>
    </w:rPr>
  </w:style>
  <w:style w:type="paragraph" w:styleId="Kommentarthema">
    <w:name w:val="annotation subject"/>
    <w:basedOn w:val="Kommentartext"/>
    <w:next w:val="Kommentartext"/>
    <w:link w:val="KommentarthemaZchn"/>
    <w:uiPriority w:val="99"/>
    <w:semiHidden/>
    <w:unhideWhenUsed/>
    <w:rsid w:val="00585C08"/>
    <w:rPr>
      <w:b/>
      <w:bCs/>
    </w:rPr>
  </w:style>
  <w:style w:type="character" w:customStyle="1" w:styleId="KommentarthemaZchn">
    <w:name w:val="Kommentarthema Zchn"/>
    <w:basedOn w:val="KommentartextZchn"/>
    <w:link w:val="Kommentarthema"/>
    <w:uiPriority w:val="99"/>
    <w:semiHidden/>
    <w:rsid w:val="00585C08"/>
    <w:rPr>
      <w:b/>
      <w:bCs/>
      <w:sz w:val="20"/>
      <w:szCs w:val="20"/>
    </w:rPr>
  </w:style>
  <w:style w:type="paragraph" w:styleId="Sprechblasentext">
    <w:name w:val="Balloon Text"/>
    <w:basedOn w:val="Standard"/>
    <w:link w:val="SprechblasentextZchn"/>
    <w:uiPriority w:val="99"/>
    <w:semiHidden/>
    <w:unhideWhenUsed/>
    <w:rsid w:val="00585C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5C08"/>
    <w:rPr>
      <w:rFonts w:ascii="Segoe UI" w:hAnsi="Segoe UI" w:cs="Segoe UI"/>
      <w:sz w:val="18"/>
      <w:szCs w:val="18"/>
    </w:rPr>
  </w:style>
  <w:style w:type="paragraph" w:styleId="berarbeitung">
    <w:name w:val="Revision"/>
    <w:hidden/>
    <w:uiPriority w:val="99"/>
    <w:semiHidden/>
    <w:rsid w:val="001848BD"/>
    <w:pPr>
      <w:spacing w:after="0" w:line="240" w:lineRule="auto"/>
    </w:pPr>
  </w:style>
  <w:style w:type="character" w:customStyle="1" w:styleId="berschrift2Zchn">
    <w:name w:val="Überschrift 2 Zchn"/>
    <w:basedOn w:val="Absatz-Standardschriftart"/>
    <w:link w:val="berschrift2"/>
    <w:uiPriority w:val="9"/>
    <w:rsid w:val="0057186A"/>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57186A"/>
    <w:pPr>
      <w:spacing w:after="0" w:line="240" w:lineRule="auto"/>
    </w:pPr>
  </w:style>
  <w:style w:type="character" w:customStyle="1" w:styleId="NichtaufgelsteErwhnung1">
    <w:name w:val="Nicht aufgelöste Erwähnung1"/>
    <w:basedOn w:val="Absatz-Standardschriftart"/>
    <w:uiPriority w:val="99"/>
    <w:semiHidden/>
    <w:unhideWhenUsed/>
    <w:rsid w:val="003F1029"/>
    <w:rPr>
      <w:color w:val="605E5C"/>
      <w:shd w:val="clear" w:color="auto" w:fill="E1DFDD"/>
    </w:rPr>
  </w:style>
  <w:style w:type="table" w:customStyle="1" w:styleId="SWE-Standard">
    <w:name w:val="SWE-Standard"/>
    <w:basedOn w:val="Tabellenraster"/>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Kopfzeile">
    <w:name w:val="header"/>
    <w:basedOn w:val="Standard"/>
    <w:link w:val="KopfzeileZchn"/>
    <w:uiPriority w:val="99"/>
    <w:unhideWhenUsed/>
    <w:rsid w:val="00657F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7F85"/>
  </w:style>
  <w:style w:type="paragraph" w:styleId="Fuzeile">
    <w:name w:val="footer"/>
    <w:basedOn w:val="Standard"/>
    <w:link w:val="FuzeileZchn"/>
    <w:uiPriority w:val="99"/>
    <w:unhideWhenUsed/>
    <w:rsid w:val="00657F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7F85"/>
  </w:style>
  <w:style w:type="character" w:customStyle="1" w:styleId="berschrift3Zchn">
    <w:name w:val="Überschrift 3 Zchn"/>
    <w:basedOn w:val="Absatz-Standardschriftart"/>
    <w:link w:val="berschrift3"/>
    <w:uiPriority w:val="9"/>
    <w:rsid w:val="00A67644"/>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135A40"/>
    <w:rPr>
      <w:color w:val="808080"/>
    </w:rPr>
  </w:style>
  <w:style w:type="paragraph" w:styleId="HTMLVorformatiert">
    <w:name w:val="HTML Preformatted"/>
    <w:basedOn w:val="Standard"/>
    <w:link w:val="HTMLVorformatiertZchn"/>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526C02"/>
    <w:rPr>
      <w:rFonts w:ascii="Courier New" w:eastAsia="Times New Roman" w:hAnsi="Courier New" w:cs="Courier New"/>
      <w:sz w:val="20"/>
      <w:szCs w:val="20"/>
      <w:lang w:eastAsia="de-DE"/>
    </w:rPr>
  </w:style>
  <w:style w:type="paragraph" w:styleId="Verzeichnis4">
    <w:name w:val="toc 4"/>
    <w:basedOn w:val="Standard"/>
    <w:next w:val="Standard"/>
    <w:autoRedefine/>
    <w:uiPriority w:val="39"/>
    <w:semiHidden/>
    <w:unhideWhenUsed/>
    <w:rsid w:val="00C058FE"/>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C058FE"/>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C058FE"/>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C058FE"/>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C058FE"/>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C058FE"/>
    <w:pPr>
      <w:spacing w:after="0"/>
      <w:ind w:left="1760"/>
    </w:pPr>
    <w:rPr>
      <w:rFonts w:cstheme="minorHAnsi"/>
      <w:sz w:val="20"/>
      <w:szCs w:val="20"/>
    </w:rPr>
  </w:style>
  <w:style w:type="paragraph" w:styleId="Aufzhlungszeichen">
    <w:name w:val="List Bullet"/>
    <w:basedOn w:val="Standard"/>
    <w:uiPriority w:val="99"/>
    <w:unhideWhenUsed/>
    <w:rsid w:val="006258F2"/>
    <w:pPr>
      <w:numPr>
        <w:numId w:val="14"/>
      </w:numPr>
      <w:contextualSpacing/>
    </w:pPr>
  </w:style>
  <w:style w:type="paragraph" w:customStyle="1" w:styleId="berschriftCustom">
    <w:name w:val="Überschrift Custom"/>
    <w:basedOn w:val="berschrift2"/>
    <w:link w:val="berschriftCustomZchn"/>
    <w:qFormat/>
    <w:rsid w:val="002F26CD"/>
    <w:pPr>
      <w:spacing w:line="360" w:lineRule="auto"/>
      <w:jc w:val="both"/>
    </w:pPr>
    <w:rPr>
      <w:rFonts w:ascii="Arial" w:hAnsi="Arial" w:cs="Arial"/>
      <w:color w:val="000000" w:themeColor="text1"/>
    </w:rPr>
  </w:style>
  <w:style w:type="character" w:styleId="BesuchterLink">
    <w:name w:val="FollowedHyperlink"/>
    <w:basedOn w:val="Absatz-Standardschriftart"/>
    <w:uiPriority w:val="99"/>
    <w:semiHidden/>
    <w:unhideWhenUsed/>
    <w:rsid w:val="00DD0148"/>
    <w:rPr>
      <w:color w:val="954F72" w:themeColor="followedHyperlink"/>
      <w:u w:val="single"/>
    </w:rPr>
  </w:style>
  <w:style w:type="character" w:customStyle="1" w:styleId="berschriftCustomZchn">
    <w:name w:val="Überschrift Custom Zchn"/>
    <w:basedOn w:val="berschrift2Zchn"/>
    <w:link w:val="berschriftCustom"/>
    <w:rsid w:val="002F26CD"/>
    <w:rPr>
      <w:rFonts w:ascii="Arial" w:eastAsiaTheme="majorEastAsia" w:hAnsi="Arial" w:cs="Arial"/>
      <w:color w:val="000000" w:themeColor="text1"/>
      <w:sz w:val="26"/>
      <w:szCs w:val="26"/>
    </w:rPr>
  </w:style>
  <w:style w:type="character" w:customStyle="1" w:styleId="berschrift4Zchn">
    <w:name w:val="Überschrift 4 Zchn"/>
    <w:basedOn w:val="Absatz-Standardschriftart"/>
    <w:link w:val="berschrift4"/>
    <w:uiPriority w:val="9"/>
    <w:rsid w:val="00751E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816077">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1357519">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12325263">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882135951">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86100034">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82375710">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idea/download/other.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isual-paradigm.com/download/community.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jdk.java.net/archiv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F15A4-BB89-4947-A824-6E3B03B7C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5902</Words>
  <Characters>37188</Characters>
  <Application>Microsoft Office Word</Application>
  <DocSecurity>0</DocSecurity>
  <Lines>309</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Schiffel Florian (inf18235)</cp:lastModifiedBy>
  <cp:revision>734</cp:revision>
  <cp:lastPrinted>2019-10-14T04:23:00Z</cp:lastPrinted>
  <dcterms:created xsi:type="dcterms:W3CDTF">2019-10-11T06:32:00Z</dcterms:created>
  <dcterms:modified xsi:type="dcterms:W3CDTF">2020-06-17T17:21:00Z</dcterms:modified>
</cp:coreProperties>
</file>